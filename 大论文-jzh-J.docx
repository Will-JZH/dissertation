
<file path=[Content_Types].xml><?xml version="1.0" encoding="utf-8"?>
<Types xmlns="http://schemas.openxmlformats.org/package/2006/content-types">
  <Default Extension="png" ContentType="image/png"/>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70A143" w14:textId="77777777" w:rsidR="00B50FAB" w:rsidRPr="00A164A5" w:rsidRDefault="00B50FAB" w:rsidP="00B50FAB">
      <w:pPr>
        <w:ind w:firstLine="480"/>
        <w:rPr>
          <w:color w:val="000000"/>
        </w:rPr>
      </w:pPr>
    </w:p>
    <w:p w14:paraId="4BE745E8" w14:textId="77777777" w:rsidR="00B50FAB" w:rsidRPr="00A164A5" w:rsidRDefault="00B50FAB" w:rsidP="00B50FAB">
      <w:pPr>
        <w:pStyle w:val="a5"/>
        <w:rPr>
          <w:szCs w:val="21"/>
        </w:rPr>
      </w:pPr>
      <w:r>
        <w:rPr>
          <w:rFonts w:hint="eastAsia"/>
          <w:noProof/>
        </w:rPr>
        <w:drawing>
          <wp:inline distT="0" distB="0" distL="0" distR="0" wp14:anchorId="36D3F07E" wp14:editId="7BBDD222">
            <wp:extent cx="3600450" cy="933450"/>
            <wp:effectExtent l="0" t="0" r="0" b="0"/>
            <wp:docPr id="152" name="图片 152"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0271A276" w14:textId="77777777" w:rsidR="00B50FAB" w:rsidRPr="00A164A5" w:rsidRDefault="00B50FAB" w:rsidP="00B50FAB">
      <w:pPr>
        <w:spacing w:beforeLines="50" w:before="156"/>
        <w:ind w:firstLineChars="100" w:firstLine="442"/>
        <w:jc w:val="center"/>
        <w:rPr>
          <w:rFonts w:ascii="隶书" w:eastAsia="隶书"/>
          <w:b/>
          <w:color w:val="000000"/>
          <w:sz w:val="44"/>
          <w:szCs w:val="44"/>
        </w:rPr>
      </w:pPr>
      <w:r w:rsidRPr="00A164A5">
        <w:rPr>
          <w:rFonts w:ascii="隶书" w:eastAsia="隶书" w:hint="eastAsia"/>
          <w:b/>
          <w:color w:val="000000"/>
          <w:sz w:val="44"/>
          <w:szCs w:val="44"/>
        </w:rPr>
        <w:t>硕士学位论文</w:t>
      </w:r>
    </w:p>
    <w:p w14:paraId="5C723FCA" w14:textId="107C215D" w:rsidR="00B50FAB" w:rsidRPr="00A164A5" w:rsidRDefault="00B50FAB" w:rsidP="00B50FAB">
      <w:pPr>
        <w:ind w:firstLineChars="100" w:firstLine="281"/>
        <w:jc w:val="center"/>
        <w:rPr>
          <w:rFonts w:ascii="隶书" w:eastAsia="隶书"/>
          <w:b/>
          <w:color w:val="000000"/>
          <w:sz w:val="28"/>
          <w:szCs w:val="28"/>
        </w:rPr>
      </w:pPr>
    </w:p>
    <w:p w14:paraId="260607B2" w14:textId="0221FAB1" w:rsidR="00B50FAB" w:rsidRPr="00A164A5" w:rsidRDefault="00B50FAB" w:rsidP="00AC1BA6">
      <w:pPr>
        <w:spacing w:line="300" w:lineRule="auto"/>
        <w:ind w:firstLine="1040"/>
        <w:rPr>
          <w:rFonts w:eastAsia="黑体"/>
          <w:color w:val="000000"/>
          <w:sz w:val="52"/>
        </w:rPr>
      </w:pPr>
    </w:p>
    <w:p w14:paraId="506203F1" w14:textId="77777777" w:rsidR="00B50FAB" w:rsidRPr="00A164A5" w:rsidRDefault="00B50FAB" w:rsidP="00B50FAB">
      <w:pPr>
        <w:spacing w:line="300" w:lineRule="auto"/>
        <w:ind w:firstLine="1040"/>
        <w:jc w:val="center"/>
        <w:rPr>
          <w:rFonts w:eastAsia="黑体"/>
          <w:color w:val="000000"/>
          <w:sz w:val="52"/>
        </w:rPr>
      </w:pPr>
      <w:r>
        <w:rPr>
          <w:rFonts w:eastAsia="黑体"/>
          <w:noProof/>
          <w:color w:val="000000"/>
          <w:sz w:val="52"/>
        </w:rPr>
        <mc:AlternateContent>
          <mc:Choice Requires="wps">
            <w:drawing>
              <wp:anchor distT="0" distB="0" distL="114300" distR="114300" simplePos="0" relativeHeight="251659264" behindDoc="0" locked="0" layoutInCell="1" allowOverlap="1" wp14:anchorId="3C3363AE" wp14:editId="1A83D178">
                <wp:simplePos x="0" y="0"/>
                <wp:positionH relativeFrom="column">
                  <wp:posOffset>57150</wp:posOffset>
                </wp:positionH>
                <wp:positionV relativeFrom="paragraph">
                  <wp:posOffset>0</wp:posOffset>
                </wp:positionV>
                <wp:extent cx="5143500" cy="1584960"/>
                <wp:effectExtent l="0" t="2540" r="1905" b="3175"/>
                <wp:wrapNone/>
                <wp:docPr id="148" name="矩形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58496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10FC29C" w14:textId="4424343A" w:rsidR="006515C9" w:rsidRDefault="006515C9"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6515C9" w:rsidRPr="00BC28ED" w:rsidRDefault="006515C9" w:rsidP="00B50FAB">
                            <w:pPr>
                              <w:jc w:val="center"/>
                              <w:rPr>
                                <w:rFonts w:eastAsiaTheme="minorEastAsia"/>
                                <w:b/>
                                <w:bCs/>
                                <w:sz w:val="28"/>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3363AE" id="矩形 148" o:spid="_x0000_s1026" style="position:absolute;left:0;text-align:left;margin-left:4.5pt;margin-top:0;width:405pt;height:1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" stroked="f" strokecolor="silver">
                <v:textbox>
                  <w:txbxContent>
                    <w:p w14:paraId="410FC29C" w14:textId="4424343A" w:rsidR="006515C9" w:rsidRDefault="006515C9" w:rsidP="00B50FAB">
                      <w:pPr>
                        <w:jc w:val="center"/>
                        <w:rPr>
                          <w:rFonts w:eastAsia="黑体"/>
                          <w:b/>
                          <w:bCs/>
                          <w:sz w:val="44"/>
                          <w:szCs w:val="44"/>
                        </w:rPr>
                      </w:pPr>
                      <w:r>
                        <w:rPr>
                          <w:rFonts w:eastAsia="黑体" w:hint="eastAsia"/>
                          <w:b/>
                          <w:bCs/>
                          <w:sz w:val="44"/>
                          <w:szCs w:val="44"/>
                        </w:rPr>
                        <w:t>面向</w:t>
                      </w:r>
                      <w:r>
                        <w:rPr>
                          <w:rFonts w:eastAsia="黑体"/>
                          <w:b/>
                          <w:bCs/>
                          <w:sz w:val="44"/>
                          <w:szCs w:val="44"/>
                        </w:rPr>
                        <w:t>仿真的制造</w:t>
                      </w:r>
                      <w:proofErr w:type="gramStart"/>
                      <w:r>
                        <w:rPr>
                          <w:rFonts w:eastAsia="黑体"/>
                          <w:b/>
                          <w:bCs/>
                          <w:sz w:val="44"/>
                          <w:szCs w:val="44"/>
                        </w:rPr>
                        <w:t>云服务</w:t>
                      </w:r>
                      <w:proofErr w:type="gramEnd"/>
                      <w:r>
                        <w:rPr>
                          <w:rFonts w:eastAsia="黑体" w:hint="eastAsia"/>
                          <w:b/>
                          <w:bCs/>
                          <w:sz w:val="44"/>
                          <w:szCs w:val="44"/>
                        </w:rPr>
                        <w:t>发布</w:t>
                      </w:r>
                      <w:r>
                        <w:rPr>
                          <w:rFonts w:eastAsia="黑体"/>
                          <w:b/>
                          <w:bCs/>
                          <w:sz w:val="44"/>
                          <w:szCs w:val="44"/>
                        </w:rPr>
                        <w:t>与组合方法的研究</w:t>
                      </w:r>
                    </w:p>
                    <w:p w14:paraId="14A9BAF5" w14:textId="1E64F18F" w:rsidR="006515C9" w:rsidRPr="00BC28ED" w:rsidRDefault="006515C9" w:rsidP="00B50FAB">
                      <w:pPr>
                        <w:jc w:val="center"/>
                        <w:rPr>
                          <w:rFonts w:eastAsiaTheme="minorEastAsia"/>
                          <w:b/>
                          <w:bCs/>
                          <w:sz w:val="28"/>
                          <w:szCs w:val="28"/>
                        </w:rPr>
                      </w:pPr>
                    </w:p>
                  </w:txbxContent>
                </v:textbox>
              </v:rect>
            </w:pict>
          </mc:Fallback>
        </mc:AlternateContent>
      </w:r>
    </w:p>
    <w:p w14:paraId="5B3E0AF1" w14:textId="77777777" w:rsidR="00B50FAB" w:rsidRPr="00A164A5" w:rsidRDefault="00B50FAB" w:rsidP="00B50FAB">
      <w:pPr>
        <w:spacing w:line="300" w:lineRule="auto"/>
        <w:ind w:firstLine="1040"/>
        <w:jc w:val="center"/>
        <w:rPr>
          <w:rFonts w:eastAsia="黑体"/>
          <w:color w:val="000000"/>
          <w:sz w:val="52"/>
        </w:rPr>
      </w:pPr>
    </w:p>
    <w:p w14:paraId="7636A9F2" w14:textId="77777777" w:rsidR="00B50FAB" w:rsidRPr="00A164A5" w:rsidRDefault="00B50FAB" w:rsidP="00B50FAB">
      <w:pPr>
        <w:spacing w:line="300" w:lineRule="auto"/>
        <w:ind w:firstLine="640"/>
        <w:jc w:val="center"/>
        <w:rPr>
          <w:rFonts w:eastAsia="仿宋_GB2312"/>
          <w:color w:val="000000"/>
          <w:sz w:val="32"/>
        </w:rPr>
      </w:pPr>
    </w:p>
    <w:p w14:paraId="2A22A66C" w14:textId="77777777" w:rsidR="00B50FAB" w:rsidRPr="00A164A5" w:rsidRDefault="00B50FAB" w:rsidP="00B50FAB">
      <w:pPr>
        <w:spacing w:line="300" w:lineRule="auto"/>
        <w:ind w:firstLine="640"/>
        <w:jc w:val="center"/>
        <w:rPr>
          <w:rFonts w:eastAsia="仿宋_GB2312"/>
          <w:color w:val="000000"/>
          <w:sz w:val="32"/>
        </w:rPr>
      </w:pPr>
    </w:p>
    <w:p w14:paraId="0E573A4E" w14:textId="77777777" w:rsidR="00B50FAB" w:rsidRPr="00A164A5" w:rsidRDefault="00B50FAB" w:rsidP="00B50FAB">
      <w:pPr>
        <w:spacing w:line="300" w:lineRule="auto"/>
        <w:ind w:firstLine="640"/>
        <w:jc w:val="center"/>
        <w:rPr>
          <w:rFonts w:eastAsia="仿宋_GB2312"/>
          <w:color w:val="000000"/>
          <w:sz w:val="32"/>
        </w:rPr>
      </w:pPr>
    </w:p>
    <w:p w14:paraId="4364773C" w14:textId="77777777" w:rsidR="00B50FAB" w:rsidRPr="00A164A5" w:rsidRDefault="00B50FAB" w:rsidP="00B50FAB">
      <w:pPr>
        <w:spacing w:line="300" w:lineRule="auto"/>
        <w:ind w:firstLine="640"/>
        <w:jc w:val="center"/>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0288" behindDoc="0" locked="0" layoutInCell="1" allowOverlap="1" wp14:anchorId="4E07B877" wp14:editId="193C9F33">
                <wp:simplePos x="0" y="0"/>
                <wp:positionH relativeFrom="column">
                  <wp:posOffset>114300</wp:posOffset>
                </wp:positionH>
                <wp:positionV relativeFrom="paragraph">
                  <wp:posOffset>99060</wp:posOffset>
                </wp:positionV>
                <wp:extent cx="5143500" cy="4358640"/>
                <wp:effectExtent l="0" t="0" r="1905" b="0"/>
                <wp:wrapNone/>
                <wp:docPr id="149" name="矩形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435864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4E760C24" w14:textId="24FF5A1D"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6515C9" w:rsidRDefault="006515C9" w:rsidP="00B50FAB">
                            <w:pPr>
                              <w:ind w:firstLineChars="750" w:firstLine="2400"/>
                              <w:rPr>
                                <w:rFonts w:eastAsia="仿宋_GB2312"/>
                                <w:sz w:val="32"/>
                              </w:rPr>
                            </w:pPr>
                            <w:r>
                              <w:rPr>
                                <w:rFonts w:eastAsia="仿宋_GB2312" w:hint="eastAsia"/>
                                <w:sz w:val="32"/>
                              </w:rPr>
                              <w:t xml:space="preserve">          </w:t>
                            </w:r>
                          </w:p>
                          <w:p w14:paraId="6AD4056C" w14:textId="33585539" w:rsidR="006515C9" w:rsidRPr="00464ECF" w:rsidRDefault="006515C9"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6515C9" w:rsidRPr="00464ECF" w:rsidRDefault="006515C9" w:rsidP="00B50FAB">
                            <w:pPr>
                              <w:ind w:firstLine="480"/>
                              <w:jc w:val="center"/>
                              <w:rPr>
                                <w:rFonts w:ascii="宋体" w:hAnsi="宋体" w:cs="宋体"/>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E07B877" id="矩形 149" o:spid="_x0000_s1027" style="position:absolute;left:0;text-align:left;margin-left:9pt;margin-top:7.8pt;width:405pt;height:34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" stroked="f" strokecolor="silver">
                <v:textbox>
                  <w:txbxContent>
                    <w:p w14:paraId="4E760C24" w14:textId="24FF5A1D"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姓    名：姜</w:t>
                      </w:r>
                      <w:r>
                        <w:rPr>
                          <w:rFonts w:ascii="仿宋_GB2312" w:eastAsia="仿宋_GB2312"/>
                          <w:sz w:val="32"/>
                          <w:szCs w:val="32"/>
                        </w:rPr>
                        <w:t>智慧</w:t>
                      </w:r>
                    </w:p>
                    <w:p w14:paraId="21BC9154" w14:textId="3C013310"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学    号：</w:t>
                      </w:r>
                      <w:r>
                        <w:rPr>
                          <w:rFonts w:ascii="仿宋_GB2312" w:eastAsia="仿宋_GB2312"/>
                          <w:sz w:val="32"/>
                          <w:szCs w:val="32"/>
                        </w:rPr>
                        <w:t>1531778</w:t>
                      </w:r>
                    </w:p>
                    <w:p w14:paraId="5A200B98" w14:textId="77777777"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所在院系：电子与信息工程学院</w:t>
                      </w:r>
                    </w:p>
                    <w:p w14:paraId="1A69BC62" w14:textId="77777777"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学科门类：工学</w:t>
                      </w:r>
                    </w:p>
                    <w:p w14:paraId="656CC03C" w14:textId="1510B2F3"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学科专业：控制工程</w:t>
                      </w:r>
                    </w:p>
                    <w:p w14:paraId="1817A653" w14:textId="77777777" w:rsidR="006515C9" w:rsidRDefault="006515C9" w:rsidP="00B50FAB">
                      <w:pPr>
                        <w:ind w:firstLineChars="450" w:firstLine="1440"/>
                        <w:rPr>
                          <w:rFonts w:ascii="仿宋_GB2312" w:eastAsia="仿宋_GB2312"/>
                          <w:sz w:val="32"/>
                          <w:szCs w:val="32"/>
                        </w:rPr>
                      </w:pPr>
                      <w:r>
                        <w:rPr>
                          <w:rFonts w:ascii="仿宋_GB2312" w:eastAsia="仿宋_GB2312" w:hint="eastAsia"/>
                          <w:sz w:val="32"/>
                          <w:szCs w:val="32"/>
                        </w:rPr>
                        <w:t>指导教师：陆剑峰  副教授</w:t>
                      </w:r>
                    </w:p>
                    <w:p w14:paraId="5E54808A" w14:textId="77777777" w:rsidR="006515C9" w:rsidRDefault="006515C9" w:rsidP="00B50FAB">
                      <w:pPr>
                        <w:ind w:firstLineChars="750" w:firstLine="2400"/>
                        <w:rPr>
                          <w:rFonts w:eastAsia="仿宋_GB2312"/>
                          <w:sz w:val="32"/>
                        </w:rPr>
                      </w:pPr>
                      <w:r>
                        <w:rPr>
                          <w:rFonts w:eastAsia="仿宋_GB2312" w:hint="eastAsia"/>
                          <w:sz w:val="32"/>
                        </w:rPr>
                        <w:t xml:space="preserve">          </w:t>
                      </w:r>
                    </w:p>
                    <w:p w14:paraId="6AD4056C" w14:textId="33585539" w:rsidR="006515C9" w:rsidRPr="00464ECF" w:rsidRDefault="006515C9" w:rsidP="00B50FAB">
                      <w:pPr>
                        <w:jc w:val="center"/>
                        <w:rPr>
                          <w:rFonts w:ascii="宋体" w:hAnsi="宋体" w:cs="宋体"/>
                        </w:rPr>
                      </w:pPr>
                      <w:r w:rsidRPr="00464ECF">
                        <w:rPr>
                          <w:rFonts w:ascii="宋体" w:hAnsi="宋体" w:hint="eastAsia"/>
                          <w:sz w:val="32"/>
                        </w:rPr>
                        <w:t>二</w:t>
                      </w:r>
                      <w:r w:rsidRPr="00464ECF">
                        <w:rPr>
                          <w:rFonts w:ascii="宋体" w:hAnsi="宋体" w:cs="宋体" w:hint="eastAsia"/>
                          <w:sz w:val="32"/>
                        </w:rPr>
                        <w:t>〇一</w:t>
                      </w:r>
                      <w:r>
                        <w:rPr>
                          <w:rFonts w:ascii="宋体" w:hAnsi="宋体" w:cs="宋体"/>
                          <w:sz w:val="32"/>
                        </w:rPr>
                        <w:t>八</w:t>
                      </w:r>
                      <w:r>
                        <w:rPr>
                          <w:rFonts w:ascii="宋体" w:hAnsi="宋体" w:cs="宋体" w:hint="eastAsia"/>
                          <w:sz w:val="32"/>
                        </w:rPr>
                        <w:t>年三</w:t>
                      </w:r>
                      <w:r w:rsidRPr="00464ECF">
                        <w:rPr>
                          <w:rFonts w:ascii="宋体" w:hAnsi="宋体" w:cs="宋体" w:hint="eastAsia"/>
                          <w:sz w:val="32"/>
                        </w:rPr>
                        <w:t>月</w:t>
                      </w:r>
                    </w:p>
                    <w:p w14:paraId="62E0F186" w14:textId="77777777" w:rsidR="006515C9" w:rsidRPr="00464ECF" w:rsidRDefault="006515C9" w:rsidP="00B50FAB">
                      <w:pPr>
                        <w:ind w:firstLine="480"/>
                        <w:jc w:val="center"/>
                        <w:rPr>
                          <w:rFonts w:ascii="宋体" w:hAnsi="宋体" w:cs="宋体"/>
                        </w:rPr>
                      </w:pPr>
                    </w:p>
                  </w:txbxContent>
                </v:textbox>
              </v:rect>
            </w:pict>
          </mc:Fallback>
        </mc:AlternateContent>
      </w:r>
    </w:p>
    <w:p w14:paraId="003F1BC8" w14:textId="77777777" w:rsidR="00B50FAB" w:rsidRPr="00A164A5" w:rsidRDefault="00B50FAB" w:rsidP="00B50FAB">
      <w:pPr>
        <w:spacing w:line="300" w:lineRule="auto"/>
        <w:ind w:firstLine="640"/>
        <w:jc w:val="center"/>
        <w:rPr>
          <w:rFonts w:eastAsia="仿宋_GB2312"/>
          <w:color w:val="000000"/>
          <w:sz w:val="32"/>
        </w:rPr>
      </w:pPr>
    </w:p>
    <w:p w14:paraId="1019791D" w14:textId="77777777" w:rsidR="00B50FAB" w:rsidRPr="00A164A5" w:rsidRDefault="00B50FAB" w:rsidP="00B50FAB">
      <w:pPr>
        <w:spacing w:line="300" w:lineRule="auto"/>
        <w:ind w:firstLine="640"/>
        <w:jc w:val="center"/>
        <w:rPr>
          <w:rFonts w:eastAsia="仿宋_GB2312"/>
          <w:color w:val="000000"/>
          <w:sz w:val="32"/>
        </w:rPr>
      </w:pPr>
    </w:p>
    <w:p w14:paraId="3C47FC84" w14:textId="77777777" w:rsidR="00B50FAB" w:rsidRPr="00A164A5" w:rsidRDefault="00B50FAB" w:rsidP="00B50FAB">
      <w:pPr>
        <w:spacing w:line="300" w:lineRule="auto"/>
        <w:ind w:firstLine="640"/>
        <w:jc w:val="center"/>
        <w:rPr>
          <w:rFonts w:eastAsia="仿宋_GB2312"/>
          <w:color w:val="000000"/>
          <w:sz w:val="32"/>
        </w:rPr>
      </w:pPr>
    </w:p>
    <w:p w14:paraId="30AF37E4" w14:textId="77777777" w:rsidR="00B50FAB" w:rsidRPr="00A164A5" w:rsidRDefault="00B50FAB" w:rsidP="00B50FAB">
      <w:pPr>
        <w:spacing w:line="300" w:lineRule="auto"/>
        <w:ind w:firstLine="640"/>
        <w:jc w:val="center"/>
        <w:rPr>
          <w:rFonts w:eastAsia="仿宋_GB2312"/>
          <w:color w:val="000000"/>
          <w:sz w:val="32"/>
        </w:rPr>
      </w:pPr>
    </w:p>
    <w:p w14:paraId="4CFFED02" w14:textId="77777777" w:rsidR="00B50FAB" w:rsidRPr="00A164A5" w:rsidRDefault="00B50FAB" w:rsidP="00B50FAB">
      <w:pPr>
        <w:spacing w:line="300" w:lineRule="auto"/>
        <w:ind w:firstLine="640"/>
        <w:jc w:val="center"/>
        <w:rPr>
          <w:rFonts w:eastAsia="仿宋_GB2312"/>
          <w:color w:val="000000"/>
          <w:sz w:val="32"/>
        </w:rPr>
      </w:pPr>
    </w:p>
    <w:p w14:paraId="11345500" w14:textId="77777777" w:rsidR="00B50FAB" w:rsidRPr="00A164A5" w:rsidRDefault="00B50FAB" w:rsidP="00B50FAB">
      <w:pPr>
        <w:spacing w:line="300" w:lineRule="auto"/>
        <w:ind w:firstLine="640"/>
        <w:jc w:val="center"/>
        <w:rPr>
          <w:rFonts w:eastAsia="仿宋_GB2312"/>
          <w:color w:val="000000"/>
          <w:sz w:val="32"/>
        </w:rPr>
      </w:pPr>
    </w:p>
    <w:p w14:paraId="1FAD8A5D" w14:textId="77777777" w:rsidR="00B50FAB" w:rsidRPr="00A164A5" w:rsidRDefault="00B50FAB" w:rsidP="00B50FAB">
      <w:pPr>
        <w:spacing w:line="300" w:lineRule="auto"/>
        <w:ind w:firstLine="640"/>
        <w:jc w:val="center"/>
        <w:rPr>
          <w:rFonts w:eastAsia="仿宋_GB2312"/>
          <w:color w:val="000000"/>
          <w:sz w:val="32"/>
        </w:rPr>
      </w:pPr>
    </w:p>
    <w:p w14:paraId="5FA1CF73" w14:textId="77777777" w:rsidR="00B50FAB" w:rsidRPr="00A164A5" w:rsidRDefault="00B50FAB" w:rsidP="00B50FAB">
      <w:pPr>
        <w:spacing w:line="300" w:lineRule="auto"/>
        <w:ind w:firstLine="640"/>
        <w:jc w:val="center"/>
        <w:rPr>
          <w:rFonts w:ascii="宋体" w:hAnsi="宋体"/>
          <w:color w:val="000000"/>
          <w:sz w:val="32"/>
        </w:rPr>
      </w:pPr>
    </w:p>
    <w:p w14:paraId="5DA05B6C" w14:textId="77777777" w:rsidR="00B50FAB" w:rsidRPr="00A164A5" w:rsidRDefault="00B50FAB" w:rsidP="00B50FAB">
      <w:pPr>
        <w:spacing w:line="300" w:lineRule="auto"/>
        <w:ind w:firstLine="640"/>
        <w:rPr>
          <w:rFonts w:ascii="宋体" w:hAnsi="宋体"/>
          <w:color w:val="000000"/>
          <w:sz w:val="32"/>
        </w:rPr>
      </w:pPr>
    </w:p>
    <w:p w14:paraId="6BE0269B" w14:textId="77777777" w:rsidR="00B50FAB" w:rsidRPr="00A164A5" w:rsidRDefault="00B50FAB" w:rsidP="00B50FAB">
      <w:pPr>
        <w:ind w:firstLineChars="100" w:firstLine="301"/>
        <w:jc w:val="center"/>
        <w:rPr>
          <w:b/>
          <w:color w:val="000000"/>
          <w:sz w:val="30"/>
          <w:szCs w:val="30"/>
        </w:rPr>
      </w:pPr>
    </w:p>
    <w:p w14:paraId="1136097D" w14:textId="77777777" w:rsidR="00B50FAB" w:rsidRPr="00A164A5" w:rsidRDefault="00B50FAB" w:rsidP="00B50FAB">
      <w:pPr>
        <w:spacing w:line="300" w:lineRule="auto"/>
        <w:ind w:firstLine="643"/>
        <w:jc w:val="center"/>
        <w:rPr>
          <w:b/>
          <w:color w:val="000000"/>
          <w:sz w:val="32"/>
          <w:szCs w:val="32"/>
        </w:rPr>
      </w:pPr>
    </w:p>
    <w:p w14:paraId="6116B994" w14:textId="77777777" w:rsidR="00B50FAB" w:rsidRPr="00A164A5" w:rsidRDefault="00B50FAB" w:rsidP="00B50FAB">
      <w:pPr>
        <w:pStyle w:val="a5"/>
      </w:pPr>
      <w:r>
        <w:rPr>
          <w:rFonts w:hint="eastAsia"/>
          <w:noProof/>
        </w:rPr>
        <mc:AlternateContent>
          <mc:Choice Requires="wps">
            <w:drawing>
              <wp:anchor distT="0" distB="0" distL="114300" distR="114300" simplePos="0" relativeHeight="251662336" behindDoc="0" locked="0" layoutInCell="1" allowOverlap="1" wp14:anchorId="45B42591" wp14:editId="2B1214CD">
                <wp:simplePos x="0" y="0"/>
                <wp:positionH relativeFrom="column">
                  <wp:posOffset>57150</wp:posOffset>
                </wp:positionH>
                <wp:positionV relativeFrom="paragraph">
                  <wp:posOffset>4199890</wp:posOffset>
                </wp:positionV>
                <wp:extent cx="5143500" cy="3048000"/>
                <wp:effectExtent l="0" t="0" r="1905" b="1905"/>
                <wp:wrapNone/>
                <wp:docPr id="150" name="矩形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3048000"/>
                        </a:xfrm>
                        <a:prstGeom prst="rect">
                          <a:avLst/>
                        </a:prstGeom>
                        <a:solidFill>
                          <a:srgbClr val="FFFFFF"/>
                        </a:solidFill>
                        <a:ln>
                          <a:noFill/>
                        </a:ln>
                        <a:extLst>
                          <a:ext uri="{91240B29-F687-4F45-9708-019B960494DF}">
                            <a14:hiddenLine xmlns:a14="http://schemas.microsoft.com/office/drawing/2010/main" w="9525">
                              <a:solidFill>
                                <a:srgbClr val="C0C0C0"/>
                              </a:solidFill>
                              <a:miter lim="800000"/>
                              <a:headEnd/>
                              <a:tailEnd/>
                            </a14:hiddenLine>
                          </a:ext>
                        </a:extLst>
                      </wps:spPr>
                      <wps:txbx>
                        <w:txbxContent>
                          <w:p w14:paraId="6A9E9418" w14:textId="41C30E4D" w:rsidR="006515C9" w:rsidRPr="006F17E2" w:rsidRDefault="006515C9"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6515C9" w:rsidRDefault="006515C9"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6515C9" w:rsidRPr="006F17E2" w:rsidRDefault="006515C9"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6515C9" w:rsidRPr="006F17E2" w:rsidRDefault="006515C9"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6515C9" w:rsidRPr="006F17E2" w:rsidRDefault="006515C9"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6515C9" w:rsidRPr="00D05592" w:rsidRDefault="006515C9"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B42591" id="矩形 150" o:spid="_x0000_s1028" style="position:absolute;left:0;text-align:left;margin-left:4.5pt;margin-top:330.7pt;width:405pt;height:240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" stroked="f" strokecolor="silver">
                <v:textbox>
                  <w:txbxContent>
                    <w:p w14:paraId="6A9E9418" w14:textId="41C30E4D" w:rsidR="006515C9" w:rsidRPr="006F17E2" w:rsidRDefault="006515C9" w:rsidP="00B50FAB">
                      <w:pPr>
                        <w:ind w:firstLineChars="450" w:firstLine="1440"/>
                        <w:rPr>
                          <w:rFonts w:eastAsia="仿宋_GB2312"/>
                          <w:sz w:val="32"/>
                          <w:szCs w:val="32"/>
                        </w:rPr>
                      </w:pPr>
                      <w:r w:rsidRPr="006F17E2">
                        <w:rPr>
                          <w:rFonts w:eastAsia="仿宋_GB2312"/>
                          <w:sz w:val="32"/>
                          <w:szCs w:val="32"/>
                        </w:rPr>
                        <w:t>Candidate:</w:t>
                      </w:r>
                      <w:r>
                        <w:rPr>
                          <w:rFonts w:eastAsia="仿宋_GB2312" w:hint="eastAsia"/>
                          <w:sz w:val="32"/>
                          <w:szCs w:val="32"/>
                        </w:rPr>
                        <w:tab/>
                      </w:r>
                      <w:r>
                        <w:rPr>
                          <w:rFonts w:eastAsia="仿宋_GB2312" w:hint="eastAsia"/>
                          <w:sz w:val="32"/>
                          <w:szCs w:val="32"/>
                        </w:rPr>
                        <w:tab/>
                      </w:r>
                      <w:r>
                        <w:rPr>
                          <w:rFonts w:eastAsia="仿宋_GB2312"/>
                          <w:sz w:val="32"/>
                          <w:szCs w:val="32"/>
                        </w:rPr>
                        <w:t>Zhihui</w:t>
                      </w:r>
                      <w:r>
                        <w:rPr>
                          <w:rFonts w:eastAsia="仿宋_GB2312" w:hint="eastAsia"/>
                          <w:sz w:val="32"/>
                          <w:szCs w:val="32"/>
                        </w:rPr>
                        <w:t xml:space="preserve"> </w:t>
                      </w:r>
                      <w:r>
                        <w:rPr>
                          <w:rFonts w:eastAsia="仿宋_GB2312"/>
                          <w:sz w:val="32"/>
                          <w:szCs w:val="32"/>
                        </w:rPr>
                        <w:t>Jiang</w:t>
                      </w:r>
                    </w:p>
                    <w:p w14:paraId="60A44491" w14:textId="48F33CB5" w:rsidR="006515C9" w:rsidRDefault="006515C9" w:rsidP="00B50FAB">
                      <w:pPr>
                        <w:ind w:firstLineChars="450" w:firstLine="1440"/>
                        <w:rPr>
                          <w:rFonts w:eastAsia="仿宋_GB2312"/>
                          <w:sz w:val="32"/>
                          <w:szCs w:val="32"/>
                        </w:rPr>
                      </w:pPr>
                      <w:r w:rsidRPr="004E66A0">
                        <w:rPr>
                          <w:rFonts w:eastAsia="仿宋_GB2312"/>
                          <w:sz w:val="32"/>
                          <w:szCs w:val="32"/>
                        </w:rPr>
                        <w:t>Student Number</w:t>
                      </w:r>
                      <w:r>
                        <w:rPr>
                          <w:rFonts w:eastAsia="仿宋_GB2312" w:hint="eastAsia"/>
                          <w:sz w:val="32"/>
                          <w:szCs w:val="32"/>
                        </w:rPr>
                        <w:t>:</w:t>
                      </w:r>
                      <w:r>
                        <w:rPr>
                          <w:rFonts w:eastAsia="仿宋_GB2312" w:hint="eastAsia"/>
                          <w:sz w:val="32"/>
                          <w:szCs w:val="32"/>
                        </w:rPr>
                        <w:tab/>
                      </w:r>
                      <w:r>
                        <w:rPr>
                          <w:rFonts w:eastAsia="仿宋_GB2312"/>
                          <w:sz w:val="32"/>
                          <w:szCs w:val="32"/>
                        </w:rPr>
                        <w:t>1531778</w:t>
                      </w:r>
                    </w:p>
                    <w:p w14:paraId="18E76571" w14:textId="77777777" w:rsidR="006515C9" w:rsidRPr="006F17E2" w:rsidRDefault="006515C9" w:rsidP="00B50FAB">
                      <w:pPr>
                        <w:ind w:firstLineChars="450" w:firstLine="1440"/>
                        <w:rPr>
                          <w:sz w:val="18"/>
                          <w:szCs w:val="18"/>
                        </w:rPr>
                      </w:pPr>
                      <w:r w:rsidRPr="006F17E2">
                        <w:rPr>
                          <w:rFonts w:eastAsia="仿宋_GB2312"/>
                          <w:sz w:val="32"/>
                          <w:szCs w:val="32"/>
                        </w:rPr>
                        <w:t>School/Department:</w:t>
                      </w:r>
                      <w:r>
                        <w:rPr>
                          <w:rFonts w:eastAsia="仿宋_GB2312" w:hint="eastAsia"/>
                          <w:sz w:val="32"/>
                          <w:szCs w:val="32"/>
                        </w:rPr>
                        <w:tab/>
                      </w:r>
                      <w:r w:rsidRPr="00D340CE">
                        <w:rPr>
                          <w:rFonts w:eastAsia="仿宋_GB2312"/>
                          <w:sz w:val="32"/>
                          <w:szCs w:val="32"/>
                        </w:rPr>
                        <w:t>School of Electronics and Information Engineering</w:t>
                      </w:r>
                    </w:p>
                    <w:p w14:paraId="002B4FB6" w14:textId="77777777" w:rsidR="006515C9" w:rsidRPr="006F17E2" w:rsidRDefault="006515C9" w:rsidP="00B50FAB">
                      <w:pPr>
                        <w:ind w:firstLineChars="450" w:firstLine="1440"/>
                        <w:rPr>
                          <w:rFonts w:eastAsia="仿宋_GB2312"/>
                          <w:sz w:val="32"/>
                          <w:szCs w:val="32"/>
                        </w:rPr>
                      </w:pPr>
                      <w:r w:rsidRPr="006F17E2">
                        <w:rPr>
                          <w:rFonts w:eastAsia="仿宋_GB2312"/>
                          <w:sz w:val="32"/>
                          <w:szCs w:val="32"/>
                        </w:rPr>
                        <w:t>Discipline:</w:t>
                      </w:r>
                      <w:r>
                        <w:rPr>
                          <w:rFonts w:eastAsia="仿宋_GB2312" w:hint="eastAsia"/>
                          <w:sz w:val="32"/>
                          <w:szCs w:val="32"/>
                        </w:rPr>
                        <w:tab/>
                      </w:r>
                      <w:r>
                        <w:rPr>
                          <w:rFonts w:eastAsia="仿宋_GB2312" w:hint="eastAsia"/>
                          <w:sz w:val="32"/>
                          <w:szCs w:val="32"/>
                        </w:rPr>
                        <w:tab/>
                      </w:r>
                      <w:r>
                        <w:rPr>
                          <w:rFonts w:eastAsia="仿宋_GB2312"/>
                          <w:sz w:val="32"/>
                          <w:szCs w:val="32"/>
                        </w:rPr>
                        <w:t xml:space="preserve">Science in </w:t>
                      </w:r>
                      <w:r w:rsidRPr="00D340CE">
                        <w:rPr>
                          <w:rFonts w:eastAsia="仿宋_GB2312"/>
                          <w:sz w:val="32"/>
                          <w:szCs w:val="32"/>
                        </w:rPr>
                        <w:t>Engineering</w:t>
                      </w:r>
                    </w:p>
                    <w:p w14:paraId="189D9A50" w14:textId="366CCC90" w:rsidR="006515C9" w:rsidRPr="006F17E2" w:rsidRDefault="006515C9" w:rsidP="00B50FAB">
                      <w:pPr>
                        <w:ind w:firstLineChars="450" w:firstLine="1440"/>
                        <w:rPr>
                          <w:rFonts w:eastAsia="仿宋_GB2312"/>
                          <w:sz w:val="32"/>
                          <w:szCs w:val="32"/>
                        </w:rPr>
                      </w:pPr>
                      <w:r w:rsidRPr="006F17E2">
                        <w:rPr>
                          <w:rFonts w:eastAsia="仿宋_GB2312"/>
                          <w:sz w:val="32"/>
                          <w:szCs w:val="32"/>
                        </w:rPr>
                        <w:t>Major:</w:t>
                      </w:r>
                      <w:r>
                        <w:rPr>
                          <w:rFonts w:eastAsia="仿宋_GB2312" w:hint="eastAsia"/>
                          <w:sz w:val="32"/>
                          <w:szCs w:val="32"/>
                        </w:rPr>
                        <w:tab/>
                      </w:r>
                      <w:r>
                        <w:rPr>
                          <w:rFonts w:eastAsia="仿宋_GB2312" w:hint="eastAsia"/>
                          <w:sz w:val="32"/>
                          <w:szCs w:val="32"/>
                        </w:rPr>
                        <w:tab/>
                      </w:r>
                      <w:r>
                        <w:rPr>
                          <w:rFonts w:eastAsia="仿宋_GB2312" w:hint="eastAsia"/>
                          <w:sz w:val="32"/>
                          <w:szCs w:val="32"/>
                        </w:rPr>
                        <w:tab/>
                        <w:t xml:space="preserve">Control </w:t>
                      </w:r>
                      <w:r w:rsidRPr="00D340CE">
                        <w:rPr>
                          <w:rFonts w:eastAsia="仿宋_GB2312"/>
                          <w:sz w:val="32"/>
                          <w:szCs w:val="32"/>
                        </w:rPr>
                        <w:t>Engineering</w:t>
                      </w:r>
                    </w:p>
                    <w:p w14:paraId="7135B472" w14:textId="77777777" w:rsidR="006515C9" w:rsidRPr="00D05592" w:rsidRDefault="006515C9" w:rsidP="00B50FAB">
                      <w:pPr>
                        <w:ind w:firstLineChars="450" w:firstLine="1440"/>
                        <w:rPr>
                          <w:rFonts w:eastAsia="仿宋_GB2312"/>
                          <w:b/>
                          <w:szCs w:val="21"/>
                        </w:rPr>
                      </w:pPr>
                      <w:r w:rsidRPr="006F17E2">
                        <w:rPr>
                          <w:rFonts w:eastAsia="仿宋_GB2312"/>
                          <w:sz w:val="32"/>
                          <w:szCs w:val="32"/>
                        </w:rPr>
                        <w:t>Supervisor:</w:t>
                      </w:r>
                      <w:r>
                        <w:rPr>
                          <w:rFonts w:eastAsia="仿宋_GB2312" w:hint="eastAsia"/>
                          <w:sz w:val="32"/>
                          <w:szCs w:val="32"/>
                        </w:rPr>
                        <w:tab/>
                      </w:r>
                      <w:r>
                        <w:rPr>
                          <w:rFonts w:eastAsia="仿宋_GB2312" w:hint="eastAsia"/>
                          <w:sz w:val="32"/>
                          <w:szCs w:val="32"/>
                        </w:rPr>
                        <w:tab/>
                        <w:t>Vice Prof.Jianfeng Lu</w:t>
                      </w:r>
                    </w:p>
                  </w:txbxContent>
                </v:textbox>
              </v:rect>
            </w:pict>
          </mc:Fallback>
        </mc:AlternateContent>
      </w:r>
      <w:r>
        <w:rPr>
          <w:rFonts w:hint="eastAsia"/>
          <w:noProof/>
        </w:rPr>
        <w:drawing>
          <wp:inline distT="0" distB="0" distL="0" distR="0" wp14:anchorId="6FB4D03D" wp14:editId="06A5B737">
            <wp:extent cx="3600450" cy="933450"/>
            <wp:effectExtent l="0" t="0" r="0" b="0"/>
            <wp:docPr id="153" name="图片 153" descr="tj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j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00450" cy="933450"/>
                    </a:xfrm>
                    <a:prstGeom prst="rect">
                      <a:avLst/>
                    </a:prstGeom>
                    <a:noFill/>
                    <a:ln>
                      <a:noFill/>
                    </a:ln>
                  </pic:spPr>
                </pic:pic>
              </a:graphicData>
            </a:graphic>
          </wp:inline>
        </w:drawing>
      </w:r>
    </w:p>
    <w:p w14:paraId="3FDA534F" w14:textId="77777777" w:rsidR="00B50FAB" w:rsidRPr="00A164A5" w:rsidRDefault="00B50FAB" w:rsidP="00B50FAB">
      <w:pPr>
        <w:tabs>
          <w:tab w:val="left" w:pos="1590"/>
        </w:tabs>
        <w:spacing w:beforeLines="100" w:before="312"/>
        <w:ind w:firstLineChars="99" w:firstLine="277"/>
        <w:jc w:val="center"/>
        <w:rPr>
          <w:color w:val="000000"/>
          <w:sz w:val="28"/>
          <w:szCs w:val="28"/>
        </w:rPr>
      </w:pPr>
      <w:r w:rsidRPr="00A164A5">
        <w:rPr>
          <w:rFonts w:hint="eastAsia"/>
          <w:color w:val="000000"/>
          <w:sz w:val="28"/>
          <w:szCs w:val="28"/>
        </w:rPr>
        <w:t>A dissertation submitted to</w:t>
      </w:r>
    </w:p>
    <w:p w14:paraId="35BAD0CC" w14:textId="77777777" w:rsidR="00B50FAB" w:rsidRPr="00A164A5" w:rsidRDefault="00B50FAB" w:rsidP="00B50FAB">
      <w:pPr>
        <w:tabs>
          <w:tab w:val="left" w:pos="1590"/>
        </w:tabs>
        <w:ind w:firstLineChars="99" w:firstLine="277"/>
        <w:jc w:val="center"/>
        <w:rPr>
          <w:color w:val="000000"/>
          <w:sz w:val="28"/>
          <w:szCs w:val="28"/>
        </w:rPr>
      </w:pPr>
      <w:r w:rsidRPr="00A164A5">
        <w:rPr>
          <w:rFonts w:hint="eastAsia"/>
          <w:color w:val="000000"/>
          <w:sz w:val="28"/>
          <w:szCs w:val="28"/>
        </w:rPr>
        <w:t>Tongji University in conformity with the requirements for</w:t>
      </w:r>
    </w:p>
    <w:p w14:paraId="5AE8E671" w14:textId="77777777" w:rsidR="00B50FAB" w:rsidRPr="00A164A5" w:rsidRDefault="00B50FAB" w:rsidP="00B50FAB">
      <w:pPr>
        <w:tabs>
          <w:tab w:val="left" w:pos="1590"/>
        </w:tabs>
        <w:ind w:firstLineChars="99" w:firstLine="277"/>
        <w:jc w:val="center"/>
        <w:rPr>
          <w:color w:val="000000"/>
          <w:sz w:val="30"/>
          <w:szCs w:val="30"/>
        </w:rPr>
      </w:pPr>
      <w:r w:rsidRPr="00A164A5">
        <w:rPr>
          <w:rFonts w:hint="eastAsia"/>
          <w:color w:val="000000"/>
          <w:sz w:val="28"/>
          <w:szCs w:val="28"/>
        </w:rPr>
        <w:t xml:space="preserve">the degree of </w:t>
      </w:r>
      <w:r w:rsidRPr="00A164A5">
        <w:rPr>
          <w:color w:val="000000"/>
          <w:sz w:val="28"/>
          <w:szCs w:val="28"/>
        </w:rPr>
        <w:t>Master of Science</w:t>
      </w:r>
    </w:p>
    <w:p w14:paraId="33DD7011" w14:textId="77777777" w:rsidR="00B50FAB" w:rsidRPr="00A164A5" w:rsidRDefault="00B50FAB" w:rsidP="00B50FAB">
      <w:pPr>
        <w:tabs>
          <w:tab w:val="left" w:pos="1590"/>
        </w:tabs>
        <w:spacing w:line="300" w:lineRule="auto"/>
        <w:ind w:firstLine="640"/>
        <w:rPr>
          <w:rFonts w:eastAsia="仿宋_GB2312"/>
          <w:color w:val="000000"/>
          <w:sz w:val="32"/>
        </w:rPr>
      </w:pPr>
      <w:r>
        <w:rPr>
          <w:rFonts w:eastAsia="仿宋_GB2312"/>
          <w:noProof/>
          <w:color w:val="000000"/>
          <w:sz w:val="32"/>
        </w:rPr>
        <mc:AlternateContent>
          <mc:Choice Requires="wps">
            <w:drawing>
              <wp:anchor distT="0" distB="0" distL="114300" distR="114300" simplePos="0" relativeHeight="251661312" behindDoc="0" locked="0" layoutInCell="1" allowOverlap="1" wp14:anchorId="1E72609F" wp14:editId="24F16A9C">
                <wp:simplePos x="0" y="0"/>
                <wp:positionH relativeFrom="column">
                  <wp:posOffset>67945</wp:posOffset>
                </wp:positionH>
                <wp:positionV relativeFrom="paragraph">
                  <wp:posOffset>363855</wp:posOffset>
                </wp:positionV>
                <wp:extent cx="5143500" cy="1684020"/>
                <wp:effectExtent l="0" t="0" r="635" b="3175"/>
                <wp:wrapNone/>
                <wp:docPr id="151" name="矩形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1684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C0C0C0"/>
                              </a:solidFill>
                              <a:miter lim="800000"/>
                              <a:headEnd/>
                              <a:tailEnd/>
                            </a14:hiddenLine>
                          </a:ext>
                        </a:extLst>
                      </wps:spPr>
                      <wps:txbx>
                        <w:txbxContent>
                          <w:p w14:paraId="34586944" w14:textId="4112B35F" w:rsidR="006515C9" w:rsidRPr="002834D9" w:rsidRDefault="006515C9"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6515C9" w:rsidRPr="00EE591D" w:rsidRDefault="006515C9" w:rsidP="00B50FAB">
                            <w:pPr>
                              <w:ind w:firstLine="723"/>
                              <w:jc w:val="center"/>
                              <w:rPr>
                                <w:rFonts w:ascii="Arial" w:hAnsi="Arial" w:cs="Arial"/>
                                <w:b/>
                                <w:sz w:val="36"/>
                                <w:szCs w:val="3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E72609F" id="矩形 151" o:spid="_x0000_s1029" style="position:absolute;left:0;text-align:left;margin-left:5.35pt;margin-top:28.65pt;width:405pt;height:132.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" filled="f" stroked="f" strokecolor="silver">
                <v:textbox>
                  <w:txbxContent>
                    <w:p w14:paraId="34586944" w14:textId="4112B35F" w:rsidR="006515C9" w:rsidRPr="002834D9" w:rsidRDefault="006515C9" w:rsidP="00B50FAB">
                      <w:pPr>
                        <w:jc w:val="center"/>
                        <w:rPr>
                          <w:rFonts w:ascii="Arial" w:hAnsi="Arial" w:cs="Arial"/>
                          <w:b/>
                          <w:sz w:val="36"/>
                          <w:szCs w:val="36"/>
                        </w:rPr>
                      </w:pPr>
                      <w:r w:rsidRPr="00B50FAB">
                        <w:rPr>
                          <w:rFonts w:ascii="Arial" w:hAnsi="Arial" w:cs="Arial"/>
                          <w:b/>
                          <w:sz w:val="36"/>
                          <w:szCs w:val="36"/>
                        </w:rPr>
                        <w:t xml:space="preserve">Research on </w:t>
                      </w:r>
                      <w:r>
                        <w:rPr>
                          <w:rFonts w:ascii="Arial" w:hAnsi="Arial" w:cs="Arial"/>
                          <w:b/>
                          <w:sz w:val="36"/>
                          <w:szCs w:val="36"/>
                        </w:rPr>
                        <w:t>Simulation Oriented P</w:t>
                      </w:r>
                      <w:r w:rsidRPr="00B50FAB">
                        <w:rPr>
                          <w:rFonts w:ascii="Arial" w:hAnsi="Arial" w:cs="Arial"/>
                          <w:b/>
                          <w:sz w:val="36"/>
                          <w:szCs w:val="36"/>
                        </w:rPr>
                        <w:t>ublishing</w:t>
                      </w:r>
                      <w:r>
                        <w:rPr>
                          <w:rFonts w:ascii="Arial" w:hAnsi="Arial" w:cs="Arial"/>
                          <w:b/>
                          <w:sz w:val="36"/>
                          <w:szCs w:val="36"/>
                        </w:rPr>
                        <w:t xml:space="preserve"> and Combination of Cloud S</w:t>
                      </w:r>
                      <w:r w:rsidRPr="00B50FAB">
                        <w:rPr>
                          <w:rFonts w:ascii="Arial" w:hAnsi="Arial" w:cs="Arial"/>
                          <w:b/>
                          <w:sz w:val="36"/>
                          <w:szCs w:val="36"/>
                        </w:rPr>
                        <w:t>ervice</w:t>
                      </w:r>
                    </w:p>
                    <w:p w14:paraId="3ECB1851" w14:textId="77777777" w:rsidR="006515C9" w:rsidRPr="00EE591D" w:rsidRDefault="006515C9" w:rsidP="00B50FAB">
                      <w:pPr>
                        <w:ind w:firstLine="723"/>
                        <w:jc w:val="center"/>
                        <w:rPr>
                          <w:rFonts w:ascii="Arial" w:hAnsi="Arial" w:cs="Arial"/>
                          <w:b/>
                          <w:sz w:val="36"/>
                          <w:szCs w:val="36"/>
                        </w:rPr>
                      </w:pPr>
                    </w:p>
                  </w:txbxContent>
                </v:textbox>
              </v:rect>
            </w:pict>
          </mc:Fallback>
        </mc:AlternateContent>
      </w:r>
    </w:p>
    <w:p w14:paraId="51210F0C" w14:textId="77777777" w:rsidR="00B50FAB" w:rsidRPr="00A164A5" w:rsidRDefault="00B50FAB" w:rsidP="00B50FAB">
      <w:pPr>
        <w:spacing w:line="300" w:lineRule="auto"/>
        <w:ind w:firstLine="640"/>
        <w:jc w:val="center"/>
        <w:rPr>
          <w:rFonts w:eastAsia="仿宋_GB2312"/>
          <w:color w:val="000000"/>
          <w:sz w:val="32"/>
        </w:rPr>
      </w:pPr>
    </w:p>
    <w:p w14:paraId="7C4B1526" w14:textId="77777777" w:rsidR="00B50FAB" w:rsidRPr="00A164A5" w:rsidRDefault="00B50FAB" w:rsidP="00B50FAB">
      <w:pPr>
        <w:ind w:firstLine="640"/>
        <w:rPr>
          <w:rFonts w:eastAsia="仿宋_GB2312"/>
          <w:color w:val="000000"/>
          <w:sz w:val="32"/>
        </w:rPr>
      </w:pPr>
    </w:p>
    <w:p w14:paraId="6777522E" w14:textId="77777777" w:rsidR="00B50FAB" w:rsidRPr="00A164A5" w:rsidRDefault="00B50FAB" w:rsidP="00B50FAB">
      <w:pPr>
        <w:ind w:firstLine="640"/>
        <w:rPr>
          <w:rFonts w:eastAsia="仿宋_GB2312"/>
          <w:color w:val="000000"/>
          <w:sz w:val="32"/>
        </w:rPr>
      </w:pPr>
    </w:p>
    <w:p w14:paraId="6798A6D2" w14:textId="77777777" w:rsidR="00B50FAB" w:rsidRPr="00A164A5" w:rsidRDefault="00B50FAB" w:rsidP="00B50FAB">
      <w:pPr>
        <w:ind w:firstLine="640"/>
        <w:rPr>
          <w:rFonts w:eastAsia="仿宋_GB2312"/>
          <w:color w:val="000000"/>
          <w:sz w:val="32"/>
        </w:rPr>
      </w:pPr>
    </w:p>
    <w:p w14:paraId="6644A6A5" w14:textId="77777777" w:rsidR="00B50FAB" w:rsidRPr="00A164A5" w:rsidRDefault="00B50FAB" w:rsidP="00B50FAB">
      <w:pPr>
        <w:ind w:firstLine="640"/>
        <w:rPr>
          <w:rFonts w:eastAsia="仿宋_GB2312"/>
          <w:color w:val="000000"/>
          <w:sz w:val="32"/>
        </w:rPr>
      </w:pPr>
    </w:p>
    <w:p w14:paraId="72B9F868" w14:textId="77777777" w:rsidR="00B50FAB" w:rsidRPr="00A164A5" w:rsidRDefault="00B50FAB" w:rsidP="00B50FAB">
      <w:pPr>
        <w:ind w:firstLine="640"/>
        <w:rPr>
          <w:rFonts w:eastAsia="仿宋_GB2312"/>
          <w:color w:val="000000"/>
          <w:sz w:val="32"/>
        </w:rPr>
      </w:pPr>
    </w:p>
    <w:p w14:paraId="637BA045" w14:textId="77777777" w:rsidR="00B50FAB" w:rsidRDefault="00B50FAB" w:rsidP="00B50FAB">
      <w:pPr>
        <w:ind w:firstLine="640"/>
        <w:rPr>
          <w:rFonts w:eastAsia="仿宋_GB2312"/>
          <w:color w:val="000000"/>
          <w:sz w:val="32"/>
        </w:rPr>
      </w:pPr>
    </w:p>
    <w:p w14:paraId="18C065E3" w14:textId="77777777" w:rsidR="00B50FAB" w:rsidRDefault="00B50FAB" w:rsidP="00B50FAB">
      <w:pPr>
        <w:ind w:firstLine="640"/>
        <w:rPr>
          <w:rFonts w:eastAsia="仿宋_GB2312"/>
          <w:color w:val="000000"/>
          <w:sz w:val="32"/>
        </w:rPr>
      </w:pPr>
    </w:p>
    <w:p w14:paraId="281181BE" w14:textId="77777777" w:rsidR="00B50FAB" w:rsidRDefault="00B50FAB" w:rsidP="00B50FAB">
      <w:pPr>
        <w:ind w:firstLine="640"/>
        <w:rPr>
          <w:rFonts w:eastAsia="仿宋_GB2312"/>
          <w:color w:val="000000"/>
          <w:sz w:val="32"/>
        </w:rPr>
      </w:pPr>
    </w:p>
    <w:p w14:paraId="42AB2C6A" w14:textId="77777777" w:rsidR="00B50FAB" w:rsidRDefault="00B50FAB" w:rsidP="00B50FAB">
      <w:pPr>
        <w:ind w:firstLine="640"/>
        <w:rPr>
          <w:rFonts w:eastAsia="仿宋_GB2312"/>
          <w:color w:val="000000"/>
          <w:sz w:val="32"/>
        </w:rPr>
      </w:pPr>
    </w:p>
    <w:p w14:paraId="062697C3" w14:textId="2A4F0F1E" w:rsidR="00B50FAB" w:rsidRPr="00A164A5" w:rsidRDefault="00B50FAB" w:rsidP="00EE591D">
      <w:pPr>
        <w:rPr>
          <w:b/>
          <w:bCs/>
          <w:color w:val="000000"/>
          <w:sz w:val="32"/>
          <w:szCs w:val="32"/>
        </w:rPr>
      </w:pPr>
    </w:p>
    <w:p w14:paraId="1198C525" w14:textId="77777777" w:rsidR="00B50FAB" w:rsidRPr="00A164A5" w:rsidRDefault="00B50FAB" w:rsidP="00B50FAB">
      <w:pPr>
        <w:ind w:firstLine="640"/>
        <w:rPr>
          <w:bCs/>
          <w:color w:val="000000"/>
          <w:sz w:val="32"/>
          <w:szCs w:val="32"/>
        </w:rPr>
      </w:pPr>
    </w:p>
    <w:p w14:paraId="2CCFE3D9" w14:textId="1EC0076C" w:rsidR="00B50FAB" w:rsidRPr="00A164A5" w:rsidRDefault="00F82652" w:rsidP="00B50FAB">
      <w:pPr>
        <w:jc w:val="center"/>
        <w:rPr>
          <w:rFonts w:eastAsia="仿宋_GB2312"/>
          <w:color w:val="000000"/>
          <w:sz w:val="32"/>
          <w:szCs w:val="32"/>
        </w:rPr>
      </w:pPr>
      <w:r>
        <w:rPr>
          <w:rFonts w:hint="eastAsia"/>
          <w:bCs/>
          <w:color w:val="000000"/>
          <w:sz w:val="32"/>
          <w:szCs w:val="32"/>
        </w:rPr>
        <w:t>March, 2018</w:t>
      </w:r>
    </w:p>
    <w:p w14:paraId="3E64D9A5" w14:textId="77777777" w:rsidR="00B50FAB" w:rsidRPr="00A164A5" w:rsidRDefault="00B50FAB" w:rsidP="00B50FAB">
      <w:pPr>
        <w:spacing w:line="300" w:lineRule="auto"/>
        <w:ind w:firstLine="600"/>
        <w:jc w:val="center"/>
        <w:rPr>
          <w:color w:val="000000"/>
          <w:sz w:val="30"/>
        </w:rPr>
        <w:sectPr w:rsidR="00B50FAB" w:rsidRPr="00A164A5" w:rsidSect="00B50FAB">
          <w:headerReference w:type="even" r:id="rId9"/>
          <w:headerReference w:type="default" r:id="rId10"/>
          <w:footerReference w:type="even" r:id="rId11"/>
          <w:footerReference w:type="default" r:id="rId12"/>
          <w:headerReference w:type="first" r:id="rId13"/>
          <w:footerReference w:type="first" r:id="rId14"/>
          <w:pgSz w:w="11906" w:h="16838"/>
          <w:pgMar w:top="1440" w:right="1797" w:bottom="1440" w:left="1797" w:header="1134" w:footer="1134" w:gutter="0"/>
          <w:pgNumType w:fmt="upperRoman" w:start="1"/>
          <w:cols w:space="425"/>
          <w:docGrid w:type="lines" w:linePitch="312"/>
        </w:sect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62"/>
      </w:tblGrid>
      <w:tr w:rsidR="00B50FAB" w:rsidRPr="00A164A5" w14:paraId="32E0A99D" w14:textId="77777777" w:rsidTr="00EE591D">
        <w:trPr>
          <w:trHeight w:val="3889"/>
          <w:jc w:val="center"/>
        </w:trPr>
        <w:tc>
          <w:tcPr>
            <w:tcW w:w="562" w:type="dxa"/>
            <w:tcBorders>
              <w:bottom w:val="single" w:sz="4" w:space="0" w:color="auto"/>
            </w:tcBorders>
          </w:tcPr>
          <w:p w14:paraId="3DFE524D"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38037" w14:textId="4568831E" w:rsidR="00EE591D" w:rsidRPr="00A164A5" w:rsidRDefault="00EE591D" w:rsidP="00B50FAB">
            <w:pPr>
              <w:spacing w:line="320" w:lineRule="exact"/>
              <w:rPr>
                <w:rFonts w:ascii="仿宋_GB2312" w:eastAsia="仿宋_GB2312" w:hAnsi="宋体"/>
                <w:b/>
                <w:bCs/>
                <w:color w:val="000000"/>
                <w:sz w:val="28"/>
                <w:szCs w:val="28"/>
              </w:rPr>
            </w:pPr>
          </w:p>
          <w:p w14:paraId="67C5D8E1" w14:textId="0C629A05"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面向仿真的制作</w:t>
            </w:r>
            <w:proofErr w:type="gramStart"/>
            <w:r>
              <w:rPr>
                <w:rFonts w:ascii="仿宋_GB2312" w:eastAsia="仿宋_GB2312" w:hAnsi="宋体" w:hint="eastAsia"/>
                <w:b/>
                <w:bCs/>
                <w:color w:val="000000"/>
                <w:sz w:val="28"/>
                <w:szCs w:val="28"/>
              </w:rPr>
              <w:t>云服务</w:t>
            </w:r>
            <w:proofErr w:type="gramEnd"/>
            <w:r>
              <w:rPr>
                <w:rFonts w:ascii="仿宋_GB2312" w:eastAsia="仿宋_GB2312" w:hAnsi="宋体" w:hint="eastAsia"/>
                <w:b/>
                <w:bCs/>
                <w:color w:val="000000"/>
                <w:sz w:val="28"/>
                <w:szCs w:val="28"/>
              </w:rPr>
              <w:t>发布与组合方法的研究</w:t>
            </w:r>
          </w:p>
          <w:p w14:paraId="2C1E1EDC"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92B6B7"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09784753"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6550182" w14:textId="77777777" w:rsidR="00B50FAB" w:rsidRPr="002C2B29" w:rsidRDefault="00B50FAB" w:rsidP="00B50FAB">
            <w:pPr>
              <w:spacing w:line="320" w:lineRule="exact"/>
              <w:ind w:firstLine="562"/>
              <w:rPr>
                <w:rFonts w:ascii="仿宋_GB2312" w:eastAsia="仿宋_GB2312" w:hAnsi="宋体"/>
                <w:b/>
                <w:bCs/>
                <w:color w:val="000000"/>
                <w:sz w:val="28"/>
                <w:szCs w:val="28"/>
              </w:rPr>
            </w:pPr>
          </w:p>
          <w:p w14:paraId="6627C79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2A159FD8" w14:textId="1FF6DB6E" w:rsidR="00B50FAB" w:rsidRPr="00A164A5" w:rsidRDefault="00EE591D"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姜智慧</w:t>
            </w:r>
          </w:p>
          <w:p w14:paraId="1AA1E821"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5052F87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1A134CE5"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179A83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337E4BB"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724EB92A" w14:textId="77777777" w:rsidR="00B50FAB" w:rsidRPr="00A164A5" w:rsidRDefault="00B50FAB" w:rsidP="00B50FAB">
            <w:pPr>
              <w:spacing w:line="320" w:lineRule="exact"/>
              <w:ind w:firstLine="562"/>
              <w:rPr>
                <w:rFonts w:ascii="仿宋_GB2312" w:eastAsia="仿宋_GB2312" w:hAnsi="宋体"/>
                <w:b/>
                <w:bCs/>
                <w:color w:val="000000"/>
                <w:sz w:val="28"/>
                <w:szCs w:val="28"/>
              </w:rPr>
            </w:pPr>
          </w:p>
          <w:p w14:paraId="6A0F4E7D" w14:textId="77777777" w:rsidR="00E20A1D" w:rsidRDefault="00B50FAB" w:rsidP="00B50FAB">
            <w:pPr>
              <w:spacing w:line="320" w:lineRule="exact"/>
              <w:rPr>
                <w:rFonts w:ascii="仿宋_GB2312" w:eastAsia="仿宋_GB2312" w:hAnsi="宋体"/>
                <w:b/>
                <w:bCs/>
                <w:color w:val="000000"/>
                <w:sz w:val="28"/>
                <w:szCs w:val="28"/>
              </w:rPr>
            </w:pPr>
            <w:r>
              <w:rPr>
                <w:rFonts w:ascii="仿宋_GB2312" w:eastAsia="仿宋_GB2312" w:hAnsi="宋体" w:hint="eastAsia"/>
                <w:b/>
                <w:bCs/>
                <w:color w:val="000000"/>
                <w:sz w:val="28"/>
                <w:szCs w:val="28"/>
              </w:rPr>
              <w:t>同</w:t>
            </w:r>
            <w:r w:rsidRPr="00A164A5">
              <w:rPr>
                <w:rFonts w:ascii="仿宋_GB2312" w:eastAsia="仿宋_GB2312" w:hAnsi="宋体" w:hint="eastAsia"/>
                <w:b/>
                <w:bCs/>
                <w:color w:val="000000"/>
                <w:sz w:val="28"/>
                <w:szCs w:val="28"/>
              </w:rPr>
              <w:t>济大学</w:t>
            </w:r>
          </w:p>
          <w:p w14:paraId="51227B4A" w14:textId="557AFB80" w:rsidR="00E20A1D" w:rsidRPr="00E20A1D" w:rsidRDefault="00E20A1D" w:rsidP="00B50FAB">
            <w:pPr>
              <w:spacing w:line="320" w:lineRule="exact"/>
              <w:rPr>
                <w:rFonts w:ascii="仿宋_GB2312" w:eastAsia="仿宋_GB2312" w:hAnsi="宋体"/>
                <w:b/>
                <w:bCs/>
                <w:color w:val="000000"/>
                <w:sz w:val="28"/>
                <w:szCs w:val="28"/>
              </w:rPr>
            </w:pPr>
          </w:p>
        </w:tc>
      </w:tr>
    </w:tbl>
    <w:p w14:paraId="32855091" w14:textId="21ECE59B" w:rsidR="00B50FAB" w:rsidRPr="00A164A5" w:rsidRDefault="00EE591D" w:rsidP="00EE591D">
      <w:pPr>
        <w:rPr>
          <w:rFonts w:eastAsia="黑体"/>
          <w:b/>
          <w:color w:val="000000"/>
          <w:sz w:val="36"/>
          <w:szCs w:val="30"/>
        </w:rPr>
      </w:pPr>
      <w:r>
        <w:rPr>
          <w:rFonts w:eastAsia="黑体"/>
          <w:b/>
          <w:color w:val="000000"/>
          <w:sz w:val="36"/>
          <w:szCs w:val="30"/>
        </w:rPr>
        <w:br w:type="page"/>
      </w:r>
    </w:p>
    <w:p w14:paraId="562D3D0D"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学位论文版权使用授权书</w:t>
      </w:r>
    </w:p>
    <w:p w14:paraId="208C1050" w14:textId="77777777" w:rsidR="00B50FAB" w:rsidRPr="00A164A5" w:rsidRDefault="00B50FAB" w:rsidP="00B50FAB">
      <w:pPr>
        <w:spacing w:line="300" w:lineRule="auto"/>
        <w:ind w:firstLine="723"/>
        <w:jc w:val="center"/>
        <w:rPr>
          <w:rFonts w:eastAsia="黑体"/>
          <w:b/>
          <w:color w:val="000000"/>
          <w:sz w:val="36"/>
          <w:szCs w:val="30"/>
        </w:rPr>
      </w:pPr>
    </w:p>
    <w:p w14:paraId="385A98D1" w14:textId="77777777" w:rsidR="00B50FAB" w:rsidRPr="00057B9A" w:rsidRDefault="00B50FAB" w:rsidP="00B50FAB">
      <w:pPr>
        <w:pStyle w:val="af3"/>
      </w:pPr>
      <w:r w:rsidRPr="00057B9A">
        <w:rPr>
          <w:rFonts w:hint="eastAsia"/>
        </w:rPr>
        <w:t>本人完全了解同济大学关于收集、保存、使用学位论文的规定，同意如下各项内容：按照学校要求提交学位论文的印刷本和电子版本；学校有权保存学位论文的印刷本和电子版，并采用影印、缩印、扫描、数字化或其它手段保存论文；学校有权提供目录检索以及提供本学位论文全文或者部分的阅览服务；学校有权按有关规定向国家有关部门或者机构送交论文的复印件和电子版；在不以赢利为目的的前提下，学校可以适当复制论文的部分或全部内容用于学术活动。</w:t>
      </w:r>
    </w:p>
    <w:p w14:paraId="06A555E8" w14:textId="77777777" w:rsidR="00B50FAB" w:rsidRPr="00057B9A" w:rsidRDefault="00B50FAB" w:rsidP="00B50FAB">
      <w:pPr>
        <w:pStyle w:val="af3"/>
      </w:pPr>
    </w:p>
    <w:p w14:paraId="0FDD5FCE" w14:textId="77777777" w:rsidR="00B50FAB" w:rsidRPr="00057B9A" w:rsidRDefault="00B50FAB" w:rsidP="00B50FAB">
      <w:pPr>
        <w:pStyle w:val="af3"/>
      </w:pPr>
    </w:p>
    <w:p w14:paraId="3AB10FFE" w14:textId="77777777" w:rsidR="00B50FAB" w:rsidRPr="00057B9A" w:rsidRDefault="00B50FAB" w:rsidP="00B50FAB">
      <w:pPr>
        <w:pStyle w:val="af3"/>
      </w:pPr>
      <w:r w:rsidRPr="00057B9A">
        <w:rPr>
          <w:rFonts w:hint="eastAsia"/>
        </w:rPr>
        <w:t xml:space="preserve">                       </w:t>
      </w:r>
      <w:r w:rsidRPr="00057B9A">
        <w:rPr>
          <w:rFonts w:hint="eastAsia"/>
        </w:rPr>
        <w:t>学位论文作者签名：</w:t>
      </w:r>
    </w:p>
    <w:p w14:paraId="35BF58EB" w14:textId="77777777" w:rsidR="00B50FAB" w:rsidRPr="00057B9A" w:rsidRDefault="00B50FAB" w:rsidP="00B50FAB">
      <w:pPr>
        <w:pStyle w:val="af3"/>
      </w:pPr>
      <w:r w:rsidRPr="00057B9A">
        <w:rPr>
          <w:rFonts w:hint="eastAsia"/>
        </w:rPr>
        <w:t xml:space="preserve">                                      </w:t>
      </w: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r w:rsidRPr="00057B9A">
        <w:rPr>
          <w:rFonts w:hint="eastAsia"/>
        </w:rPr>
        <w:t xml:space="preserve">   </w:t>
      </w:r>
    </w:p>
    <w:p w14:paraId="08C2FA74" w14:textId="77777777" w:rsidR="00B50FAB" w:rsidRPr="00A164A5" w:rsidRDefault="00B50FAB" w:rsidP="00B50FAB">
      <w:pPr>
        <w:spacing w:line="300" w:lineRule="auto"/>
        <w:ind w:firstLine="723"/>
        <w:jc w:val="center"/>
        <w:rPr>
          <w:rFonts w:eastAsia="黑体"/>
          <w:b/>
          <w:color w:val="000000"/>
          <w:sz w:val="36"/>
          <w:szCs w:val="30"/>
        </w:rPr>
      </w:pPr>
      <w:r w:rsidRPr="00A164A5">
        <w:rPr>
          <w:rFonts w:eastAsia="黑体"/>
          <w:b/>
          <w:color w:val="000000"/>
          <w:sz w:val="36"/>
          <w:szCs w:val="30"/>
        </w:rPr>
        <w:br w:type="page"/>
      </w:r>
    </w:p>
    <w:p w14:paraId="3B0EE7C4" w14:textId="77777777" w:rsidR="00B50FAB" w:rsidRPr="00A164A5" w:rsidRDefault="00B50FAB" w:rsidP="00126F7F">
      <w:pPr>
        <w:spacing w:line="300" w:lineRule="auto"/>
        <w:jc w:val="center"/>
        <w:rPr>
          <w:rFonts w:eastAsia="黑体"/>
          <w:b/>
          <w:color w:val="000000"/>
          <w:sz w:val="36"/>
          <w:szCs w:val="30"/>
        </w:rPr>
      </w:pPr>
      <w:r w:rsidRPr="00A164A5">
        <w:rPr>
          <w:rFonts w:eastAsia="黑体" w:hint="eastAsia"/>
          <w:b/>
          <w:color w:val="000000"/>
          <w:sz w:val="36"/>
          <w:szCs w:val="30"/>
        </w:rPr>
        <w:lastRenderedPageBreak/>
        <w:t>同济大学学位论文原创性声明</w:t>
      </w:r>
    </w:p>
    <w:p w14:paraId="45DE29D0" w14:textId="77777777" w:rsidR="00B50FAB" w:rsidRPr="00A164A5" w:rsidRDefault="00B50FAB" w:rsidP="00126F7F">
      <w:pPr>
        <w:spacing w:line="300" w:lineRule="auto"/>
        <w:ind w:firstLine="602"/>
        <w:jc w:val="center"/>
        <w:rPr>
          <w:b/>
          <w:color w:val="000000"/>
          <w:sz w:val="30"/>
          <w:szCs w:val="30"/>
        </w:rPr>
      </w:pPr>
    </w:p>
    <w:p w14:paraId="76F6E1B5" w14:textId="77777777" w:rsidR="00B50FAB" w:rsidRPr="00057B9A" w:rsidRDefault="00B50FAB" w:rsidP="00126F7F">
      <w:pPr>
        <w:spacing w:line="300" w:lineRule="auto"/>
        <w:ind w:firstLine="561"/>
        <w:rPr>
          <w:sz w:val="28"/>
          <w:szCs w:val="28"/>
        </w:rPr>
      </w:pPr>
      <w:r w:rsidRPr="00057B9A">
        <w:rPr>
          <w:rFonts w:hint="eastAsia"/>
          <w:sz w:val="28"/>
          <w:szCs w:val="28"/>
        </w:rPr>
        <w:t>本人郑重声明：所呈交的学位论文，是本人在导师指导下，进行研究工作所取得的成果。除文中已经注明引用的内容外，本学位论文的研究成果不包含任何他人创作的、已公开发表或者没有公开发表的作品的内容。对本论文所涉及的研究工作做出贡献的其他个人和集体，均已在文中以明确方式标明。本学位论文原创性声明的法律责任由本人承担。</w:t>
      </w:r>
    </w:p>
    <w:p w14:paraId="783DD217" w14:textId="77777777" w:rsidR="00B50FAB" w:rsidRPr="00A164A5" w:rsidRDefault="00B50FAB" w:rsidP="00126F7F">
      <w:pPr>
        <w:spacing w:line="300" w:lineRule="auto"/>
        <w:ind w:firstLine="560"/>
        <w:rPr>
          <w:color w:val="000000"/>
          <w:sz w:val="28"/>
          <w:szCs w:val="28"/>
        </w:rPr>
      </w:pPr>
    </w:p>
    <w:p w14:paraId="76B1A793" w14:textId="77777777" w:rsidR="00B50FAB" w:rsidRPr="00A164A5" w:rsidRDefault="00B50FAB" w:rsidP="00126F7F">
      <w:pPr>
        <w:spacing w:line="300" w:lineRule="auto"/>
        <w:ind w:firstLine="560"/>
        <w:rPr>
          <w:color w:val="000000"/>
          <w:sz w:val="28"/>
          <w:szCs w:val="28"/>
        </w:rPr>
      </w:pPr>
    </w:p>
    <w:p w14:paraId="1876AFE9" w14:textId="77777777" w:rsidR="00B50FAB" w:rsidRPr="00A164A5" w:rsidRDefault="00B50FAB" w:rsidP="00126F7F">
      <w:pPr>
        <w:spacing w:line="300" w:lineRule="auto"/>
        <w:ind w:firstLine="560"/>
        <w:rPr>
          <w:color w:val="000000"/>
          <w:sz w:val="28"/>
          <w:szCs w:val="28"/>
        </w:rPr>
      </w:pPr>
    </w:p>
    <w:p w14:paraId="1C473AB7" w14:textId="77777777" w:rsidR="00B50FAB" w:rsidRPr="00A164A5" w:rsidRDefault="00B50FAB" w:rsidP="00126F7F">
      <w:pPr>
        <w:spacing w:before="480" w:after="360" w:line="300" w:lineRule="auto"/>
        <w:ind w:firstLine="480"/>
        <w:jc w:val="center"/>
        <w:rPr>
          <w:rFonts w:ascii="黑体" w:eastAsia="黑体" w:hAnsi="宋体"/>
          <w:color w:val="000000"/>
        </w:rPr>
      </w:pPr>
    </w:p>
    <w:p w14:paraId="73A43361" w14:textId="77777777" w:rsidR="00B50FAB" w:rsidRPr="00A164A5" w:rsidRDefault="00B50FAB" w:rsidP="00126F7F">
      <w:pPr>
        <w:spacing w:before="480" w:after="360" w:line="300" w:lineRule="auto"/>
        <w:ind w:firstLine="480"/>
        <w:jc w:val="center"/>
        <w:rPr>
          <w:rFonts w:ascii="黑体" w:eastAsia="黑体" w:hAnsi="宋体"/>
          <w:color w:val="000000"/>
        </w:rPr>
      </w:pPr>
    </w:p>
    <w:p w14:paraId="7D53F337" w14:textId="77777777" w:rsidR="00B50FAB" w:rsidRPr="00057B9A" w:rsidRDefault="00B50FAB" w:rsidP="00126F7F">
      <w:pPr>
        <w:pStyle w:val="af3"/>
      </w:pPr>
      <w:r w:rsidRPr="00057B9A">
        <w:rPr>
          <w:rFonts w:hint="eastAsia"/>
        </w:rPr>
        <w:t xml:space="preserve">                       </w:t>
      </w:r>
      <w:r w:rsidRPr="00057B9A">
        <w:rPr>
          <w:rFonts w:hint="eastAsia"/>
        </w:rPr>
        <w:t>学位论文作者签名：</w:t>
      </w:r>
    </w:p>
    <w:p w14:paraId="18A6833D" w14:textId="77777777" w:rsidR="00B50FAB" w:rsidRPr="00057B9A" w:rsidRDefault="00B50FAB" w:rsidP="00126F7F">
      <w:pPr>
        <w:pStyle w:val="af3"/>
        <w:ind w:left="5460"/>
        <w:sectPr w:rsidR="00B50FAB" w:rsidRPr="00057B9A" w:rsidSect="00040A3F">
          <w:pgSz w:w="11906" w:h="16838"/>
          <w:pgMar w:top="1440" w:right="1797" w:bottom="1440" w:left="1797" w:header="1134" w:footer="1134" w:gutter="0"/>
          <w:pgNumType w:start="1"/>
          <w:cols w:space="425"/>
          <w:docGrid w:type="lines" w:linePitch="312"/>
        </w:sectPr>
      </w:pPr>
      <w:r w:rsidRPr="00057B9A">
        <w:rPr>
          <w:rFonts w:hint="eastAsia"/>
        </w:rPr>
        <w:t>年</w:t>
      </w:r>
      <w:r w:rsidRPr="00057B9A">
        <w:rPr>
          <w:rFonts w:hint="eastAsia"/>
        </w:rPr>
        <w:t xml:space="preserve">    </w:t>
      </w:r>
      <w:r w:rsidRPr="00057B9A">
        <w:rPr>
          <w:rFonts w:hint="eastAsia"/>
        </w:rPr>
        <w:t>月</w:t>
      </w:r>
      <w:r w:rsidRPr="00057B9A">
        <w:rPr>
          <w:rFonts w:hint="eastAsia"/>
        </w:rPr>
        <w:t xml:space="preserve">     </w:t>
      </w:r>
      <w:r w:rsidRPr="00057B9A">
        <w:rPr>
          <w:rFonts w:hint="eastAsia"/>
        </w:rPr>
        <w:t>日</w:t>
      </w:r>
    </w:p>
    <w:p w14:paraId="7DA86AA2" w14:textId="17D0A11C" w:rsidR="00B50FAB" w:rsidRDefault="00B50FAB" w:rsidP="00EE591D">
      <w:pPr>
        <w:pStyle w:val="af5"/>
        <w:ind w:firstLineChars="0" w:firstLine="0"/>
      </w:pPr>
      <w:bookmarkStart w:id="0" w:name="_Toc487899300"/>
      <w:bookmarkStart w:id="1" w:name="_Toc487899820"/>
      <w:bookmarkStart w:id="2" w:name="_Toc488759639"/>
      <w:bookmarkStart w:id="3" w:name="_Toc501892783"/>
      <w:r w:rsidRPr="00A164A5">
        <w:rPr>
          <w:rFonts w:hint="eastAsia"/>
        </w:rPr>
        <w:lastRenderedPageBreak/>
        <w:t>摘要</w:t>
      </w:r>
      <w:bookmarkEnd w:id="0"/>
      <w:bookmarkEnd w:id="1"/>
      <w:bookmarkEnd w:id="2"/>
      <w:bookmarkEnd w:id="3"/>
    </w:p>
    <w:p w14:paraId="61536F60" w14:textId="684153A4" w:rsidR="00114C9F" w:rsidRPr="00957033" w:rsidRDefault="00114C9F" w:rsidP="006E112B">
      <w:pPr>
        <w:pStyle w:val="af3"/>
        <w:spacing w:line="400" w:lineRule="exact"/>
        <w:ind w:firstLine="480"/>
        <w:jc w:val="left"/>
        <w:rPr>
          <w:rFonts w:ascii="宋体" w:hAnsi="宋体"/>
          <w:sz w:val="24"/>
          <w:szCs w:val="24"/>
        </w:rPr>
      </w:pPr>
      <w:proofErr w:type="gramStart"/>
      <w:r w:rsidRPr="00957033">
        <w:rPr>
          <w:rFonts w:ascii="宋体" w:hAnsi="宋体" w:hint="eastAsia"/>
          <w:sz w:val="24"/>
          <w:szCs w:val="24"/>
        </w:rPr>
        <w:t>云制造</w:t>
      </w:r>
      <w:proofErr w:type="gramEnd"/>
      <w:r w:rsidRPr="00957033">
        <w:rPr>
          <w:rFonts w:ascii="宋体" w:hAnsi="宋体" w:hint="eastAsia"/>
          <w:sz w:val="24"/>
          <w:szCs w:val="24"/>
        </w:rPr>
        <w:t>是能够满足现代先进信息化制造要求的制造新模式，能实现资源的优化配置及全面共享。</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服务平台上集聚了不同种类和特点的制造服务，如何准确的选出最符合用户制造需求的制造服务组合，是一个</w:t>
      </w:r>
      <w:r>
        <w:rPr>
          <w:rFonts w:ascii="宋体" w:hAnsi="宋体" w:hint="eastAsia"/>
          <w:sz w:val="24"/>
          <w:szCs w:val="24"/>
        </w:rPr>
        <w:t>关键</w:t>
      </w:r>
      <w:r>
        <w:rPr>
          <w:rFonts w:ascii="宋体" w:hAnsi="宋体"/>
          <w:sz w:val="24"/>
          <w:szCs w:val="24"/>
        </w:rPr>
        <w:t>问题</w:t>
      </w:r>
      <w:r w:rsidRPr="00957033">
        <w:rPr>
          <w:rFonts w:ascii="宋体" w:hAnsi="宋体" w:hint="eastAsia"/>
          <w:sz w:val="24"/>
          <w:szCs w:val="24"/>
        </w:rPr>
        <w:t>。作为服务选择的重要考虑因素，服务质量评价的准确性是其重要的前提与基础</w:t>
      </w:r>
      <w:r>
        <w:rPr>
          <w:rFonts w:ascii="宋体" w:hAnsi="宋体" w:hint="eastAsia"/>
          <w:sz w:val="24"/>
          <w:szCs w:val="24"/>
        </w:rPr>
        <w:t>。</w:t>
      </w:r>
      <w:r w:rsidRPr="00957033">
        <w:rPr>
          <w:rFonts w:ascii="宋体" w:hAnsi="宋体" w:hint="eastAsia"/>
          <w:sz w:val="24"/>
          <w:szCs w:val="24"/>
        </w:rPr>
        <w:t>而目前服务质量</w:t>
      </w:r>
      <w:r>
        <w:rPr>
          <w:rFonts w:ascii="宋体" w:hAnsi="宋体" w:hint="eastAsia"/>
          <w:sz w:val="24"/>
          <w:szCs w:val="24"/>
        </w:rPr>
        <w:t>主要</w:t>
      </w:r>
      <w:r w:rsidRPr="00957033">
        <w:rPr>
          <w:rFonts w:ascii="宋体" w:hAnsi="宋体" w:hint="eastAsia"/>
          <w:sz w:val="24"/>
          <w:szCs w:val="24"/>
        </w:rPr>
        <w:t>来自于服务提供方</w:t>
      </w:r>
      <w:r>
        <w:rPr>
          <w:rFonts w:ascii="宋体" w:hAnsi="宋体" w:hint="eastAsia"/>
          <w:sz w:val="24"/>
          <w:szCs w:val="24"/>
        </w:rPr>
        <w:t>的</w:t>
      </w:r>
      <w:r w:rsidRPr="00957033">
        <w:rPr>
          <w:rFonts w:ascii="宋体" w:hAnsi="宋体" w:hint="eastAsia"/>
          <w:sz w:val="24"/>
          <w:szCs w:val="24"/>
        </w:rPr>
        <w:t>自主发布和服务需求方的反馈</w:t>
      </w:r>
      <w:r>
        <w:rPr>
          <w:rFonts w:ascii="宋体" w:hAnsi="宋体" w:hint="eastAsia"/>
          <w:sz w:val="24"/>
          <w:szCs w:val="24"/>
        </w:rPr>
        <w:t>，其</w:t>
      </w:r>
      <w:r w:rsidRPr="00957033">
        <w:rPr>
          <w:rFonts w:ascii="宋体" w:hAnsi="宋体" w:hint="eastAsia"/>
          <w:sz w:val="24"/>
          <w:szCs w:val="24"/>
        </w:rPr>
        <w:t>来源具有很大程度的主观性和不确定性</w:t>
      </w:r>
      <w:r>
        <w:rPr>
          <w:rFonts w:ascii="宋体" w:hAnsi="宋体" w:hint="eastAsia"/>
          <w:sz w:val="24"/>
          <w:szCs w:val="24"/>
        </w:rPr>
        <w:t>，</w:t>
      </w:r>
      <w:r w:rsidRPr="00957033">
        <w:rPr>
          <w:rFonts w:ascii="宋体" w:hAnsi="宋体" w:hint="eastAsia"/>
          <w:sz w:val="24"/>
          <w:szCs w:val="24"/>
        </w:rPr>
        <w:t>因此服务质量评价的准确性有待考究。论文将仿真的方法应用到</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服务组合执行过程的评价当中去，</w:t>
      </w:r>
      <w:r w:rsidR="00400887">
        <w:rPr>
          <w:rFonts w:ascii="宋体" w:hAnsi="宋体" w:hint="eastAsia"/>
          <w:sz w:val="24"/>
          <w:szCs w:val="24"/>
        </w:rPr>
        <w:t>提出在服务发布阶段将仿真信息注入服务描述文档的方法，并在服务组合阶段将原子服务的仿真信息进行组合以得到完整的仿真模型信息，最终</w:t>
      </w:r>
      <w:r w:rsidRPr="00957033">
        <w:rPr>
          <w:rFonts w:ascii="宋体" w:hAnsi="宋体" w:hint="eastAsia"/>
          <w:sz w:val="24"/>
          <w:szCs w:val="24"/>
        </w:rPr>
        <w:t>以实际运行的仿真模型输出</w:t>
      </w:r>
      <w:r>
        <w:rPr>
          <w:rFonts w:ascii="宋体" w:hAnsi="宋体" w:hint="eastAsia"/>
          <w:sz w:val="24"/>
          <w:szCs w:val="24"/>
        </w:rPr>
        <w:t>结果</w:t>
      </w:r>
      <w:r>
        <w:rPr>
          <w:rFonts w:ascii="宋体" w:hAnsi="宋体"/>
          <w:sz w:val="24"/>
          <w:szCs w:val="24"/>
        </w:rPr>
        <w:t>转换为</w:t>
      </w:r>
      <w:r w:rsidRPr="00957033">
        <w:rPr>
          <w:rFonts w:ascii="宋体" w:hAnsi="宋体" w:hint="eastAsia"/>
          <w:sz w:val="24"/>
          <w:szCs w:val="24"/>
        </w:rPr>
        <w:t>服务质量评价指标，以期提高服务评价的准确性。</w:t>
      </w:r>
    </w:p>
    <w:p w14:paraId="58E48E37" w14:textId="3C72B7B3"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首先，论文分析了</w:t>
      </w:r>
      <w:proofErr w:type="gramStart"/>
      <w:r w:rsidRPr="00957033">
        <w:rPr>
          <w:rFonts w:ascii="宋体" w:hAnsi="宋体" w:hint="eastAsia"/>
          <w:sz w:val="24"/>
          <w:szCs w:val="24"/>
        </w:rPr>
        <w:t>云制造</w:t>
      </w:r>
      <w:proofErr w:type="gramEnd"/>
      <w:r w:rsidRPr="00957033">
        <w:rPr>
          <w:rFonts w:ascii="宋体" w:hAnsi="宋体" w:hint="eastAsia"/>
          <w:sz w:val="24"/>
          <w:szCs w:val="24"/>
        </w:rPr>
        <w:t>的提出背景</w:t>
      </w:r>
      <w:r>
        <w:rPr>
          <w:rFonts w:ascii="宋体" w:hAnsi="宋体" w:hint="eastAsia"/>
          <w:sz w:val="24"/>
          <w:szCs w:val="24"/>
        </w:rPr>
        <w:t>，</w:t>
      </w:r>
      <w:r w:rsidRPr="00957033">
        <w:rPr>
          <w:rFonts w:ascii="宋体" w:hAnsi="宋体" w:hint="eastAsia"/>
          <w:sz w:val="24"/>
          <w:szCs w:val="24"/>
        </w:rPr>
        <w:t>介绍了</w:t>
      </w:r>
      <w:proofErr w:type="gramStart"/>
      <w:r w:rsidR="00400887">
        <w:rPr>
          <w:rFonts w:ascii="宋体" w:hAnsi="宋体" w:hint="eastAsia"/>
          <w:sz w:val="24"/>
          <w:szCs w:val="24"/>
        </w:rPr>
        <w:t>云制造</w:t>
      </w:r>
      <w:proofErr w:type="gramEnd"/>
      <w:r w:rsidR="00400887">
        <w:rPr>
          <w:rFonts w:ascii="宋体" w:hAnsi="宋体" w:hint="eastAsia"/>
          <w:sz w:val="24"/>
          <w:szCs w:val="24"/>
        </w:rPr>
        <w:t>服务发布、匹配、组合和匹配四个方面的研究现状。此外，对</w:t>
      </w:r>
      <w:proofErr w:type="gramStart"/>
      <w:r w:rsidR="00400887">
        <w:rPr>
          <w:rFonts w:ascii="宋体" w:hAnsi="宋体" w:hint="eastAsia"/>
          <w:sz w:val="24"/>
          <w:szCs w:val="24"/>
        </w:rPr>
        <w:t>云制造</w:t>
      </w:r>
      <w:proofErr w:type="gramEnd"/>
      <w:r w:rsidR="00400887">
        <w:rPr>
          <w:rFonts w:ascii="宋体" w:hAnsi="宋体" w:hint="eastAsia"/>
          <w:sz w:val="24"/>
          <w:szCs w:val="24"/>
        </w:rPr>
        <w:t>涉及的知识和技术进行了介绍，包括</w:t>
      </w:r>
      <w:proofErr w:type="gramStart"/>
      <w:r w:rsidR="00400887">
        <w:rPr>
          <w:rFonts w:ascii="宋体" w:hAnsi="宋体" w:hint="eastAsia"/>
          <w:sz w:val="24"/>
          <w:szCs w:val="24"/>
        </w:rPr>
        <w:t>云制造</w:t>
      </w:r>
      <w:proofErr w:type="gramEnd"/>
      <w:r w:rsidR="00400887">
        <w:rPr>
          <w:rFonts w:ascii="宋体" w:hAnsi="宋体" w:hint="eastAsia"/>
          <w:sz w:val="24"/>
          <w:szCs w:val="24"/>
        </w:rPr>
        <w:t>的概念、语义Web</w:t>
      </w:r>
      <w:r w:rsidR="006E112B">
        <w:rPr>
          <w:rFonts w:ascii="宋体" w:hAnsi="宋体" w:hint="eastAsia"/>
          <w:sz w:val="24"/>
          <w:szCs w:val="24"/>
        </w:rPr>
        <w:t>和本体论的概念，并对图数据库RDF4J在</w:t>
      </w:r>
      <w:proofErr w:type="gramStart"/>
      <w:r w:rsidR="006E112B">
        <w:rPr>
          <w:rFonts w:ascii="宋体" w:hAnsi="宋体" w:hint="eastAsia"/>
          <w:sz w:val="24"/>
          <w:szCs w:val="24"/>
        </w:rPr>
        <w:t>云制造</w:t>
      </w:r>
      <w:proofErr w:type="gramEnd"/>
      <w:r w:rsidR="006E112B">
        <w:rPr>
          <w:rFonts w:ascii="宋体" w:hAnsi="宋体" w:hint="eastAsia"/>
          <w:sz w:val="24"/>
          <w:szCs w:val="24"/>
        </w:rPr>
        <w:t>中的作用进行了说明。</w:t>
      </w:r>
    </w:p>
    <w:p w14:paraId="1DB68AF9" w14:textId="218C40A6" w:rsidR="009335FE" w:rsidRPr="00957033" w:rsidRDefault="00114C9F" w:rsidP="009335FE">
      <w:pPr>
        <w:pStyle w:val="af3"/>
        <w:spacing w:line="400" w:lineRule="exact"/>
        <w:ind w:firstLine="480"/>
        <w:jc w:val="left"/>
        <w:rPr>
          <w:rFonts w:ascii="宋体" w:hAnsi="宋体"/>
          <w:sz w:val="24"/>
          <w:szCs w:val="24"/>
        </w:rPr>
      </w:pPr>
      <w:r>
        <w:rPr>
          <w:rFonts w:ascii="宋体" w:hAnsi="宋体" w:hint="eastAsia"/>
          <w:sz w:val="24"/>
          <w:szCs w:val="24"/>
        </w:rPr>
        <w:t>其次</w:t>
      </w:r>
      <w:r w:rsidRPr="00957033">
        <w:rPr>
          <w:rFonts w:ascii="宋体" w:hAnsi="宋体" w:hint="eastAsia"/>
          <w:sz w:val="24"/>
          <w:szCs w:val="24"/>
        </w:rPr>
        <w:t>，</w:t>
      </w:r>
      <w:r w:rsidR="006E112B">
        <w:rPr>
          <w:rFonts w:ascii="宋体" w:hAnsi="宋体" w:hint="eastAsia"/>
          <w:sz w:val="24"/>
          <w:szCs w:val="24"/>
        </w:rPr>
        <w:t>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服务的一般流程进行了分析，并基于此对</w:t>
      </w:r>
      <w:proofErr w:type="gramStart"/>
      <w:r w:rsidR="006E112B">
        <w:rPr>
          <w:rFonts w:ascii="宋体" w:hAnsi="宋体" w:hint="eastAsia"/>
          <w:sz w:val="24"/>
          <w:szCs w:val="24"/>
        </w:rPr>
        <w:t>云制造</w:t>
      </w:r>
      <w:proofErr w:type="gramEnd"/>
      <w:r w:rsidR="006E112B">
        <w:rPr>
          <w:rFonts w:ascii="宋体" w:hAnsi="宋体" w:hint="eastAsia"/>
          <w:sz w:val="24"/>
          <w:szCs w:val="24"/>
        </w:rPr>
        <w:t>服务过程中的几个难点进行了分析：服务发布阶段需要本体模型的支持、服务匹配阶段如何提高检索的查全率和查准率、服务组合阶段如何有效地组合原子服务以及如何组合成仿真模型。</w:t>
      </w:r>
      <w:r w:rsidR="009335FE">
        <w:rPr>
          <w:rFonts w:ascii="宋体" w:hAnsi="宋体" w:hint="eastAsia"/>
          <w:sz w:val="24"/>
          <w:szCs w:val="24"/>
        </w:rPr>
        <w:t>从</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服务相关本体的构建展开研究，并基于此建立了面向仿真的</w:t>
      </w:r>
      <w:proofErr w:type="gramStart"/>
      <w:r w:rsidR="009335FE">
        <w:rPr>
          <w:rFonts w:ascii="宋体" w:hAnsi="宋体" w:hint="eastAsia"/>
          <w:sz w:val="24"/>
          <w:szCs w:val="24"/>
        </w:rPr>
        <w:t>云制造</w:t>
      </w:r>
      <w:proofErr w:type="gramEnd"/>
      <w:r w:rsidR="009335FE">
        <w:rPr>
          <w:rFonts w:ascii="宋体" w:hAnsi="宋体" w:hint="eastAsia"/>
          <w:sz w:val="24"/>
          <w:szCs w:val="24"/>
        </w:rPr>
        <w:t>服务发布方法，研究了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服务的服务抽象方法和仿真抽象方法，并将服务描述模型与仿真模型相结合。同时提出了</w:t>
      </w:r>
      <w:proofErr w:type="gramStart"/>
      <w:r w:rsidR="009335FE">
        <w:rPr>
          <w:rFonts w:ascii="宋体" w:hAnsi="宋体" w:hint="eastAsia"/>
          <w:sz w:val="24"/>
          <w:szCs w:val="24"/>
        </w:rPr>
        <w:t>云制造</w:t>
      </w:r>
      <w:proofErr w:type="gramEnd"/>
      <w:r w:rsidR="009335FE">
        <w:rPr>
          <w:rFonts w:ascii="宋体" w:hAnsi="宋体" w:hint="eastAsia"/>
          <w:sz w:val="24"/>
          <w:szCs w:val="24"/>
        </w:rPr>
        <w:t>服务的需求发布与匹配方法、基于Jena的推理检索方法和面向仿真的服务组合方法。</w:t>
      </w:r>
    </w:p>
    <w:p w14:paraId="3009B9EC" w14:textId="3A0A6339" w:rsidR="009335FE" w:rsidRDefault="009335FE" w:rsidP="006E112B">
      <w:pPr>
        <w:pStyle w:val="af3"/>
        <w:spacing w:line="400" w:lineRule="exact"/>
        <w:ind w:firstLine="480"/>
        <w:jc w:val="left"/>
        <w:rPr>
          <w:rFonts w:ascii="宋体" w:hAnsi="宋体"/>
          <w:sz w:val="24"/>
          <w:szCs w:val="24"/>
        </w:rPr>
      </w:pPr>
      <w:r>
        <w:rPr>
          <w:rFonts w:ascii="宋体" w:hAnsi="宋体" w:hint="eastAsia"/>
          <w:sz w:val="24"/>
          <w:szCs w:val="24"/>
        </w:rPr>
        <w:t>再次，对</w:t>
      </w:r>
      <w:proofErr w:type="gramStart"/>
      <w:r>
        <w:rPr>
          <w:rFonts w:ascii="宋体" w:hAnsi="宋体" w:hint="eastAsia"/>
          <w:sz w:val="24"/>
          <w:szCs w:val="24"/>
        </w:rPr>
        <w:t>云制造</w:t>
      </w:r>
      <w:proofErr w:type="gramEnd"/>
      <w:r>
        <w:rPr>
          <w:rFonts w:ascii="宋体" w:hAnsi="宋体" w:hint="eastAsia"/>
          <w:sz w:val="24"/>
          <w:szCs w:val="24"/>
        </w:rPr>
        <w:t>服务组合评价的指标进行分析，提出了服务需求方和服务提供方各自需要的评价指标体系，并建立了仿真评价指标转换为服务评价指标的转换方法。</w:t>
      </w:r>
    </w:p>
    <w:p w14:paraId="0E6C38BF" w14:textId="415F931C" w:rsidR="00114C9F" w:rsidRPr="00957033"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最后，</w:t>
      </w:r>
      <w:r w:rsidR="0077613F">
        <w:rPr>
          <w:rFonts w:ascii="宋体" w:hAnsi="宋体" w:hint="eastAsia"/>
          <w:sz w:val="24"/>
          <w:szCs w:val="24"/>
        </w:rPr>
        <w:t>设计了原型系统</w:t>
      </w:r>
      <w:r w:rsidR="00920750">
        <w:rPr>
          <w:rFonts w:ascii="宋体" w:hAnsi="宋体" w:hint="eastAsia"/>
          <w:sz w:val="24"/>
          <w:szCs w:val="24"/>
        </w:rPr>
        <w:t>来</w:t>
      </w:r>
      <w:r w:rsidR="0077613F">
        <w:rPr>
          <w:rFonts w:ascii="宋体" w:hAnsi="宋体" w:hint="eastAsia"/>
          <w:sz w:val="24"/>
          <w:szCs w:val="24"/>
        </w:rPr>
        <w:t>验证</w:t>
      </w:r>
      <w:proofErr w:type="gramStart"/>
      <w:r w:rsidR="0077613F">
        <w:rPr>
          <w:rFonts w:ascii="宋体" w:hAnsi="宋体" w:hint="eastAsia"/>
          <w:sz w:val="24"/>
          <w:szCs w:val="24"/>
        </w:rPr>
        <w:t>云制造</w:t>
      </w:r>
      <w:proofErr w:type="gramEnd"/>
      <w:r w:rsidR="0077613F">
        <w:rPr>
          <w:rFonts w:ascii="宋体" w:hAnsi="宋体" w:hint="eastAsia"/>
          <w:sz w:val="24"/>
          <w:szCs w:val="24"/>
        </w:rPr>
        <w:t>服务的整个流程</w:t>
      </w:r>
      <w:r w:rsidR="00920750">
        <w:rPr>
          <w:rFonts w:ascii="宋体" w:hAnsi="宋体" w:hint="eastAsia"/>
          <w:sz w:val="24"/>
          <w:szCs w:val="24"/>
        </w:rPr>
        <w:t>。</w:t>
      </w:r>
      <w:r w:rsidRPr="00957033">
        <w:rPr>
          <w:rFonts w:ascii="宋体" w:hAnsi="宋体" w:hint="eastAsia"/>
          <w:sz w:val="24"/>
          <w:szCs w:val="24"/>
        </w:rPr>
        <w:t>以典型的机床加工为背景设计了原型系统案例，对论文的方法进行验证，针对该场景</w:t>
      </w:r>
      <w:r w:rsidR="00920750">
        <w:rPr>
          <w:rFonts w:ascii="宋体" w:hAnsi="宋体" w:hint="eastAsia"/>
          <w:sz w:val="24"/>
          <w:szCs w:val="24"/>
        </w:rPr>
        <w:t>介绍了面向仿真的服务发布和组合方法，</w:t>
      </w:r>
      <w:r w:rsidRPr="00957033">
        <w:rPr>
          <w:rFonts w:ascii="宋体" w:hAnsi="宋体" w:hint="eastAsia"/>
          <w:sz w:val="24"/>
          <w:szCs w:val="24"/>
        </w:rPr>
        <w:t>实现了</w:t>
      </w:r>
      <w:r w:rsidRPr="00957033">
        <w:rPr>
          <w:rFonts w:ascii="宋体" w:hAnsi="宋体"/>
          <w:sz w:val="24"/>
          <w:szCs w:val="24"/>
        </w:rPr>
        <w:t>Plant Simulation</w:t>
      </w:r>
      <w:r w:rsidRPr="00957033">
        <w:rPr>
          <w:rFonts w:ascii="宋体" w:hAnsi="宋体" w:hint="eastAsia"/>
          <w:sz w:val="24"/>
          <w:szCs w:val="24"/>
        </w:rPr>
        <w:t>仿真平台对服务组合OWL-S文档的读取，建立了仿真模型并给出相应指标及其转换方法，以XML格式的文件</w:t>
      </w:r>
      <w:r w:rsidR="009335FE">
        <w:rPr>
          <w:rFonts w:ascii="宋体" w:hAnsi="宋体" w:hint="eastAsia"/>
          <w:sz w:val="24"/>
          <w:szCs w:val="24"/>
        </w:rPr>
        <w:t>、图片等</w:t>
      </w:r>
      <w:r>
        <w:rPr>
          <w:rFonts w:ascii="宋体" w:hAnsi="宋体" w:hint="eastAsia"/>
          <w:sz w:val="24"/>
          <w:szCs w:val="24"/>
        </w:rPr>
        <w:t>形式返回给云平台进行分</w:t>
      </w:r>
      <w:r w:rsidRPr="00957033">
        <w:rPr>
          <w:rFonts w:ascii="宋体" w:hAnsi="宋体" w:hint="eastAsia"/>
          <w:sz w:val="24"/>
          <w:szCs w:val="24"/>
        </w:rPr>
        <w:t>类展示。</w:t>
      </w:r>
    </w:p>
    <w:p w14:paraId="63D1DF95" w14:textId="3DF2B4EF" w:rsidR="00EE591D" w:rsidRDefault="00114C9F" w:rsidP="006E112B">
      <w:pPr>
        <w:pStyle w:val="af3"/>
        <w:spacing w:line="400" w:lineRule="exact"/>
        <w:ind w:firstLine="480"/>
        <w:jc w:val="left"/>
        <w:rPr>
          <w:rFonts w:ascii="宋体" w:hAnsi="宋体"/>
          <w:sz w:val="24"/>
          <w:szCs w:val="24"/>
        </w:rPr>
      </w:pPr>
      <w:r w:rsidRPr="00957033">
        <w:rPr>
          <w:rFonts w:ascii="宋体" w:hAnsi="宋体" w:hint="eastAsia"/>
          <w:sz w:val="24"/>
          <w:szCs w:val="24"/>
        </w:rPr>
        <w:t>论文的工作为</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w:t>
      </w:r>
      <w:r w:rsidR="00920750">
        <w:rPr>
          <w:rFonts w:ascii="宋体" w:hAnsi="宋体" w:hint="eastAsia"/>
          <w:sz w:val="24"/>
          <w:szCs w:val="24"/>
        </w:rPr>
        <w:t>方案</w:t>
      </w:r>
      <w:r w:rsidRPr="00957033">
        <w:rPr>
          <w:rFonts w:ascii="宋体" w:hAnsi="宋体" w:hint="eastAsia"/>
          <w:sz w:val="24"/>
          <w:szCs w:val="24"/>
        </w:rPr>
        <w:t>的评价提供了一种新的方法</w:t>
      </w:r>
      <w:r>
        <w:rPr>
          <w:rFonts w:ascii="宋体" w:hAnsi="宋体" w:hint="eastAsia"/>
          <w:sz w:val="24"/>
          <w:szCs w:val="24"/>
        </w:rPr>
        <w:t>，</w:t>
      </w:r>
      <w:r w:rsidRPr="00957033">
        <w:rPr>
          <w:rFonts w:ascii="宋体" w:hAnsi="宋体" w:hint="eastAsia"/>
          <w:sz w:val="24"/>
          <w:szCs w:val="24"/>
        </w:rPr>
        <w:t>同时拓宽了仿真方法的应用领域</w:t>
      </w:r>
      <w:r>
        <w:rPr>
          <w:rFonts w:ascii="宋体" w:hAnsi="宋体" w:hint="eastAsia"/>
          <w:sz w:val="24"/>
          <w:szCs w:val="24"/>
        </w:rPr>
        <w:t>，</w:t>
      </w:r>
      <w:r w:rsidRPr="00957033">
        <w:rPr>
          <w:rFonts w:ascii="宋体" w:hAnsi="宋体" w:hint="eastAsia"/>
          <w:sz w:val="24"/>
          <w:szCs w:val="24"/>
        </w:rPr>
        <w:t>说明了仿真方法</w:t>
      </w:r>
      <w:r>
        <w:rPr>
          <w:rFonts w:ascii="宋体" w:hAnsi="宋体" w:hint="eastAsia"/>
          <w:sz w:val="24"/>
          <w:szCs w:val="24"/>
        </w:rPr>
        <w:t>能</w:t>
      </w:r>
      <w:r>
        <w:rPr>
          <w:rFonts w:ascii="宋体" w:hAnsi="宋体"/>
          <w:sz w:val="24"/>
          <w:szCs w:val="24"/>
        </w:rPr>
        <w:t>较好地解决</w:t>
      </w:r>
      <w:proofErr w:type="gramStart"/>
      <w:r w:rsidRPr="00957033">
        <w:rPr>
          <w:rFonts w:ascii="宋体" w:hAnsi="宋体" w:hint="eastAsia"/>
          <w:sz w:val="24"/>
          <w:szCs w:val="24"/>
        </w:rPr>
        <w:t>云制造</w:t>
      </w:r>
      <w:proofErr w:type="gramEnd"/>
      <w:r w:rsidRPr="00957033">
        <w:rPr>
          <w:rFonts w:ascii="宋体" w:hAnsi="宋体" w:hint="eastAsia"/>
          <w:sz w:val="24"/>
          <w:szCs w:val="24"/>
        </w:rPr>
        <w:t>服务组合的评价</w:t>
      </w:r>
      <w:r>
        <w:rPr>
          <w:rFonts w:ascii="宋体" w:hAnsi="宋体" w:hint="eastAsia"/>
          <w:sz w:val="24"/>
          <w:szCs w:val="24"/>
        </w:rPr>
        <w:lastRenderedPageBreak/>
        <w:t>问题</w:t>
      </w:r>
      <w:r>
        <w:rPr>
          <w:rFonts w:ascii="宋体" w:hAnsi="宋体"/>
          <w:sz w:val="24"/>
          <w:szCs w:val="24"/>
        </w:rPr>
        <w:t>。</w:t>
      </w:r>
    </w:p>
    <w:p w14:paraId="23140633" w14:textId="77777777" w:rsidR="002766AD" w:rsidRDefault="002766AD" w:rsidP="006E112B">
      <w:pPr>
        <w:pStyle w:val="af3"/>
        <w:spacing w:line="400" w:lineRule="exact"/>
        <w:ind w:firstLine="480"/>
        <w:jc w:val="left"/>
        <w:rPr>
          <w:rFonts w:ascii="宋体" w:hAnsi="宋体"/>
          <w:sz w:val="24"/>
          <w:szCs w:val="24"/>
        </w:rPr>
      </w:pPr>
    </w:p>
    <w:p w14:paraId="0ED6D543" w14:textId="145B7AF8" w:rsidR="00320E05" w:rsidRPr="00320E05" w:rsidRDefault="00114C9F" w:rsidP="00320E05">
      <w:pPr>
        <w:pStyle w:val="af3"/>
        <w:spacing w:line="400" w:lineRule="exact"/>
        <w:ind w:firstLineChars="0" w:firstLine="0"/>
        <w:jc w:val="left"/>
        <w:rPr>
          <w:rFonts w:ascii="宋体" w:hAnsi="宋体"/>
          <w:b/>
          <w:sz w:val="24"/>
          <w:szCs w:val="24"/>
        </w:rPr>
        <w:sectPr w:rsidR="00320E05" w:rsidRPr="00320E05" w:rsidSect="00320E05">
          <w:headerReference w:type="even" r:id="rId15"/>
          <w:headerReference w:type="default" r:id="rId16"/>
          <w:footerReference w:type="even" r:id="rId17"/>
          <w:footerReference w:type="default" r:id="rId18"/>
          <w:pgSz w:w="11906" w:h="16838" w:code="9"/>
          <w:pgMar w:top="1440" w:right="1797" w:bottom="1440" w:left="1797" w:header="1134" w:footer="1134" w:gutter="0"/>
          <w:pgNumType w:fmt="upperRoman" w:start="1"/>
          <w:cols w:space="425"/>
          <w:docGrid w:type="lines" w:linePitch="326"/>
        </w:sectPr>
      </w:pPr>
      <w:r w:rsidRPr="00114C9F">
        <w:rPr>
          <w:rFonts w:ascii="宋体" w:hAnsi="宋体" w:hint="eastAsia"/>
          <w:b/>
          <w:sz w:val="24"/>
          <w:szCs w:val="24"/>
        </w:rPr>
        <w:t>关键词</w:t>
      </w:r>
      <w:r>
        <w:rPr>
          <w:rFonts w:ascii="宋体" w:hAnsi="宋体" w:hint="eastAsia"/>
          <w:b/>
          <w:sz w:val="24"/>
          <w:szCs w:val="24"/>
        </w:rPr>
        <w:t>：</w:t>
      </w:r>
      <w:proofErr w:type="gramStart"/>
      <w:r w:rsidRPr="00114C9F">
        <w:rPr>
          <w:color w:val="000000"/>
          <w:sz w:val="24"/>
          <w:szCs w:val="24"/>
        </w:rPr>
        <w:t>云制造</w:t>
      </w:r>
      <w:proofErr w:type="gramEnd"/>
      <w:r w:rsidRPr="00114C9F">
        <w:rPr>
          <w:color w:val="000000"/>
          <w:sz w:val="24"/>
          <w:szCs w:val="24"/>
        </w:rPr>
        <w:t>服务，仿真评价，</w:t>
      </w:r>
      <w:r w:rsidRPr="00114C9F">
        <w:rPr>
          <w:color w:val="000000"/>
          <w:sz w:val="24"/>
          <w:szCs w:val="24"/>
        </w:rPr>
        <w:t>QoS</w:t>
      </w:r>
      <w:r w:rsidRPr="00114C9F">
        <w:rPr>
          <w:color w:val="000000"/>
          <w:sz w:val="24"/>
          <w:szCs w:val="24"/>
        </w:rPr>
        <w:t>，</w:t>
      </w:r>
      <w:r w:rsidRPr="00114C9F">
        <w:rPr>
          <w:rFonts w:hint="eastAsia"/>
          <w:color w:val="000000"/>
          <w:sz w:val="24"/>
          <w:szCs w:val="24"/>
        </w:rPr>
        <w:t>OWL-S</w:t>
      </w:r>
    </w:p>
    <w:p w14:paraId="67B4A2A6" w14:textId="7939259E" w:rsidR="00EE591D" w:rsidRPr="004128C8" w:rsidRDefault="00EE591D" w:rsidP="00727C28">
      <w:pPr>
        <w:pStyle w:val="af5"/>
        <w:spacing w:line="240" w:lineRule="auto"/>
        <w:ind w:firstLineChars="0" w:firstLine="0"/>
        <w:rPr>
          <w:rFonts w:ascii="Arial" w:hAnsi="Arial" w:cs="Arial"/>
          <w:color w:val="000000"/>
        </w:rPr>
      </w:pPr>
      <w:bookmarkStart w:id="4" w:name="_Toc487899301"/>
      <w:bookmarkStart w:id="5" w:name="_Toc487899821"/>
      <w:bookmarkStart w:id="6" w:name="_Toc488759640"/>
      <w:bookmarkStart w:id="7" w:name="_Toc501892784"/>
      <w:r w:rsidRPr="004128C8">
        <w:rPr>
          <w:rFonts w:ascii="Arial" w:hAnsi="Arial" w:cs="Arial"/>
          <w:color w:val="000000"/>
        </w:rPr>
        <w:lastRenderedPageBreak/>
        <w:t>ABSTRACT</w:t>
      </w:r>
      <w:bookmarkEnd w:id="4"/>
      <w:bookmarkEnd w:id="5"/>
      <w:bookmarkEnd w:id="6"/>
      <w:bookmarkEnd w:id="7"/>
    </w:p>
    <w:p w14:paraId="5B64CA9D" w14:textId="4E056220" w:rsidR="00920750" w:rsidRPr="00920750" w:rsidRDefault="00920750" w:rsidP="002766AD">
      <w:pPr>
        <w:spacing w:line="400" w:lineRule="exact"/>
        <w:ind w:firstLineChars="200" w:firstLine="480"/>
      </w:pPr>
      <w:r w:rsidRPr="00920750">
        <w:t>Cloud manufacturing is a new manufacturing model that meets the requirements of modern advanced information manufacturing. It can optimize the allocation of resources and share it in an all-round way. Cloud manufacturing service platform clusters different types and characteristics of manufacturing services. How to accurately select the most suitable manufacturing service mix for user manufacturing needs is a key issue. As the important consideration factor of service selection, the accuracy of service quality evaluation is the important premise and foundation. At present, the quality of service mainly comes from the feedback from the service providers and the demand side's feedback. Its source has a large degree of subjectivity and uncertainty, so the accuracy of service quality evaluation needs to be further studied. The simulation method is applied to the evaluation of cloud manufacturing service composition execution process to put forward in the service stage will release injection method simulation information service description documents, and in the service composition process of combining simulation information of atomic services to get information about the integrated simulation model, the simulation model of the actual operation in the final output conversion for the service quality evaluation index, in order to improve the accuracy of service evaluation.</w:t>
      </w:r>
    </w:p>
    <w:p w14:paraId="42ACD1B9" w14:textId="6A657535" w:rsidR="00920750" w:rsidRPr="00920750" w:rsidRDefault="00920750" w:rsidP="00920750">
      <w:pPr>
        <w:spacing w:line="400" w:lineRule="exact"/>
        <w:ind w:firstLineChars="200" w:firstLine="480"/>
      </w:pPr>
      <w:r w:rsidRPr="00920750">
        <w:t>First of all, this paper analyzes the background of cloud manufacturing, and introduces the research status of four aspects of cloud manufacturing service publishing, matching, combination and matching. Besides, the knowledge and technology involved in cloud manufacturing are introduced, including the concept of cloud manufacturing, the concept of semantic Web and ontology, and the role of graph database RDF4J in cloud manufacturing is explained.</w:t>
      </w:r>
    </w:p>
    <w:p w14:paraId="5D9DFDE7" w14:textId="4864915E" w:rsidR="00920750" w:rsidRPr="00920750" w:rsidRDefault="00920750" w:rsidP="00920750">
      <w:pPr>
        <w:spacing w:line="400" w:lineRule="exact"/>
        <w:ind w:firstLineChars="200" w:firstLine="480"/>
      </w:pPr>
      <w:r w:rsidRPr="00920750">
        <w:t xml:space="preserve">Secondly, the general process of cloud manufacturing service </w:t>
      </w:r>
      <w:proofErr w:type="gramStart"/>
      <w:r w:rsidRPr="00920750">
        <w:t>are</w:t>
      </w:r>
      <w:proofErr w:type="gramEnd"/>
      <w:r w:rsidRPr="00920750">
        <w:t xml:space="preserve"> analyzed, and based on the analyses of several difficulties in the process of cloud manufacturing service: service release needs support and service ontology model matching stage to improve the recall and precision of service composition, stage how to effectively combine atomic services and how to combine into simulation model. Based on the research of cloud manufacturing service related ontology, a simulation oriented cloud manufacturing service publishing method is built. The service abstraction method and </w:t>
      </w:r>
      <w:r w:rsidRPr="00920750">
        <w:lastRenderedPageBreak/>
        <w:t>simulation abstraction method of cloud manufacturing service are studied, and the service description model and simulation model are combined. At the same time, it puts forward the method of demand publishing and matching for cloud manufacturing services, Jena based reasoning retrieval method and simulation oriented service combination method.</w:t>
      </w:r>
    </w:p>
    <w:p w14:paraId="6E3A4BE8" w14:textId="2ED04C9B" w:rsidR="00920750" w:rsidRPr="00920750" w:rsidRDefault="00920750" w:rsidP="00920750">
      <w:pPr>
        <w:spacing w:line="400" w:lineRule="exact"/>
        <w:ind w:firstLineChars="200" w:firstLine="480"/>
      </w:pPr>
      <w:r w:rsidRPr="00920750">
        <w:t>Thirdly, the index of cloud manufacturing service composition evaluation is analyzed, and the evaluation index system of service demand side and service provider is put forward, and the transformation method of simulation evaluation index to service e</w:t>
      </w:r>
      <w:r>
        <w:t>valuation index is established.</w:t>
      </w:r>
    </w:p>
    <w:p w14:paraId="1973E34D" w14:textId="3827EB34" w:rsidR="00920750" w:rsidRPr="00920750" w:rsidRDefault="00920750" w:rsidP="00920750">
      <w:pPr>
        <w:spacing w:line="400" w:lineRule="exact"/>
        <w:ind w:firstLineChars="200" w:firstLine="480"/>
      </w:pPr>
      <w:r w:rsidRPr="00920750">
        <w:t>Finally, a prototype system is designed to verify the whole process of cloud manufacturing services. The background of the prototype system is designed for the typical case in machine processing, to validate the method, the scene is introduced for simulation service release and combination method, the read Plant simulation platform of Simulation service composition of OWL-S document, the establishment of a simulation model and the corresponding index and conversion method, return to the cloud platform the classification shows in XML format files, pictures and other forms.</w:t>
      </w:r>
    </w:p>
    <w:p w14:paraId="6F621549" w14:textId="28F1085C" w:rsidR="00B50FAB" w:rsidRDefault="00920750" w:rsidP="00920750">
      <w:pPr>
        <w:spacing w:line="400" w:lineRule="exact"/>
        <w:ind w:firstLineChars="200" w:firstLine="480"/>
      </w:pPr>
      <w:r w:rsidRPr="00920750">
        <w:t>The work of this paper provides a new method for the evaluation of cloud manufacturing service composition scheme, and broadens the application field of simulation method. It shows that the simulation method can better solve the evaluation problem of cloud manufacturing service composition.</w:t>
      </w:r>
    </w:p>
    <w:p w14:paraId="41DA6D4A" w14:textId="77777777" w:rsidR="003278CE" w:rsidRPr="00920750" w:rsidRDefault="003278CE" w:rsidP="00920750">
      <w:pPr>
        <w:spacing w:line="400" w:lineRule="exact"/>
        <w:ind w:firstLineChars="200" w:firstLine="480"/>
      </w:pPr>
    </w:p>
    <w:p w14:paraId="66D12EDD" w14:textId="3E52819D" w:rsidR="00920750" w:rsidRPr="00920750" w:rsidRDefault="00920750" w:rsidP="00920750">
      <w:pPr>
        <w:spacing w:line="400" w:lineRule="exact"/>
      </w:pPr>
      <w:r w:rsidRPr="00920750">
        <w:rPr>
          <w:b/>
        </w:rPr>
        <w:t>Key words</w:t>
      </w:r>
      <w:r w:rsidRPr="00920750">
        <w:rPr>
          <w:b/>
        </w:rPr>
        <w:t>：</w:t>
      </w:r>
      <w:r w:rsidRPr="00920750">
        <w:t>cloud manufacturing service, simulation evaluation, QoS, OWL-S</w:t>
      </w:r>
    </w:p>
    <w:p w14:paraId="35D4FEE5" w14:textId="77777777" w:rsidR="00727C28" w:rsidRDefault="00727C28" w:rsidP="00F03E42">
      <w:pPr>
        <w:sectPr w:rsidR="00727C28" w:rsidSect="0071690A">
          <w:headerReference w:type="even" r:id="rId19"/>
          <w:headerReference w:type="default" r:id="rId20"/>
          <w:pgSz w:w="11906" w:h="16838" w:code="9"/>
          <w:pgMar w:top="1440" w:right="1797" w:bottom="1440" w:left="1797" w:header="1134" w:footer="1134" w:gutter="0"/>
          <w:pgNumType w:fmt="upperRoman" w:start="3"/>
          <w:cols w:space="425"/>
          <w:docGrid w:type="lines" w:linePitch="326"/>
        </w:sectPr>
      </w:pPr>
    </w:p>
    <w:sdt>
      <w:sdtPr>
        <w:rPr>
          <w:rFonts w:ascii="Times New Roman" w:eastAsia="宋体" w:hAnsi="Times New Roman" w:cs="Times New Roman"/>
          <w:color w:val="auto"/>
          <w:kern w:val="2"/>
          <w:sz w:val="24"/>
          <w:szCs w:val="24"/>
          <w:lang w:val="zh-CN"/>
        </w:rPr>
        <w:id w:val="-991720005"/>
        <w:docPartObj>
          <w:docPartGallery w:val="Table of Contents"/>
          <w:docPartUnique/>
        </w:docPartObj>
      </w:sdtPr>
      <w:sdtEndPr>
        <w:rPr>
          <w:b/>
          <w:bCs/>
          <w:kern w:val="0"/>
        </w:rPr>
      </w:sdtEndPr>
      <w:sdtContent>
        <w:p w14:paraId="2509E351" w14:textId="31429432" w:rsidR="002157ED" w:rsidRPr="002157ED" w:rsidRDefault="002157ED" w:rsidP="002157ED">
          <w:pPr>
            <w:pStyle w:val="TOC"/>
            <w:widowControl w:val="0"/>
            <w:spacing w:before="480" w:after="360" w:line="240" w:lineRule="auto"/>
            <w:jc w:val="center"/>
            <w:rPr>
              <w:rFonts w:ascii="黑体" w:eastAsia="黑体" w:hAnsi="黑体" w:cs="Times New Roman"/>
              <w:b/>
              <w:color w:val="auto"/>
              <w:kern w:val="2"/>
              <w:lang w:val="zh-CN"/>
            </w:rPr>
          </w:pPr>
          <w:r w:rsidRPr="002157ED">
            <w:rPr>
              <w:rFonts w:ascii="黑体" w:eastAsia="黑体" w:hAnsi="黑体" w:cs="Times New Roman"/>
              <w:b/>
              <w:color w:val="auto"/>
              <w:kern w:val="2"/>
              <w:lang w:val="zh-CN"/>
            </w:rPr>
            <w:t>目录</w:t>
          </w:r>
        </w:p>
        <w:p w14:paraId="6455911F" w14:textId="5244EE10" w:rsidR="002157ED" w:rsidRDefault="002157ED" w:rsidP="00CA2DF8">
          <w:pPr>
            <w:pStyle w:val="13"/>
            <w:tabs>
              <w:tab w:val="right" w:leader="dot" w:pos="8302"/>
            </w:tabs>
            <w:spacing w:line="400" w:lineRule="exact"/>
            <w:rPr>
              <w:noProof/>
            </w:rPr>
          </w:pPr>
          <w:r>
            <w:fldChar w:fldCharType="begin"/>
          </w:r>
          <w:r>
            <w:instrText xml:space="preserve"> TOC \o "1-3" \h \z \u </w:instrText>
          </w:r>
          <w:r>
            <w:fldChar w:fldCharType="separate"/>
          </w:r>
          <w:hyperlink w:anchor="_Toc501892783" w:history="1">
            <w:r w:rsidRPr="00C34569">
              <w:rPr>
                <w:rStyle w:val="af7"/>
                <w:noProof/>
              </w:rPr>
              <w:t>摘要</w:t>
            </w:r>
            <w:r>
              <w:rPr>
                <w:noProof/>
                <w:webHidden/>
              </w:rPr>
              <w:tab/>
            </w:r>
            <w:r>
              <w:rPr>
                <w:noProof/>
                <w:webHidden/>
              </w:rPr>
              <w:fldChar w:fldCharType="begin"/>
            </w:r>
            <w:r>
              <w:rPr>
                <w:noProof/>
                <w:webHidden/>
              </w:rPr>
              <w:instrText xml:space="preserve"> PAGEREF _Toc501892783 \h </w:instrText>
            </w:r>
            <w:r>
              <w:rPr>
                <w:noProof/>
                <w:webHidden/>
              </w:rPr>
            </w:r>
            <w:r>
              <w:rPr>
                <w:noProof/>
                <w:webHidden/>
              </w:rPr>
              <w:fldChar w:fldCharType="separate"/>
            </w:r>
            <w:r>
              <w:rPr>
                <w:noProof/>
                <w:webHidden/>
              </w:rPr>
              <w:t>4</w:t>
            </w:r>
            <w:r>
              <w:rPr>
                <w:noProof/>
                <w:webHidden/>
              </w:rPr>
              <w:fldChar w:fldCharType="end"/>
            </w:r>
          </w:hyperlink>
        </w:p>
        <w:p w14:paraId="41AD316C" w14:textId="3A0AC9CA" w:rsidR="002157ED" w:rsidRDefault="006515C9" w:rsidP="00CA2DF8">
          <w:pPr>
            <w:pStyle w:val="13"/>
            <w:tabs>
              <w:tab w:val="right" w:leader="dot" w:pos="8302"/>
            </w:tabs>
            <w:spacing w:line="400" w:lineRule="exact"/>
            <w:rPr>
              <w:noProof/>
            </w:rPr>
          </w:pPr>
          <w:hyperlink w:anchor="_Toc501892784" w:history="1">
            <w:r w:rsidR="002157ED" w:rsidRPr="00C34569">
              <w:rPr>
                <w:rStyle w:val="af7"/>
                <w:rFonts w:ascii="Arial" w:hAnsi="Arial" w:cs="Arial"/>
                <w:noProof/>
              </w:rPr>
              <w:t>ABSTRACT</w:t>
            </w:r>
            <w:r w:rsidR="002157ED">
              <w:rPr>
                <w:noProof/>
                <w:webHidden/>
              </w:rPr>
              <w:tab/>
            </w:r>
            <w:r w:rsidR="002157ED">
              <w:rPr>
                <w:noProof/>
                <w:webHidden/>
              </w:rPr>
              <w:fldChar w:fldCharType="begin"/>
            </w:r>
            <w:r w:rsidR="002157ED">
              <w:rPr>
                <w:noProof/>
                <w:webHidden/>
              </w:rPr>
              <w:instrText xml:space="preserve"> PAGEREF _Toc501892784 \h </w:instrText>
            </w:r>
            <w:r w:rsidR="002157ED">
              <w:rPr>
                <w:noProof/>
                <w:webHidden/>
              </w:rPr>
            </w:r>
            <w:r w:rsidR="002157ED">
              <w:rPr>
                <w:noProof/>
                <w:webHidden/>
              </w:rPr>
              <w:fldChar w:fldCharType="separate"/>
            </w:r>
            <w:r w:rsidR="002157ED">
              <w:rPr>
                <w:noProof/>
                <w:webHidden/>
              </w:rPr>
              <w:t>6</w:t>
            </w:r>
            <w:r w:rsidR="002157ED">
              <w:rPr>
                <w:noProof/>
                <w:webHidden/>
              </w:rPr>
              <w:fldChar w:fldCharType="end"/>
            </w:r>
          </w:hyperlink>
        </w:p>
        <w:p w14:paraId="2C4DC9F0" w14:textId="398E522E" w:rsidR="002157ED" w:rsidRDefault="006515C9" w:rsidP="00CA2DF8">
          <w:pPr>
            <w:pStyle w:val="13"/>
            <w:tabs>
              <w:tab w:val="right" w:leader="dot" w:pos="8302"/>
            </w:tabs>
            <w:spacing w:line="400" w:lineRule="exact"/>
            <w:rPr>
              <w:noProof/>
            </w:rPr>
          </w:pPr>
          <w:hyperlink w:anchor="_Toc501892785" w:history="1">
            <w:r w:rsidR="002157ED" w:rsidRPr="00C34569">
              <w:rPr>
                <w:rStyle w:val="af7"/>
                <w:noProof/>
              </w:rPr>
              <w:t>第</w:t>
            </w:r>
            <w:r w:rsidR="002157ED" w:rsidRPr="00C34569">
              <w:rPr>
                <w:rStyle w:val="af7"/>
                <w:noProof/>
              </w:rPr>
              <w:t>1</w:t>
            </w:r>
            <w:r w:rsidR="002157ED" w:rsidRPr="00C34569">
              <w:rPr>
                <w:rStyle w:val="af7"/>
                <w:noProof/>
              </w:rPr>
              <w:t>章</w:t>
            </w:r>
            <w:r w:rsidR="002157ED" w:rsidRPr="00C34569">
              <w:rPr>
                <w:rStyle w:val="af7"/>
                <w:noProof/>
              </w:rPr>
              <w:t xml:space="preserve"> </w:t>
            </w:r>
            <w:r w:rsidR="002157ED" w:rsidRPr="00C34569">
              <w:rPr>
                <w:rStyle w:val="af7"/>
                <w:noProof/>
              </w:rPr>
              <w:t>绪论</w:t>
            </w:r>
            <w:r w:rsidR="002157ED">
              <w:rPr>
                <w:noProof/>
                <w:webHidden/>
              </w:rPr>
              <w:tab/>
            </w:r>
            <w:r w:rsidR="002157ED">
              <w:rPr>
                <w:noProof/>
                <w:webHidden/>
              </w:rPr>
              <w:fldChar w:fldCharType="begin"/>
            </w:r>
            <w:r w:rsidR="002157ED">
              <w:rPr>
                <w:noProof/>
                <w:webHidden/>
              </w:rPr>
              <w:instrText xml:space="preserve"> PAGEREF _Toc501892785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3F48BD86" w14:textId="6D535FEC" w:rsidR="002157ED" w:rsidRDefault="006515C9" w:rsidP="00CA2DF8">
          <w:pPr>
            <w:pStyle w:val="21"/>
            <w:tabs>
              <w:tab w:val="right" w:leader="dot" w:pos="8302"/>
            </w:tabs>
            <w:spacing w:line="400" w:lineRule="exact"/>
            <w:ind w:left="480"/>
            <w:rPr>
              <w:noProof/>
            </w:rPr>
          </w:pPr>
          <w:hyperlink w:anchor="_Toc501892786" w:history="1">
            <w:r w:rsidR="002157ED" w:rsidRPr="00C34569">
              <w:rPr>
                <w:rStyle w:val="af7"/>
                <w:noProof/>
              </w:rPr>
              <w:t xml:space="preserve">1.1 </w:t>
            </w:r>
            <w:r w:rsidR="002157ED" w:rsidRPr="00C34569">
              <w:rPr>
                <w:rStyle w:val="af7"/>
                <w:noProof/>
              </w:rPr>
              <w:t>背景</w:t>
            </w:r>
            <w:r w:rsidR="002157ED">
              <w:rPr>
                <w:noProof/>
                <w:webHidden/>
              </w:rPr>
              <w:tab/>
            </w:r>
            <w:r w:rsidR="002157ED">
              <w:rPr>
                <w:noProof/>
                <w:webHidden/>
              </w:rPr>
              <w:fldChar w:fldCharType="begin"/>
            </w:r>
            <w:r w:rsidR="002157ED">
              <w:rPr>
                <w:noProof/>
                <w:webHidden/>
              </w:rPr>
              <w:instrText xml:space="preserve"> PAGEREF _Toc501892786 \h </w:instrText>
            </w:r>
            <w:r w:rsidR="002157ED">
              <w:rPr>
                <w:noProof/>
                <w:webHidden/>
              </w:rPr>
            </w:r>
            <w:r w:rsidR="002157ED">
              <w:rPr>
                <w:noProof/>
                <w:webHidden/>
              </w:rPr>
              <w:fldChar w:fldCharType="separate"/>
            </w:r>
            <w:r w:rsidR="002157ED">
              <w:rPr>
                <w:noProof/>
                <w:webHidden/>
              </w:rPr>
              <w:t>9</w:t>
            </w:r>
            <w:r w:rsidR="002157ED">
              <w:rPr>
                <w:noProof/>
                <w:webHidden/>
              </w:rPr>
              <w:fldChar w:fldCharType="end"/>
            </w:r>
          </w:hyperlink>
        </w:p>
        <w:p w14:paraId="649BA681" w14:textId="2CAB5738" w:rsidR="002157ED" w:rsidRDefault="006515C9" w:rsidP="00CA2DF8">
          <w:pPr>
            <w:pStyle w:val="21"/>
            <w:tabs>
              <w:tab w:val="right" w:leader="dot" w:pos="8302"/>
            </w:tabs>
            <w:spacing w:line="400" w:lineRule="exact"/>
            <w:ind w:left="480"/>
            <w:rPr>
              <w:noProof/>
            </w:rPr>
          </w:pPr>
          <w:hyperlink w:anchor="_Toc501892787" w:history="1">
            <w:r w:rsidR="002157ED" w:rsidRPr="00C34569">
              <w:rPr>
                <w:rStyle w:val="af7"/>
                <w:noProof/>
              </w:rPr>
              <w:t xml:space="preserve">1.2 </w:t>
            </w:r>
            <w:r w:rsidR="002157ED" w:rsidRPr="00C34569">
              <w:rPr>
                <w:rStyle w:val="af7"/>
                <w:noProof/>
              </w:rPr>
              <w:t>研究目标和意义</w:t>
            </w:r>
            <w:r w:rsidR="002157ED">
              <w:rPr>
                <w:noProof/>
                <w:webHidden/>
              </w:rPr>
              <w:tab/>
            </w:r>
            <w:r w:rsidR="002157ED">
              <w:rPr>
                <w:noProof/>
                <w:webHidden/>
              </w:rPr>
              <w:fldChar w:fldCharType="begin"/>
            </w:r>
            <w:r w:rsidR="002157ED">
              <w:rPr>
                <w:noProof/>
                <w:webHidden/>
              </w:rPr>
              <w:instrText xml:space="preserve"> PAGEREF _Toc501892787 \h </w:instrText>
            </w:r>
            <w:r w:rsidR="002157ED">
              <w:rPr>
                <w:noProof/>
                <w:webHidden/>
              </w:rPr>
            </w:r>
            <w:r w:rsidR="002157ED">
              <w:rPr>
                <w:noProof/>
                <w:webHidden/>
              </w:rPr>
              <w:fldChar w:fldCharType="separate"/>
            </w:r>
            <w:r w:rsidR="002157ED">
              <w:rPr>
                <w:noProof/>
                <w:webHidden/>
              </w:rPr>
              <w:t>10</w:t>
            </w:r>
            <w:r w:rsidR="002157ED">
              <w:rPr>
                <w:noProof/>
                <w:webHidden/>
              </w:rPr>
              <w:fldChar w:fldCharType="end"/>
            </w:r>
          </w:hyperlink>
        </w:p>
        <w:p w14:paraId="424F8120" w14:textId="3A7EB76F" w:rsidR="002157ED" w:rsidRDefault="006515C9" w:rsidP="00CA2DF8">
          <w:pPr>
            <w:pStyle w:val="21"/>
            <w:tabs>
              <w:tab w:val="right" w:leader="dot" w:pos="8302"/>
            </w:tabs>
            <w:spacing w:line="400" w:lineRule="exact"/>
            <w:ind w:left="480"/>
            <w:rPr>
              <w:noProof/>
            </w:rPr>
          </w:pPr>
          <w:hyperlink w:anchor="_Toc501892788" w:history="1">
            <w:r w:rsidR="002157ED" w:rsidRPr="00C34569">
              <w:rPr>
                <w:rStyle w:val="af7"/>
                <w:noProof/>
              </w:rPr>
              <w:t xml:space="preserve">1.3 </w:t>
            </w:r>
            <w:r w:rsidR="002157ED" w:rsidRPr="00C34569">
              <w:rPr>
                <w:rStyle w:val="af7"/>
                <w:noProof/>
              </w:rPr>
              <w:t>国内外研究进展</w:t>
            </w:r>
            <w:r w:rsidR="002157ED">
              <w:rPr>
                <w:noProof/>
                <w:webHidden/>
              </w:rPr>
              <w:tab/>
            </w:r>
            <w:r w:rsidR="002157ED">
              <w:rPr>
                <w:noProof/>
                <w:webHidden/>
              </w:rPr>
              <w:fldChar w:fldCharType="begin"/>
            </w:r>
            <w:r w:rsidR="002157ED">
              <w:rPr>
                <w:noProof/>
                <w:webHidden/>
              </w:rPr>
              <w:instrText xml:space="preserve"> PAGEREF _Toc501892788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7F196F6E" w14:textId="1EF6D023" w:rsidR="002157ED" w:rsidRDefault="006515C9" w:rsidP="00CA2DF8">
          <w:pPr>
            <w:pStyle w:val="31"/>
            <w:tabs>
              <w:tab w:val="right" w:leader="dot" w:pos="8302"/>
            </w:tabs>
            <w:spacing w:line="400" w:lineRule="exact"/>
            <w:ind w:left="960"/>
            <w:rPr>
              <w:noProof/>
            </w:rPr>
          </w:pPr>
          <w:hyperlink w:anchor="_Toc501892789" w:history="1">
            <w:r w:rsidR="002157ED" w:rsidRPr="00C34569">
              <w:rPr>
                <w:rStyle w:val="af7"/>
                <w:noProof/>
              </w:rPr>
              <w:t xml:space="preserve">1.3.1 </w:t>
            </w:r>
            <w:r w:rsidR="002157ED" w:rsidRPr="00C34569">
              <w:rPr>
                <w:rStyle w:val="af7"/>
                <w:noProof/>
              </w:rPr>
              <w:t>制造资源和制造能力虚拟化与服务化的研究进展</w:t>
            </w:r>
            <w:r w:rsidR="002157ED">
              <w:rPr>
                <w:noProof/>
                <w:webHidden/>
              </w:rPr>
              <w:tab/>
            </w:r>
            <w:r w:rsidR="002157ED">
              <w:rPr>
                <w:noProof/>
                <w:webHidden/>
              </w:rPr>
              <w:fldChar w:fldCharType="begin"/>
            </w:r>
            <w:r w:rsidR="002157ED">
              <w:rPr>
                <w:noProof/>
                <w:webHidden/>
              </w:rPr>
              <w:instrText xml:space="preserve"> PAGEREF _Toc501892789 \h </w:instrText>
            </w:r>
            <w:r w:rsidR="002157ED">
              <w:rPr>
                <w:noProof/>
                <w:webHidden/>
              </w:rPr>
            </w:r>
            <w:r w:rsidR="002157ED">
              <w:rPr>
                <w:noProof/>
                <w:webHidden/>
              </w:rPr>
              <w:fldChar w:fldCharType="separate"/>
            </w:r>
            <w:r w:rsidR="002157ED">
              <w:rPr>
                <w:noProof/>
                <w:webHidden/>
              </w:rPr>
              <w:t>11</w:t>
            </w:r>
            <w:r w:rsidR="002157ED">
              <w:rPr>
                <w:noProof/>
                <w:webHidden/>
              </w:rPr>
              <w:fldChar w:fldCharType="end"/>
            </w:r>
          </w:hyperlink>
        </w:p>
        <w:p w14:paraId="0DD4C1C1" w14:textId="347D27B8" w:rsidR="002157ED" w:rsidRDefault="006515C9" w:rsidP="00CA2DF8">
          <w:pPr>
            <w:pStyle w:val="31"/>
            <w:tabs>
              <w:tab w:val="right" w:leader="dot" w:pos="8302"/>
            </w:tabs>
            <w:spacing w:line="400" w:lineRule="exact"/>
            <w:ind w:left="960"/>
            <w:rPr>
              <w:noProof/>
            </w:rPr>
          </w:pPr>
          <w:hyperlink w:anchor="_Toc501892790" w:history="1">
            <w:r w:rsidR="002157ED" w:rsidRPr="00C34569">
              <w:rPr>
                <w:rStyle w:val="af7"/>
                <w:noProof/>
              </w:rPr>
              <w:t xml:space="preserve">1.3.2 </w:t>
            </w:r>
            <w:r w:rsidR="002157ED" w:rsidRPr="00C34569">
              <w:rPr>
                <w:rStyle w:val="af7"/>
                <w:noProof/>
              </w:rPr>
              <w:t>云制造服务匹配的研究进展</w:t>
            </w:r>
            <w:r w:rsidR="002157ED">
              <w:rPr>
                <w:noProof/>
                <w:webHidden/>
              </w:rPr>
              <w:tab/>
            </w:r>
            <w:r w:rsidR="002157ED">
              <w:rPr>
                <w:noProof/>
                <w:webHidden/>
              </w:rPr>
              <w:fldChar w:fldCharType="begin"/>
            </w:r>
            <w:r w:rsidR="002157ED">
              <w:rPr>
                <w:noProof/>
                <w:webHidden/>
              </w:rPr>
              <w:instrText xml:space="preserve"> PAGEREF _Toc501892790 \h </w:instrText>
            </w:r>
            <w:r w:rsidR="002157ED">
              <w:rPr>
                <w:noProof/>
                <w:webHidden/>
              </w:rPr>
            </w:r>
            <w:r w:rsidR="002157ED">
              <w:rPr>
                <w:noProof/>
                <w:webHidden/>
              </w:rPr>
              <w:fldChar w:fldCharType="separate"/>
            </w:r>
            <w:r w:rsidR="002157ED">
              <w:rPr>
                <w:noProof/>
                <w:webHidden/>
              </w:rPr>
              <w:t>13</w:t>
            </w:r>
            <w:r w:rsidR="002157ED">
              <w:rPr>
                <w:noProof/>
                <w:webHidden/>
              </w:rPr>
              <w:fldChar w:fldCharType="end"/>
            </w:r>
          </w:hyperlink>
        </w:p>
        <w:p w14:paraId="3619C714" w14:textId="44BC54E2" w:rsidR="002157ED" w:rsidRDefault="006515C9" w:rsidP="00CA2DF8">
          <w:pPr>
            <w:pStyle w:val="31"/>
            <w:tabs>
              <w:tab w:val="right" w:leader="dot" w:pos="8302"/>
            </w:tabs>
            <w:spacing w:line="400" w:lineRule="exact"/>
            <w:ind w:left="960"/>
            <w:rPr>
              <w:noProof/>
            </w:rPr>
          </w:pPr>
          <w:hyperlink w:anchor="_Toc501892791" w:history="1">
            <w:r w:rsidR="002157ED" w:rsidRPr="00C34569">
              <w:rPr>
                <w:rStyle w:val="af7"/>
                <w:noProof/>
              </w:rPr>
              <w:t xml:space="preserve">1.3.3 </w:t>
            </w:r>
            <w:r w:rsidR="002157ED" w:rsidRPr="00C34569">
              <w:rPr>
                <w:rStyle w:val="af7"/>
                <w:noProof/>
              </w:rPr>
              <w:t>云制造服务组合的研究进展</w:t>
            </w:r>
            <w:r w:rsidR="002157ED">
              <w:rPr>
                <w:noProof/>
                <w:webHidden/>
              </w:rPr>
              <w:tab/>
            </w:r>
            <w:r w:rsidR="002157ED">
              <w:rPr>
                <w:noProof/>
                <w:webHidden/>
              </w:rPr>
              <w:fldChar w:fldCharType="begin"/>
            </w:r>
            <w:r w:rsidR="002157ED">
              <w:rPr>
                <w:noProof/>
                <w:webHidden/>
              </w:rPr>
              <w:instrText xml:space="preserve"> PAGEREF _Toc501892791 \h </w:instrText>
            </w:r>
            <w:r w:rsidR="002157ED">
              <w:rPr>
                <w:noProof/>
                <w:webHidden/>
              </w:rPr>
            </w:r>
            <w:r w:rsidR="002157ED">
              <w:rPr>
                <w:noProof/>
                <w:webHidden/>
              </w:rPr>
              <w:fldChar w:fldCharType="separate"/>
            </w:r>
            <w:r w:rsidR="002157ED">
              <w:rPr>
                <w:noProof/>
                <w:webHidden/>
              </w:rPr>
              <w:t>14</w:t>
            </w:r>
            <w:r w:rsidR="002157ED">
              <w:rPr>
                <w:noProof/>
                <w:webHidden/>
              </w:rPr>
              <w:fldChar w:fldCharType="end"/>
            </w:r>
          </w:hyperlink>
        </w:p>
        <w:p w14:paraId="15F72C6D" w14:textId="1FF4D8F7" w:rsidR="002157ED" w:rsidRDefault="006515C9" w:rsidP="00CA2DF8">
          <w:pPr>
            <w:pStyle w:val="31"/>
            <w:tabs>
              <w:tab w:val="right" w:leader="dot" w:pos="8302"/>
            </w:tabs>
            <w:spacing w:line="400" w:lineRule="exact"/>
            <w:ind w:left="960"/>
            <w:rPr>
              <w:noProof/>
            </w:rPr>
          </w:pPr>
          <w:hyperlink w:anchor="_Toc501892792" w:history="1">
            <w:r w:rsidR="002157ED" w:rsidRPr="00C34569">
              <w:rPr>
                <w:rStyle w:val="af7"/>
                <w:noProof/>
              </w:rPr>
              <w:t xml:space="preserve">1.3.3 </w:t>
            </w:r>
            <w:r w:rsidR="002157ED" w:rsidRPr="00C34569">
              <w:rPr>
                <w:rStyle w:val="af7"/>
                <w:noProof/>
              </w:rPr>
              <w:t>云制造组合服务评价方法的研究进展</w:t>
            </w:r>
            <w:r w:rsidR="002157ED">
              <w:rPr>
                <w:noProof/>
                <w:webHidden/>
              </w:rPr>
              <w:tab/>
            </w:r>
            <w:r w:rsidR="002157ED">
              <w:rPr>
                <w:noProof/>
                <w:webHidden/>
              </w:rPr>
              <w:fldChar w:fldCharType="begin"/>
            </w:r>
            <w:r w:rsidR="002157ED">
              <w:rPr>
                <w:noProof/>
                <w:webHidden/>
              </w:rPr>
              <w:instrText xml:space="preserve"> PAGEREF _Toc501892792 \h </w:instrText>
            </w:r>
            <w:r w:rsidR="002157ED">
              <w:rPr>
                <w:noProof/>
                <w:webHidden/>
              </w:rPr>
            </w:r>
            <w:r w:rsidR="002157ED">
              <w:rPr>
                <w:noProof/>
                <w:webHidden/>
              </w:rPr>
              <w:fldChar w:fldCharType="separate"/>
            </w:r>
            <w:r w:rsidR="002157ED">
              <w:rPr>
                <w:noProof/>
                <w:webHidden/>
              </w:rPr>
              <w:t>15</w:t>
            </w:r>
            <w:r w:rsidR="002157ED">
              <w:rPr>
                <w:noProof/>
                <w:webHidden/>
              </w:rPr>
              <w:fldChar w:fldCharType="end"/>
            </w:r>
          </w:hyperlink>
        </w:p>
        <w:p w14:paraId="46700320" w14:textId="4828C741" w:rsidR="002157ED" w:rsidRDefault="006515C9" w:rsidP="00CA2DF8">
          <w:pPr>
            <w:pStyle w:val="21"/>
            <w:tabs>
              <w:tab w:val="right" w:leader="dot" w:pos="8302"/>
            </w:tabs>
            <w:spacing w:line="400" w:lineRule="exact"/>
            <w:ind w:left="480"/>
            <w:rPr>
              <w:noProof/>
            </w:rPr>
          </w:pPr>
          <w:hyperlink w:anchor="_Toc501892793" w:history="1">
            <w:r w:rsidR="002157ED" w:rsidRPr="00C34569">
              <w:rPr>
                <w:rStyle w:val="af7"/>
                <w:noProof/>
              </w:rPr>
              <w:t xml:space="preserve">1.4 </w:t>
            </w:r>
            <w:r w:rsidR="002157ED" w:rsidRPr="00C34569">
              <w:rPr>
                <w:rStyle w:val="af7"/>
                <w:noProof/>
              </w:rPr>
              <w:t>论文的主要工作和章节安排</w:t>
            </w:r>
            <w:r w:rsidR="002157ED">
              <w:rPr>
                <w:noProof/>
                <w:webHidden/>
              </w:rPr>
              <w:tab/>
            </w:r>
            <w:r w:rsidR="002157ED">
              <w:rPr>
                <w:noProof/>
                <w:webHidden/>
              </w:rPr>
              <w:fldChar w:fldCharType="begin"/>
            </w:r>
            <w:r w:rsidR="002157ED">
              <w:rPr>
                <w:noProof/>
                <w:webHidden/>
              </w:rPr>
              <w:instrText xml:space="preserve"> PAGEREF _Toc501892793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5234BEF0" w14:textId="0F1EF793" w:rsidR="002157ED" w:rsidRDefault="006515C9" w:rsidP="00CA2DF8">
          <w:pPr>
            <w:pStyle w:val="31"/>
            <w:tabs>
              <w:tab w:val="right" w:leader="dot" w:pos="8302"/>
            </w:tabs>
            <w:spacing w:line="400" w:lineRule="exact"/>
            <w:ind w:left="960"/>
            <w:rPr>
              <w:noProof/>
            </w:rPr>
          </w:pPr>
          <w:hyperlink w:anchor="_Toc501892794" w:history="1">
            <w:r w:rsidR="002157ED" w:rsidRPr="00C34569">
              <w:rPr>
                <w:rStyle w:val="af7"/>
                <w:noProof/>
              </w:rPr>
              <w:t xml:space="preserve">1.4.1 </w:t>
            </w:r>
            <w:r w:rsidR="002157ED" w:rsidRPr="00C34569">
              <w:rPr>
                <w:rStyle w:val="af7"/>
                <w:noProof/>
              </w:rPr>
              <w:t>论文主要工作</w:t>
            </w:r>
            <w:r w:rsidR="002157ED">
              <w:rPr>
                <w:noProof/>
                <w:webHidden/>
              </w:rPr>
              <w:tab/>
            </w:r>
            <w:r w:rsidR="002157ED">
              <w:rPr>
                <w:noProof/>
                <w:webHidden/>
              </w:rPr>
              <w:fldChar w:fldCharType="begin"/>
            </w:r>
            <w:r w:rsidR="002157ED">
              <w:rPr>
                <w:noProof/>
                <w:webHidden/>
              </w:rPr>
              <w:instrText xml:space="preserve"> PAGEREF _Toc501892794 \h </w:instrText>
            </w:r>
            <w:r w:rsidR="002157ED">
              <w:rPr>
                <w:noProof/>
                <w:webHidden/>
              </w:rPr>
            </w:r>
            <w:r w:rsidR="002157ED">
              <w:rPr>
                <w:noProof/>
                <w:webHidden/>
              </w:rPr>
              <w:fldChar w:fldCharType="separate"/>
            </w:r>
            <w:r w:rsidR="002157ED">
              <w:rPr>
                <w:noProof/>
                <w:webHidden/>
              </w:rPr>
              <w:t>16</w:t>
            </w:r>
            <w:r w:rsidR="002157ED">
              <w:rPr>
                <w:noProof/>
                <w:webHidden/>
              </w:rPr>
              <w:fldChar w:fldCharType="end"/>
            </w:r>
          </w:hyperlink>
        </w:p>
        <w:p w14:paraId="4C8DCEA2" w14:textId="6693DE09" w:rsidR="002157ED" w:rsidRDefault="006515C9" w:rsidP="00CA2DF8">
          <w:pPr>
            <w:pStyle w:val="31"/>
            <w:tabs>
              <w:tab w:val="right" w:leader="dot" w:pos="8302"/>
            </w:tabs>
            <w:spacing w:line="400" w:lineRule="exact"/>
            <w:ind w:left="960"/>
            <w:rPr>
              <w:noProof/>
            </w:rPr>
          </w:pPr>
          <w:hyperlink w:anchor="_Toc501892795" w:history="1">
            <w:r w:rsidR="002157ED" w:rsidRPr="00C34569">
              <w:rPr>
                <w:rStyle w:val="af7"/>
                <w:noProof/>
              </w:rPr>
              <w:t xml:space="preserve">1.4.2 </w:t>
            </w:r>
            <w:r w:rsidR="002157ED" w:rsidRPr="00C34569">
              <w:rPr>
                <w:rStyle w:val="af7"/>
                <w:noProof/>
              </w:rPr>
              <w:t>论文章节安排</w:t>
            </w:r>
            <w:r w:rsidR="002157ED">
              <w:rPr>
                <w:noProof/>
                <w:webHidden/>
              </w:rPr>
              <w:tab/>
            </w:r>
            <w:r w:rsidR="002157ED">
              <w:rPr>
                <w:noProof/>
                <w:webHidden/>
              </w:rPr>
              <w:fldChar w:fldCharType="begin"/>
            </w:r>
            <w:r w:rsidR="002157ED">
              <w:rPr>
                <w:noProof/>
                <w:webHidden/>
              </w:rPr>
              <w:instrText xml:space="preserve"> PAGEREF _Toc501892795 \h </w:instrText>
            </w:r>
            <w:r w:rsidR="002157ED">
              <w:rPr>
                <w:noProof/>
                <w:webHidden/>
              </w:rPr>
            </w:r>
            <w:r w:rsidR="002157ED">
              <w:rPr>
                <w:noProof/>
                <w:webHidden/>
              </w:rPr>
              <w:fldChar w:fldCharType="separate"/>
            </w:r>
            <w:r w:rsidR="002157ED">
              <w:rPr>
                <w:noProof/>
                <w:webHidden/>
              </w:rPr>
              <w:t>17</w:t>
            </w:r>
            <w:r w:rsidR="002157ED">
              <w:rPr>
                <w:noProof/>
                <w:webHidden/>
              </w:rPr>
              <w:fldChar w:fldCharType="end"/>
            </w:r>
          </w:hyperlink>
        </w:p>
        <w:p w14:paraId="773D07B2" w14:textId="09802111" w:rsidR="002157ED" w:rsidRDefault="006515C9" w:rsidP="00CA2DF8">
          <w:pPr>
            <w:pStyle w:val="13"/>
            <w:tabs>
              <w:tab w:val="right" w:leader="dot" w:pos="8302"/>
            </w:tabs>
            <w:spacing w:line="400" w:lineRule="exact"/>
            <w:rPr>
              <w:noProof/>
            </w:rPr>
          </w:pPr>
          <w:hyperlink w:anchor="_Toc501892796" w:history="1">
            <w:r w:rsidR="002157ED" w:rsidRPr="00C34569">
              <w:rPr>
                <w:rStyle w:val="af7"/>
                <w:noProof/>
              </w:rPr>
              <w:t>第</w:t>
            </w:r>
            <w:r w:rsidR="002157ED" w:rsidRPr="00C34569">
              <w:rPr>
                <w:rStyle w:val="af7"/>
                <w:noProof/>
              </w:rPr>
              <w:t>2</w:t>
            </w:r>
            <w:r w:rsidR="002157ED" w:rsidRPr="00C34569">
              <w:rPr>
                <w:rStyle w:val="af7"/>
                <w:noProof/>
              </w:rPr>
              <w:t>章</w:t>
            </w:r>
            <w:r w:rsidR="002157ED" w:rsidRPr="00C34569">
              <w:rPr>
                <w:rStyle w:val="af7"/>
                <w:noProof/>
              </w:rPr>
              <w:t xml:space="preserve"> </w:t>
            </w:r>
            <w:r w:rsidR="002157ED" w:rsidRPr="00C34569">
              <w:rPr>
                <w:rStyle w:val="af7"/>
                <w:noProof/>
              </w:rPr>
              <w:t>云制造服务的基本概念</w:t>
            </w:r>
            <w:r w:rsidR="002157ED">
              <w:rPr>
                <w:noProof/>
                <w:webHidden/>
              </w:rPr>
              <w:tab/>
            </w:r>
            <w:r w:rsidR="002157ED">
              <w:rPr>
                <w:noProof/>
                <w:webHidden/>
              </w:rPr>
              <w:fldChar w:fldCharType="begin"/>
            </w:r>
            <w:r w:rsidR="002157ED">
              <w:rPr>
                <w:noProof/>
                <w:webHidden/>
              </w:rPr>
              <w:instrText xml:space="preserve"> PAGEREF _Toc501892796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7B5D389D" w14:textId="5507252F" w:rsidR="002157ED" w:rsidRDefault="006515C9" w:rsidP="00CA2DF8">
          <w:pPr>
            <w:pStyle w:val="21"/>
            <w:tabs>
              <w:tab w:val="right" w:leader="dot" w:pos="8302"/>
            </w:tabs>
            <w:spacing w:line="400" w:lineRule="exact"/>
            <w:ind w:left="480"/>
            <w:rPr>
              <w:noProof/>
            </w:rPr>
          </w:pPr>
          <w:hyperlink w:anchor="_Toc501892797" w:history="1">
            <w:r w:rsidR="002157ED" w:rsidRPr="00C34569">
              <w:rPr>
                <w:rStyle w:val="af7"/>
                <w:noProof/>
              </w:rPr>
              <w:t xml:space="preserve">2.1 </w:t>
            </w:r>
            <w:r w:rsidR="002157ED" w:rsidRPr="00C34569">
              <w:rPr>
                <w:rStyle w:val="af7"/>
                <w:noProof/>
              </w:rPr>
              <w:t>云制造概念</w:t>
            </w:r>
            <w:r w:rsidR="002157ED">
              <w:rPr>
                <w:noProof/>
                <w:webHidden/>
              </w:rPr>
              <w:tab/>
            </w:r>
            <w:r w:rsidR="002157ED">
              <w:rPr>
                <w:noProof/>
                <w:webHidden/>
              </w:rPr>
              <w:fldChar w:fldCharType="begin"/>
            </w:r>
            <w:r w:rsidR="002157ED">
              <w:rPr>
                <w:noProof/>
                <w:webHidden/>
              </w:rPr>
              <w:instrText xml:space="preserve"> PAGEREF _Toc501892797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4251D01A" w14:textId="0C9C4BB7" w:rsidR="002157ED" w:rsidRDefault="006515C9" w:rsidP="00CA2DF8">
          <w:pPr>
            <w:pStyle w:val="31"/>
            <w:tabs>
              <w:tab w:val="right" w:leader="dot" w:pos="8302"/>
            </w:tabs>
            <w:spacing w:line="400" w:lineRule="exact"/>
            <w:ind w:left="960"/>
            <w:rPr>
              <w:noProof/>
            </w:rPr>
          </w:pPr>
          <w:hyperlink w:anchor="_Toc501892798" w:history="1">
            <w:r w:rsidR="002157ED" w:rsidRPr="00C34569">
              <w:rPr>
                <w:rStyle w:val="af7"/>
                <w:noProof/>
              </w:rPr>
              <w:t xml:space="preserve">2.1.1 </w:t>
            </w:r>
            <w:r w:rsidR="002157ED" w:rsidRPr="00C34569">
              <w:rPr>
                <w:rStyle w:val="af7"/>
                <w:noProof/>
              </w:rPr>
              <w:t>云制造概念及其发展</w:t>
            </w:r>
            <w:r w:rsidR="002157ED">
              <w:rPr>
                <w:noProof/>
                <w:webHidden/>
              </w:rPr>
              <w:tab/>
            </w:r>
            <w:r w:rsidR="002157ED">
              <w:rPr>
                <w:noProof/>
                <w:webHidden/>
              </w:rPr>
              <w:fldChar w:fldCharType="begin"/>
            </w:r>
            <w:r w:rsidR="002157ED">
              <w:rPr>
                <w:noProof/>
                <w:webHidden/>
              </w:rPr>
              <w:instrText xml:space="preserve"> PAGEREF _Toc501892798 \h </w:instrText>
            </w:r>
            <w:r w:rsidR="002157ED">
              <w:rPr>
                <w:noProof/>
                <w:webHidden/>
              </w:rPr>
            </w:r>
            <w:r w:rsidR="002157ED">
              <w:rPr>
                <w:noProof/>
                <w:webHidden/>
              </w:rPr>
              <w:fldChar w:fldCharType="separate"/>
            </w:r>
            <w:r w:rsidR="002157ED">
              <w:rPr>
                <w:noProof/>
                <w:webHidden/>
              </w:rPr>
              <w:t>18</w:t>
            </w:r>
            <w:r w:rsidR="002157ED">
              <w:rPr>
                <w:noProof/>
                <w:webHidden/>
              </w:rPr>
              <w:fldChar w:fldCharType="end"/>
            </w:r>
          </w:hyperlink>
        </w:p>
        <w:p w14:paraId="57A95308" w14:textId="67D9F5E0" w:rsidR="002157ED" w:rsidRDefault="006515C9" w:rsidP="00CA2DF8">
          <w:pPr>
            <w:pStyle w:val="31"/>
            <w:tabs>
              <w:tab w:val="right" w:leader="dot" w:pos="8302"/>
            </w:tabs>
            <w:spacing w:line="400" w:lineRule="exact"/>
            <w:ind w:left="960"/>
            <w:rPr>
              <w:noProof/>
            </w:rPr>
          </w:pPr>
          <w:hyperlink w:anchor="_Toc501892799" w:history="1">
            <w:r w:rsidR="002157ED" w:rsidRPr="00C34569">
              <w:rPr>
                <w:rStyle w:val="af7"/>
                <w:noProof/>
              </w:rPr>
              <w:t xml:space="preserve">2.1.2 </w:t>
            </w:r>
            <w:r w:rsidR="002157ED" w:rsidRPr="00C34569">
              <w:rPr>
                <w:rStyle w:val="af7"/>
                <w:noProof/>
              </w:rPr>
              <w:t>云制造服务内容分类</w:t>
            </w:r>
            <w:r w:rsidR="002157ED">
              <w:rPr>
                <w:noProof/>
                <w:webHidden/>
              </w:rPr>
              <w:tab/>
            </w:r>
            <w:r w:rsidR="002157ED">
              <w:rPr>
                <w:noProof/>
                <w:webHidden/>
              </w:rPr>
              <w:fldChar w:fldCharType="begin"/>
            </w:r>
            <w:r w:rsidR="002157ED">
              <w:rPr>
                <w:noProof/>
                <w:webHidden/>
              </w:rPr>
              <w:instrText xml:space="preserve"> PAGEREF _Toc501892799 \h </w:instrText>
            </w:r>
            <w:r w:rsidR="002157ED">
              <w:rPr>
                <w:noProof/>
                <w:webHidden/>
              </w:rPr>
            </w:r>
            <w:r w:rsidR="002157ED">
              <w:rPr>
                <w:noProof/>
                <w:webHidden/>
              </w:rPr>
              <w:fldChar w:fldCharType="separate"/>
            </w:r>
            <w:r w:rsidR="002157ED">
              <w:rPr>
                <w:noProof/>
                <w:webHidden/>
              </w:rPr>
              <w:t>20</w:t>
            </w:r>
            <w:r w:rsidR="002157ED">
              <w:rPr>
                <w:noProof/>
                <w:webHidden/>
              </w:rPr>
              <w:fldChar w:fldCharType="end"/>
            </w:r>
          </w:hyperlink>
        </w:p>
        <w:p w14:paraId="15E32EBA" w14:textId="189B7893" w:rsidR="002157ED" w:rsidRDefault="006515C9" w:rsidP="00CA2DF8">
          <w:pPr>
            <w:pStyle w:val="21"/>
            <w:tabs>
              <w:tab w:val="right" w:leader="dot" w:pos="8302"/>
            </w:tabs>
            <w:spacing w:line="400" w:lineRule="exact"/>
            <w:ind w:left="480"/>
            <w:rPr>
              <w:noProof/>
            </w:rPr>
          </w:pPr>
          <w:hyperlink w:anchor="_Toc501892800" w:history="1">
            <w:r w:rsidR="002157ED" w:rsidRPr="00C34569">
              <w:rPr>
                <w:rStyle w:val="af7"/>
                <w:noProof/>
              </w:rPr>
              <w:t xml:space="preserve">2.2 </w:t>
            </w:r>
            <w:r w:rsidR="002157ED" w:rsidRPr="00C34569">
              <w:rPr>
                <w:rStyle w:val="af7"/>
                <w:noProof/>
              </w:rPr>
              <w:t>语义</w:t>
            </w:r>
            <w:r w:rsidR="002157ED" w:rsidRPr="00C34569">
              <w:rPr>
                <w:rStyle w:val="af7"/>
                <w:noProof/>
              </w:rPr>
              <w:t>Web</w:t>
            </w:r>
            <w:r w:rsidR="002157ED" w:rsidRPr="00C34569">
              <w:rPr>
                <w:rStyle w:val="af7"/>
                <w:noProof/>
              </w:rPr>
              <w:t>中的语言和本体论</w:t>
            </w:r>
            <w:r w:rsidR="002157ED">
              <w:rPr>
                <w:noProof/>
                <w:webHidden/>
              </w:rPr>
              <w:tab/>
            </w:r>
            <w:r w:rsidR="002157ED">
              <w:rPr>
                <w:noProof/>
                <w:webHidden/>
              </w:rPr>
              <w:fldChar w:fldCharType="begin"/>
            </w:r>
            <w:r w:rsidR="002157ED">
              <w:rPr>
                <w:noProof/>
                <w:webHidden/>
              </w:rPr>
              <w:instrText xml:space="preserve"> PAGEREF _Toc501892800 \h </w:instrText>
            </w:r>
            <w:r w:rsidR="002157ED">
              <w:rPr>
                <w:noProof/>
                <w:webHidden/>
              </w:rPr>
            </w:r>
            <w:r w:rsidR="002157ED">
              <w:rPr>
                <w:noProof/>
                <w:webHidden/>
              </w:rPr>
              <w:fldChar w:fldCharType="separate"/>
            </w:r>
            <w:r w:rsidR="002157ED">
              <w:rPr>
                <w:noProof/>
                <w:webHidden/>
              </w:rPr>
              <w:t>21</w:t>
            </w:r>
            <w:r w:rsidR="002157ED">
              <w:rPr>
                <w:noProof/>
                <w:webHidden/>
              </w:rPr>
              <w:fldChar w:fldCharType="end"/>
            </w:r>
          </w:hyperlink>
        </w:p>
        <w:p w14:paraId="478460B9" w14:textId="222F063D" w:rsidR="002157ED" w:rsidRDefault="006515C9" w:rsidP="00CA2DF8">
          <w:pPr>
            <w:pStyle w:val="31"/>
            <w:tabs>
              <w:tab w:val="right" w:leader="dot" w:pos="8302"/>
            </w:tabs>
            <w:spacing w:line="400" w:lineRule="exact"/>
            <w:ind w:left="960"/>
            <w:rPr>
              <w:noProof/>
            </w:rPr>
          </w:pPr>
          <w:hyperlink w:anchor="_Toc501892801" w:history="1">
            <w:r w:rsidR="002157ED" w:rsidRPr="00C34569">
              <w:rPr>
                <w:rStyle w:val="af7"/>
                <w:noProof/>
              </w:rPr>
              <w:t xml:space="preserve">2.2.1 </w:t>
            </w:r>
            <w:r w:rsidR="002157ED" w:rsidRPr="00C34569">
              <w:rPr>
                <w:rStyle w:val="af7"/>
                <w:noProof/>
              </w:rPr>
              <w:t>本体论</w:t>
            </w:r>
            <w:r w:rsidR="002157ED">
              <w:rPr>
                <w:noProof/>
                <w:webHidden/>
              </w:rPr>
              <w:tab/>
            </w:r>
            <w:r w:rsidR="002157ED">
              <w:rPr>
                <w:noProof/>
                <w:webHidden/>
              </w:rPr>
              <w:fldChar w:fldCharType="begin"/>
            </w:r>
            <w:r w:rsidR="002157ED">
              <w:rPr>
                <w:noProof/>
                <w:webHidden/>
              </w:rPr>
              <w:instrText xml:space="preserve"> PAGEREF _Toc501892801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3C7F7A2A" w14:textId="27B18C08" w:rsidR="002157ED" w:rsidRDefault="006515C9" w:rsidP="00CA2DF8">
          <w:pPr>
            <w:pStyle w:val="31"/>
            <w:tabs>
              <w:tab w:val="right" w:leader="dot" w:pos="8302"/>
            </w:tabs>
            <w:spacing w:line="400" w:lineRule="exact"/>
            <w:ind w:left="960"/>
            <w:rPr>
              <w:noProof/>
            </w:rPr>
          </w:pPr>
          <w:hyperlink w:anchor="_Toc501892802" w:history="1">
            <w:r w:rsidR="002157ED" w:rsidRPr="00C34569">
              <w:rPr>
                <w:rStyle w:val="af7"/>
                <w:noProof/>
              </w:rPr>
              <w:t xml:space="preserve">2.2.2 </w:t>
            </w:r>
            <w:r w:rsidR="002157ED" w:rsidRPr="00C34569">
              <w:rPr>
                <w:rStyle w:val="af7"/>
                <w:noProof/>
              </w:rPr>
              <w:t>资源描述框架模型</w:t>
            </w:r>
            <w:r w:rsidR="002157ED" w:rsidRPr="00C34569">
              <w:rPr>
                <w:rStyle w:val="af7"/>
                <w:noProof/>
              </w:rPr>
              <w:t>RDF</w:t>
            </w:r>
            <w:r w:rsidR="002157ED" w:rsidRPr="00C34569">
              <w:rPr>
                <w:rStyle w:val="af7"/>
                <w:noProof/>
              </w:rPr>
              <w:t>和</w:t>
            </w:r>
            <w:r w:rsidR="002157ED" w:rsidRPr="00C34569">
              <w:rPr>
                <w:rStyle w:val="af7"/>
                <w:noProof/>
              </w:rPr>
              <w:t>RDFS</w:t>
            </w:r>
            <w:r w:rsidR="002157ED">
              <w:rPr>
                <w:noProof/>
                <w:webHidden/>
              </w:rPr>
              <w:tab/>
            </w:r>
            <w:r w:rsidR="002157ED">
              <w:rPr>
                <w:noProof/>
                <w:webHidden/>
              </w:rPr>
              <w:fldChar w:fldCharType="begin"/>
            </w:r>
            <w:r w:rsidR="002157ED">
              <w:rPr>
                <w:noProof/>
                <w:webHidden/>
              </w:rPr>
              <w:instrText xml:space="preserve"> PAGEREF _Toc501892802 \h </w:instrText>
            </w:r>
            <w:r w:rsidR="002157ED">
              <w:rPr>
                <w:noProof/>
                <w:webHidden/>
              </w:rPr>
            </w:r>
            <w:r w:rsidR="002157ED">
              <w:rPr>
                <w:noProof/>
                <w:webHidden/>
              </w:rPr>
              <w:fldChar w:fldCharType="separate"/>
            </w:r>
            <w:r w:rsidR="002157ED">
              <w:rPr>
                <w:noProof/>
                <w:webHidden/>
              </w:rPr>
              <w:t>22</w:t>
            </w:r>
            <w:r w:rsidR="002157ED">
              <w:rPr>
                <w:noProof/>
                <w:webHidden/>
              </w:rPr>
              <w:fldChar w:fldCharType="end"/>
            </w:r>
          </w:hyperlink>
        </w:p>
        <w:p w14:paraId="017E78C0" w14:textId="4743C5EE" w:rsidR="002157ED" w:rsidRDefault="006515C9" w:rsidP="00CA2DF8">
          <w:pPr>
            <w:pStyle w:val="31"/>
            <w:tabs>
              <w:tab w:val="right" w:leader="dot" w:pos="8302"/>
            </w:tabs>
            <w:spacing w:line="400" w:lineRule="exact"/>
            <w:ind w:left="960"/>
            <w:rPr>
              <w:noProof/>
            </w:rPr>
          </w:pPr>
          <w:hyperlink w:anchor="_Toc501892803" w:history="1">
            <w:r w:rsidR="002157ED" w:rsidRPr="00C34569">
              <w:rPr>
                <w:rStyle w:val="af7"/>
                <w:noProof/>
              </w:rPr>
              <w:t>2.2.3 OWL</w:t>
            </w:r>
            <w:r w:rsidR="002157ED" w:rsidRPr="00C34569">
              <w:rPr>
                <w:rStyle w:val="af7"/>
                <w:noProof/>
              </w:rPr>
              <w:t>描述语言</w:t>
            </w:r>
            <w:r w:rsidR="002157ED">
              <w:rPr>
                <w:noProof/>
                <w:webHidden/>
              </w:rPr>
              <w:tab/>
            </w:r>
            <w:r w:rsidR="002157ED">
              <w:rPr>
                <w:noProof/>
                <w:webHidden/>
              </w:rPr>
              <w:fldChar w:fldCharType="begin"/>
            </w:r>
            <w:r w:rsidR="002157ED">
              <w:rPr>
                <w:noProof/>
                <w:webHidden/>
              </w:rPr>
              <w:instrText xml:space="preserve"> PAGEREF _Toc501892803 \h </w:instrText>
            </w:r>
            <w:r w:rsidR="002157ED">
              <w:rPr>
                <w:noProof/>
                <w:webHidden/>
              </w:rPr>
            </w:r>
            <w:r w:rsidR="002157ED">
              <w:rPr>
                <w:noProof/>
                <w:webHidden/>
              </w:rPr>
              <w:fldChar w:fldCharType="separate"/>
            </w:r>
            <w:r w:rsidR="002157ED">
              <w:rPr>
                <w:noProof/>
                <w:webHidden/>
              </w:rPr>
              <w:t>24</w:t>
            </w:r>
            <w:r w:rsidR="002157ED">
              <w:rPr>
                <w:noProof/>
                <w:webHidden/>
              </w:rPr>
              <w:fldChar w:fldCharType="end"/>
            </w:r>
          </w:hyperlink>
        </w:p>
        <w:p w14:paraId="6BEB08E8" w14:textId="3DD13827" w:rsidR="002157ED" w:rsidRDefault="006515C9" w:rsidP="00CA2DF8">
          <w:pPr>
            <w:pStyle w:val="31"/>
            <w:tabs>
              <w:tab w:val="right" w:leader="dot" w:pos="8302"/>
            </w:tabs>
            <w:spacing w:line="400" w:lineRule="exact"/>
            <w:ind w:left="960"/>
            <w:rPr>
              <w:noProof/>
            </w:rPr>
          </w:pPr>
          <w:hyperlink w:anchor="_Toc501892804" w:history="1">
            <w:r w:rsidR="002157ED" w:rsidRPr="00C34569">
              <w:rPr>
                <w:rStyle w:val="af7"/>
                <w:noProof/>
              </w:rPr>
              <w:t>2.2.4 OWL-S</w:t>
            </w:r>
            <w:r w:rsidR="002157ED" w:rsidRPr="00C34569">
              <w:rPr>
                <w:rStyle w:val="af7"/>
                <w:noProof/>
              </w:rPr>
              <w:t>服务本体描述语言</w:t>
            </w:r>
            <w:r w:rsidR="002157ED">
              <w:rPr>
                <w:noProof/>
                <w:webHidden/>
              </w:rPr>
              <w:tab/>
            </w:r>
            <w:r w:rsidR="002157ED">
              <w:rPr>
                <w:noProof/>
                <w:webHidden/>
              </w:rPr>
              <w:fldChar w:fldCharType="begin"/>
            </w:r>
            <w:r w:rsidR="002157ED">
              <w:rPr>
                <w:noProof/>
                <w:webHidden/>
              </w:rPr>
              <w:instrText xml:space="preserve"> PAGEREF _Toc501892804 \h </w:instrText>
            </w:r>
            <w:r w:rsidR="002157ED">
              <w:rPr>
                <w:noProof/>
                <w:webHidden/>
              </w:rPr>
            </w:r>
            <w:r w:rsidR="002157ED">
              <w:rPr>
                <w:noProof/>
                <w:webHidden/>
              </w:rPr>
              <w:fldChar w:fldCharType="separate"/>
            </w:r>
            <w:r w:rsidR="002157ED">
              <w:rPr>
                <w:noProof/>
                <w:webHidden/>
              </w:rPr>
              <w:t>25</w:t>
            </w:r>
            <w:r w:rsidR="002157ED">
              <w:rPr>
                <w:noProof/>
                <w:webHidden/>
              </w:rPr>
              <w:fldChar w:fldCharType="end"/>
            </w:r>
          </w:hyperlink>
        </w:p>
        <w:p w14:paraId="32C19E1A" w14:textId="40AE0F4F" w:rsidR="002157ED" w:rsidRDefault="006515C9" w:rsidP="00CA2DF8">
          <w:pPr>
            <w:pStyle w:val="21"/>
            <w:tabs>
              <w:tab w:val="right" w:leader="dot" w:pos="8302"/>
            </w:tabs>
            <w:spacing w:line="400" w:lineRule="exact"/>
            <w:ind w:left="480"/>
            <w:rPr>
              <w:noProof/>
            </w:rPr>
          </w:pPr>
          <w:hyperlink w:anchor="_Toc501892805" w:history="1">
            <w:r w:rsidR="002157ED" w:rsidRPr="00C34569">
              <w:rPr>
                <w:rStyle w:val="af7"/>
                <w:noProof/>
              </w:rPr>
              <w:t xml:space="preserve">2.3 </w:t>
            </w:r>
            <w:r w:rsidR="002157ED" w:rsidRPr="00C34569">
              <w:rPr>
                <w:rStyle w:val="af7"/>
                <w:noProof/>
              </w:rPr>
              <w:t>图形数据库</w:t>
            </w:r>
            <w:r w:rsidR="002157ED" w:rsidRPr="00C34569">
              <w:rPr>
                <w:rStyle w:val="af7"/>
                <w:noProof/>
              </w:rPr>
              <w:t>RDF4J</w:t>
            </w:r>
            <w:r w:rsidR="002157ED">
              <w:rPr>
                <w:noProof/>
                <w:webHidden/>
              </w:rPr>
              <w:tab/>
            </w:r>
            <w:r w:rsidR="002157ED">
              <w:rPr>
                <w:noProof/>
                <w:webHidden/>
              </w:rPr>
              <w:fldChar w:fldCharType="begin"/>
            </w:r>
            <w:r w:rsidR="002157ED">
              <w:rPr>
                <w:noProof/>
                <w:webHidden/>
              </w:rPr>
              <w:instrText xml:space="preserve"> PAGEREF _Toc501892805 \h </w:instrText>
            </w:r>
            <w:r w:rsidR="002157ED">
              <w:rPr>
                <w:noProof/>
                <w:webHidden/>
              </w:rPr>
            </w:r>
            <w:r w:rsidR="002157ED">
              <w:rPr>
                <w:noProof/>
                <w:webHidden/>
              </w:rPr>
              <w:fldChar w:fldCharType="separate"/>
            </w:r>
            <w:r w:rsidR="002157ED">
              <w:rPr>
                <w:noProof/>
                <w:webHidden/>
              </w:rPr>
              <w:t>27</w:t>
            </w:r>
            <w:r w:rsidR="002157ED">
              <w:rPr>
                <w:noProof/>
                <w:webHidden/>
              </w:rPr>
              <w:fldChar w:fldCharType="end"/>
            </w:r>
          </w:hyperlink>
        </w:p>
        <w:p w14:paraId="48DB072A" w14:textId="5DA3F0F5" w:rsidR="002157ED" w:rsidRDefault="006515C9" w:rsidP="00CA2DF8">
          <w:pPr>
            <w:pStyle w:val="21"/>
            <w:tabs>
              <w:tab w:val="right" w:leader="dot" w:pos="8302"/>
            </w:tabs>
            <w:spacing w:line="400" w:lineRule="exact"/>
            <w:ind w:left="480"/>
            <w:rPr>
              <w:noProof/>
            </w:rPr>
          </w:pPr>
          <w:hyperlink w:anchor="_Toc501892806" w:history="1">
            <w:r w:rsidR="002157ED" w:rsidRPr="00C34569">
              <w:rPr>
                <w:rStyle w:val="af7"/>
                <w:noProof/>
              </w:rPr>
              <w:t xml:space="preserve">2.4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_Toc501892806 \h </w:instrText>
            </w:r>
            <w:r w:rsidR="002157ED">
              <w:rPr>
                <w:noProof/>
                <w:webHidden/>
              </w:rPr>
            </w:r>
            <w:r w:rsidR="002157ED">
              <w:rPr>
                <w:noProof/>
                <w:webHidden/>
              </w:rPr>
              <w:fldChar w:fldCharType="separate"/>
            </w:r>
            <w:r w:rsidR="002157ED">
              <w:rPr>
                <w:noProof/>
                <w:webHidden/>
              </w:rPr>
              <w:t>28</w:t>
            </w:r>
            <w:r w:rsidR="002157ED">
              <w:rPr>
                <w:noProof/>
                <w:webHidden/>
              </w:rPr>
              <w:fldChar w:fldCharType="end"/>
            </w:r>
          </w:hyperlink>
        </w:p>
        <w:p w14:paraId="15AEA72F" w14:textId="28C01970" w:rsidR="002157ED" w:rsidRDefault="006515C9" w:rsidP="00CA2DF8">
          <w:pPr>
            <w:pStyle w:val="13"/>
            <w:tabs>
              <w:tab w:val="right" w:leader="dot" w:pos="8302"/>
            </w:tabs>
            <w:spacing w:line="400" w:lineRule="exact"/>
            <w:rPr>
              <w:noProof/>
            </w:rPr>
          </w:pPr>
          <w:hyperlink w:anchor="_Toc501892807" w:history="1">
            <w:r w:rsidR="002157ED" w:rsidRPr="00C34569">
              <w:rPr>
                <w:rStyle w:val="af7"/>
                <w:noProof/>
              </w:rPr>
              <w:t>第</w:t>
            </w:r>
            <w:r w:rsidR="002157ED" w:rsidRPr="00C34569">
              <w:rPr>
                <w:rStyle w:val="af7"/>
                <w:noProof/>
              </w:rPr>
              <w:t>3</w:t>
            </w:r>
            <w:r w:rsidR="002157ED" w:rsidRPr="00C34569">
              <w:rPr>
                <w:rStyle w:val="af7"/>
                <w:noProof/>
              </w:rPr>
              <w:t>章</w:t>
            </w:r>
            <w:r w:rsidR="002157ED" w:rsidRPr="00C34569">
              <w:rPr>
                <w:rStyle w:val="af7"/>
                <w:noProof/>
              </w:rPr>
              <w:t xml:space="preserve"> </w:t>
            </w:r>
            <w:r w:rsidR="002157ED" w:rsidRPr="00C34569">
              <w:rPr>
                <w:rStyle w:val="af7"/>
                <w:noProof/>
              </w:rPr>
              <w:t>云制造服务发布和组合过程分析</w:t>
            </w:r>
            <w:r w:rsidR="002157ED">
              <w:rPr>
                <w:noProof/>
                <w:webHidden/>
              </w:rPr>
              <w:tab/>
            </w:r>
            <w:r w:rsidR="002157ED">
              <w:rPr>
                <w:noProof/>
                <w:webHidden/>
              </w:rPr>
              <w:fldChar w:fldCharType="begin"/>
            </w:r>
            <w:r w:rsidR="002157ED">
              <w:rPr>
                <w:noProof/>
                <w:webHidden/>
              </w:rPr>
              <w:instrText xml:space="preserve"> PAGEREF _Toc501892807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68507024" w14:textId="5A7D3287" w:rsidR="002157ED" w:rsidRDefault="006515C9" w:rsidP="00CA2DF8">
          <w:pPr>
            <w:pStyle w:val="21"/>
            <w:tabs>
              <w:tab w:val="right" w:leader="dot" w:pos="8302"/>
            </w:tabs>
            <w:spacing w:line="400" w:lineRule="exact"/>
            <w:ind w:left="480"/>
            <w:rPr>
              <w:noProof/>
            </w:rPr>
          </w:pPr>
          <w:hyperlink w:anchor="_Toc501892808" w:history="1">
            <w:r w:rsidR="002157ED" w:rsidRPr="00C34569">
              <w:rPr>
                <w:rStyle w:val="af7"/>
                <w:noProof/>
              </w:rPr>
              <w:t xml:space="preserve">3.1 </w:t>
            </w:r>
            <w:r w:rsidR="002157ED" w:rsidRPr="00C34569">
              <w:rPr>
                <w:rStyle w:val="af7"/>
                <w:noProof/>
              </w:rPr>
              <w:t>云制造服务一般流程</w:t>
            </w:r>
            <w:r w:rsidR="002157ED">
              <w:rPr>
                <w:noProof/>
                <w:webHidden/>
              </w:rPr>
              <w:tab/>
            </w:r>
            <w:r w:rsidR="002157ED">
              <w:rPr>
                <w:noProof/>
                <w:webHidden/>
              </w:rPr>
              <w:fldChar w:fldCharType="begin"/>
            </w:r>
            <w:r w:rsidR="002157ED">
              <w:rPr>
                <w:noProof/>
                <w:webHidden/>
              </w:rPr>
              <w:instrText xml:space="preserve"> PAGEREF _Toc501892808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70EB0C83" w14:textId="5387730C" w:rsidR="002157ED" w:rsidRDefault="006515C9" w:rsidP="00CA2DF8">
          <w:pPr>
            <w:pStyle w:val="21"/>
            <w:tabs>
              <w:tab w:val="right" w:leader="dot" w:pos="8302"/>
            </w:tabs>
            <w:spacing w:line="400" w:lineRule="exact"/>
            <w:ind w:left="480"/>
            <w:rPr>
              <w:noProof/>
            </w:rPr>
          </w:pPr>
          <w:hyperlink w:anchor="_Toc501892809" w:history="1">
            <w:r w:rsidR="002157ED" w:rsidRPr="00C34569">
              <w:rPr>
                <w:rStyle w:val="af7"/>
                <w:noProof/>
              </w:rPr>
              <w:t xml:space="preserve">3.2 </w:t>
            </w:r>
            <w:r w:rsidR="002157ED" w:rsidRPr="00C34569">
              <w:rPr>
                <w:rStyle w:val="af7"/>
                <w:noProof/>
              </w:rPr>
              <w:t>云制造服务发布过程分析</w:t>
            </w:r>
            <w:r w:rsidR="002157ED">
              <w:rPr>
                <w:noProof/>
                <w:webHidden/>
              </w:rPr>
              <w:tab/>
            </w:r>
            <w:r w:rsidR="002157ED">
              <w:rPr>
                <w:noProof/>
                <w:webHidden/>
              </w:rPr>
              <w:fldChar w:fldCharType="begin"/>
            </w:r>
            <w:r w:rsidR="002157ED">
              <w:rPr>
                <w:noProof/>
                <w:webHidden/>
              </w:rPr>
              <w:instrText xml:space="preserve"> PAGEREF _Toc501892809 \h </w:instrText>
            </w:r>
            <w:r w:rsidR="002157ED">
              <w:rPr>
                <w:noProof/>
                <w:webHidden/>
              </w:rPr>
            </w:r>
            <w:r w:rsidR="002157ED">
              <w:rPr>
                <w:noProof/>
                <w:webHidden/>
              </w:rPr>
              <w:fldChar w:fldCharType="separate"/>
            </w:r>
            <w:r w:rsidR="002157ED">
              <w:rPr>
                <w:noProof/>
                <w:webHidden/>
              </w:rPr>
              <w:t>29</w:t>
            </w:r>
            <w:r w:rsidR="002157ED">
              <w:rPr>
                <w:noProof/>
                <w:webHidden/>
              </w:rPr>
              <w:fldChar w:fldCharType="end"/>
            </w:r>
          </w:hyperlink>
        </w:p>
        <w:p w14:paraId="044BEBF7" w14:textId="0E1E2F4A" w:rsidR="002157ED" w:rsidRDefault="006515C9" w:rsidP="00CA2DF8">
          <w:pPr>
            <w:pStyle w:val="21"/>
            <w:tabs>
              <w:tab w:val="right" w:leader="dot" w:pos="8302"/>
            </w:tabs>
            <w:spacing w:line="400" w:lineRule="exact"/>
            <w:ind w:left="480"/>
            <w:rPr>
              <w:noProof/>
            </w:rPr>
          </w:pPr>
          <w:hyperlink w:anchor="_Toc501892810" w:history="1">
            <w:r w:rsidR="002157ED" w:rsidRPr="00C34569">
              <w:rPr>
                <w:rStyle w:val="af7"/>
                <w:noProof/>
              </w:rPr>
              <w:t xml:space="preserve">3.3 </w:t>
            </w:r>
            <w:r w:rsidR="002157ED" w:rsidRPr="00C34569">
              <w:rPr>
                <w:rStyle w:val="af7"/>
                <w:noProof/>
              </w:rPr>
              <w:t>云制造服务匹配过程分析</w:t>
            </w:r>
            <w:r w:rsidR="002157ED">
              <w:rPr>
                <w:noProof/>
                <w:webHidden/>
              </w:rPr>
              <w:tab/>
            </w:r>
            <w:r w:rsidR="002157ED">
              <w:rPr>
                <w:noProof/>
                <w:webHidden/>
              </w:rPr>
              <w:fldChar w:fldCharType="begin"/>
            </w:r>
            <w:r w:rsidR="002157ED">
              <w:rPr>
                <w:noProof/>
                <w:webHidden/>
              </w:rPr>
              <w:instrText xml:space="preserve"> PAGEREF _Toc501892810 \h </w:instrText>
            </w:r>
            <w:r w:rsidR="002157ED">
              <w:rPr>
                <w:noProof/>
                <w:webHidden/>
              </w:rPr>
            </w:r>
            <w:r w:rsidR="002157ED">
              <w:rPr>
                <w:noProof/>
                <w:webHidden/>
              </w:rPr>
              <w:fldChar w:fldCharType="separate"/>
            </w:r>
            <w:r w:rsidR="002157ED">
              <w:rPr>
                <w:noProof/>
                <w:webHidden/>
              </w:rPr>
              <w:t>32</w:t>
            </w:r>
            <w:r w:rsidR="002157ED">
              <w:rPr>
                <w:noProof/>
                <w:webHidden/>
              </w:rPr>
              <w:fldChar w:fldCharType="end"/>
            </w:r>
          </w:hyperlink>
        </w:p>
        <w:p w14:paraId="6FA80545" w14:textId="5877D9B4" w:rsidR="002157ED" w:rsidRDefault="006515C9" w:rsidP="00CA2DF8">
          <w:pPr>
            <w:pStyle w:val="21"/>
            <w:tabs>
              <w:tab w:val="right" w:leader="dot" w:pos="8302"/>
            </w:tabs>
            <w:spacing w:line="400" w:lineRule="exact"/>
            <w:ind w:left="480"/>
            <w:rPr>
              <w:noProof/>
            </w:rPr>
          </w:pPr>
          <w:hyperlink w:anchor="_Toc501892811" w:history="1">
            <w:r w:rsidR="002157ED" w:rsidRPr="00C34569">
              <w:rPr>
                <w:rStyle w:val="af7"/>
                <w:noProof/>
              </w:rPr>
              <w:t xml:space="preserve">3.4 </w:t>
            </w:r>
            <w:r w:rsidR="002157ED" w:rsidRPr="00C34569">
              <w:rPr>
                <w:rStyle w:val="af7"/>
                <w:noProof/>
              </w:rPr>
              <w:t>云制造服务组合和评价过程分析</w:t>
            </w:r>
            <w:r w:rsidR="002157ED">
              <w:rPr>
                <w:noProof/>
                <w:webHidden/>
              </w:rPr>
              <w:tab/>
            </w:r>
            <w:r w:rsidR="002157ED">
              <w:rPr>
                <w:noProof/>
                <w:webHidden/>
              </w:rPr>
              <w:fldChar w:fldCharType="begin"/>
            </w:r>
            <w:r w:rsidR="002157ED">
              <w:rPr>
                <w:noProof/>
                <w:webHidden/>
              </w:rPr>
              <w:instrText xml:space="preserve"> PAGEREF _Toc501892811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1BDF1E28" w14:textId="25228D3D" w:rsidR="002157ED" w:rsidRDefault="006515C9" w:rsidP="00CA2DF8">
          <w:pPr>
            <w:pStyle w:val="31"/>
            <w:tabs>
              <w:tab w:val="right" w:leader="dot" w:pos="8302"/>
            </w:tabs>
            <w:spacing w:line="400" w:lineRule="exact"/>
            <w:ind w:left="960"/>
            <w:rPr>
              <w:noProof/>
            </w:rPr>
          </w:pPr>
          <w:hyperlink w:anchor="_Toc501892812" w:history="1">
            <w:r w:rsidR="002157ED" w:rsidRPr="00C34569">
              <w:rPr>
                <w:rStyle w:val="af7"/>
                <w:noProof/>
              </w:rPr>
              <w:t xml:space="preserve">3.4.1 </w:t>
            </w:r>
            <w:r w:rsidR="002157ED" w:rsidRPr="00C34569">
              <w:rPr>
                <w:rStyle w:val="af7"/>
                <w:noProof/>
              </w:rPr>
              <w:t>云制造服务组合方法分析</w:t>
            </w:r>
            <w:r w:rsidR="002157ED">
              <w:rPr>
                <w:noProof/>
                <w:webHidden/>
              </w:rPr>
              <w:tab/>
            </w:r>
            <w:r w:rsidR="002157ED">
              <w:rPr>
                <w:noProof/>
                <w:webHidden/>
              </w:rPr>
              <w:fldChar w:fldCharType="begin"/>
            </w:r>
            <w:r w:rsidR="002157ED">
              <w:rPr>
                <w:noProof/>
                <w:webHidden/>
              </w:rPr>
              <w:instrText xml:space="preserve"> PAGEREF _Toc501892812 \h </w:instrText>
            </w:r>
            <w:r w:rsidR="002157ED">
              <w:rPr>
                <w:noProof/>
                <w:webHidden/>
              </w:rPr>
            </w:r>
            <w:r w:rsidR="002157ED">
              <w:rPr>
                <w:noProof/>
                <w:webHidden/>
              </w:rPr>
              <w:fldChar w:fldCharType="separate"/>
            </w:r>
            <w:r w:rsidR="002157ED">
              <w:rPr>
                <w:noProof/>
                <w:webHidden/>
              </w:rPr>
              <w:t>33</w:t>
            </w:r>
            <w:r w:rsidR="002157ED">
              <w:rPr>
                <w:noProof/>
                <w:webHidden/>
              </w:rPr>
              <w:fldChar w:fldCharType="end"/>
            </w:r>
          </w:hyperlink>
        </w:p>
        <w:p w14:paraId="5994A232" w14:textId="68726251" w:rsidR="002157ED" w:rsidRDefault="006515C9" w:rsidP="00CA2DF8">
          <w:pPr>
            <w:pStyle w:val="31"/>
            <w:tabs>
              <w:tab w:val="right" w:leader="dot" w:pos="8302"/>
            </w:tabs>
            <w:spacing w:line="400" w:lineRule="exact"/>
            <w:ind w:left="960"/>
            <w:rPr>
              <w:noProof/>
            </w:rPr>
          </w:pPr>
          <w:hyperlink w:anchor="_Toc501892813" w:history="1">
            <w:r w:rsidR="002157ED" w:rsidRPr="00C34569">
              <w:rPr>
                <w:rStyle w:val="af7"/>
                <w:noProof/>
              </w:rPr>
              <w:t xml:space="preserve">3.4.2 </w:t>
            </w:r>
            <w:r w:rsidR="002157ED" w:rsidRPr="00C34569">
              <w:rPr>
                <w:rStyle w:val="af7"/>
                <w:noProof/>
              </w:rPr>
              <w:t>组合服务评价过程分析</w:t>
            </w:r>
            <w:r w:rsidR="002157ED">
              <w:rPr>
                <w:noProof/>
                <w:webHidden/>
              </w:rPr>
              <w:tab/>
            </w:r>
            <w:r w:rsidR="002157ED">
              <w:rPr>
                <w:noProof/>
                <w:webHidden/>
              </w:rPr>
              <w:fldChar w:fldCharType="begin"/>
            </w:r>
            <w:r w:rsidR="002157ED">
              <w:rPr>
                <w:noProof/>
                <w:webHidden/>
              </w:rPr>
              <w:instrText xml:space="preserve"> PAGEREF _Toc501892813 \h </w:instrText>
            </w:r>
            <w:r w:rsidR="002157ED">
              <w:rPr>
                <w:noProof/>
                <w:webHidden/>
              </w:rPr>
            </w:r>
            <w:r w:rsidR="002157ED">
              <w:rPr>
                <w:noProof/>
                <w:webHidden/>
              </w:rPr>
              <w:fldChar w:fldCharType="separate"/>
            </w:r>
            <w:r w:rsidR="002157ED">
              <w:rPr>
                <w:noProof/>
                <w:webHidden/>
              </w:rPr>
              <w:t>34</w:t>
            </w:r>
            <w:r w:rsidR="002157ED">
              <w:rPr>
                <w:noProof/>
                <w:webHidden/>
              </w:rPr>
              <w:fldChar w:fldCharType="end"/>
            </w:r>
          </w:hyperlink>
        </w:p>
        <w:p w14:paraId="361F44D0" w14:textId="59230D89" w:rsidR="002157ED" w:rsidRDefault="006515C9" w:rsidP="00CA2DF8">
          <w:pPr>
            <w:pStyle w:val="21"/>
            <w:tabs>
              <w:tab w:val="right" w:leader="dot" w:pos="8302"/>
            </w:tabs>
            <w:spacing w:line="400" w:lineRule="exact"/>
            <w:ind w:left="480"/>
            <w:rPr>
              <w:noProof/>
            </w:rPr>
          </w:pPr>
          <w:hyperlink w:anchor="_Toc501892814" w:history="1">
            <w:r w:rsidR="002157ED" w:rsidRPr="00C34569">
              <w:rPr>
                <w:rStyle w:val="af7"/>
                <w:noProof/>
              </w:rPr>
              <w:t xml:space="preserve">3.5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_Toc501892814 \h </w:instrText>
            </w:r>
            <w:r w:rsidR="002157ED">
              <w:rPr>
                <w:noProof/>
                <w:webHidden/>
              </w:rPr>
            </w:r>
            <w:r w:rsidR="002157ED">
              <w:rPr>
                <w:noProof/>
                <w:webHidden/>
              </w:rPr>
              <w:fldChar w:fldCharType="separate"/>
            </w:r>
            <w:r w:rsidR="002157ED">
              <w:rPr>
                <w:noProof/>
                <w:webHidden/>
              </w:rPr>
              <w:t>35</w:t>
            </w:r>
            <w:r w:rsidR="002157ED">
              <w:rPr>
                <w:noProof/>
                <w:webHidden/>
              </w:rPr>
              <w:fldChar w:fldCharType="end"/>
            </w:r>
          </w:hyperlink>
        </w:p>
        <w:p w14:paraId="689FA192" w14:textId="46D71E0F" w:rsidR="002157ED" w:rsidRDefault="006515C9" w:rsidP="00CA2DF8">
          <w:pPr>
            <w:pStyle w:val="13"/>
            <w:tabs>
              <w:tab w:val="right" w:leader="dot" w:pos="8302"/>
            </w:tabs>
            <w:spacing w:line="400" w:lineRule="exact"/>
            <w:rPr>
              <w:noProof/>
            </w:rPr>
          </w:pPr>
          <w:hyperlink w:anchor="_Toc501892815" w:history="1">
            <w:r w:rsidR="002157ED" w:rsidRPr="00C34569">
              <w:rPr>
                <w:rStyle w:val="af7"/>
                <w:noProof/>
              </w:rPr>
              <w:t>第</w:t>
            </w:r>
            <w:r w:rsidR="002157ED" w:rsidRPr="00C34569">
              <w:rPr>
                <w:rStyle w:val="af7"/>
                <w:noProof/>
              </w:rPr>
              <w:t>4</w:t>
            </w:r>
            <w:r w:rsidR="002157ED" w:rsidRPr="00C34569">
              <w:rPr>
                <w:rStyle w:val="af7"/>
                <w:noProof/>
              </w:rPr>
              <w:t>章</w:t>
            </w:r>
            <w:r w:rsidR="002157ED" w:rsidRPr="00C34569">
              <w:rPr>
                <w:rStyle w:val="af7"/>
                <w:noProof/>
              </w:rPr>
              <w:t xml:space="preserve"> </w:t>
            </w:r>
            <w:r w:rsidR="002157ED" w:rsidRPr="00C34569">
              <w:rPr>
                <w:rStyle w:val="af7"/>
                <w:noProof/>
              </w:rPr>
              <w:t>面向仿真的云制造服务发布和组合方法</w:t>
            </w:r>
            <w:r w:rsidR="002157ED">
              <w:rPr>
                <w:noProof/>
                <w:webHidden/>
              </w:rPr>
              <w:tab/>
            </w:r>
            <w:r w:rsidR="002157ED">
              <w:rPr>
                <w:noProof/>
                <w:webHidden/>
              </w:rPr>
              <w:fldChar w:fldCharType="begin"/>
            </w:r>
            <w:r w:rsidR="002157ED">
              <w:rPr>
                <w:noProof/>
                <w:webHidden/>
              </w:rPr>
              <w:instrText xml:space="preserve"> PAGEREF _Toc501892815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F065F37" w14:textId="20595B41" w:rsidR="002157ED" w:rsidRDefault="006515C9" w:rsidP="00CA2DF8">
          <w:pPr>
            <w:pStyle w:val="21"/>
            <w:tabs>
              <w:tab w:val="right" w:leader="dot" w:pos="8302"/>
            </w:tabs>
            <w:spacing w:line="400" w:lineRule="exact"/>
            <w:ind w:left="480"/>
            <w:rPr>
              <w:noProof/>
            </w:rPr>
          </w:pPr>
          <w:hyperlink w:anchor="_Toc501892816" w:history="1">
            <w:r w:rsidR="002157ED" w:rsidRPr="00C34569">
              <w:rPr>
                <w:rStyle w:val="af7"/>
                <w:noProof/>
              </w:rPr>
              <w:t xml:space="preserve">4.1 </w:t>
            </w:r>
            <w:r w:rsidR="002157ED" w:rsidRPr="00C34569">
              <w:rPr>
                <w:rStyle w:val="af7"/>
                <w:noProof/>
              </w:rPr>
              <w:t>制造云服务相关本体构建</w:t>
            </w:r>
            <w:r w:rsidR="002157ED">
              <w:rPr>
                <w:noProof/>
                <w:webHidden/>
              </w:rPr>
              <w:tab/>
            </w:r>
            <w:r w:rsidR="002157ED">
              <w:rPr>
                <w:noProof/>
                <w:webHidden/>
              </w:rPr>
              <w:fldChar w:fldCharType="begin"/>
            </w:r>
            <w:r w:rsidR="002157ED">
              <w:rPr>
                <w:noProof/>
                <w:webHidden/>
              </w:rPr>
              <w:instrText xml:space="preserve"> PAGEREF _Toc501892816 \h </w:instrText>
            </w:r>
            <w:r w:rsidR="002157ED">
              <w:rPr>
                <w:noProof/>
                <w:webHidden/>
              </w:rPr>
            </w:r>
            <w:r w:rsidR="002157ED">
              <w:rPr>
                <w:noProof/>
                <w:webHidden/>
              </w:rPr>
              <w:fldChar w:fldCharType="separate"/>
            </w:r>
            <w:r w:rsidR="002157ED">
              <w:rPr>
                <w:noProof/>
                <w:webHidden/>
              </w:rPr>
              <w:t>36</w:t>
            </w:r>
            <w:r w:rsidR="002157ED">
              <w:rPr>
                <w:noProof/>
                <w:webHidden/>
              </w:rPr>
              <w:fldChar w:fldCharType="end"/>
            </w:r>
          </w:hyperlink>
        </w:p>
        <w:p w14:paraId="427FA084" w14:textId="2FBAC5A5" w:rsidR="002157ED" w:rsidRDefault="006515C9" w:rsidP="00CA2DF8">
          <w:pPr>
            <w:pStyle w:val="21"/>
            <w:tabs>
              <w:tab w:val="right" w:leader="dot" w:pos="8302"/>
            </w:tabs>
            <w:spacing w:line="400" w:lineRule="exact"/>
            <w:ind w:left="480"/>
            <w:rPr>
              <w:noProof/>
            </w:rPr>
          </w:pPr>
          <w:hyperlink w:anchor="_Toc501892817" w:history="1">
            <w:r w:rsidR="002157ED" w:rsidRPr="00C34569">
              <w:rPr>
                <w:rStyle w:val="af7"/>
                <w:noProof/>
              </w:rPr>
              <w:t xml:space="preserve">4.2 </w:t>
            </w:r>
            <w:r w:rsidR="002157ED" w:rsidRPr="00C34569">
              <w:rPr>
                <w:rStyle w:val="af7"/>
                <w:noProof/>
              </w:rPr>
              <w:t>面向仿真的云制造服务发布方法</w:t>
            </w:r>
            <w:r w:rsidR="002157ED">
              <w:rPr>
                <w:noProof/>
                <w:webHidden/>
              </w:rPr>
              <w:tab/>
            </w:r>
            <w:r w:rsidR="002157ED">
              <w:rPr>
                <w:noProof/>
                <w:webHidden/>
              </w:rPr>
              <w:fldChar w:fldCharType="begin"/>
            </w:r>
            <w:r w:rsidR="002157ED">
              <w:rPr>
                <w:noProof/>
                <w:webHidden/>
              </w:rPr>
              <w:instrText xml:space="preserve"> PAGEREF _Toc501892817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353DB222" w14:textId="53AA5716" w:rsidR="002157ED" w:rsidRDefault="006515C9" w:rsidP="00CA2DF8">
          <w:pPr>
            <w:pStyle w:val="31"/>
            <w:tabs>
              <w:tab w:val="right" w:leader="dot" w:pos="8302"/>
            </w:tabs>
            <w:spacing w:line="400" w:lineRule="exact"/>
            <w:ind w:left="960"/>
            <w:rPr>
              <w:noProof/>
            </w:rPr>
          </w:pPr>
          <w:hyperlink w:anchor="_Toc501892818" w:history="1">
            <w:r w:rsidR="002157ED" w:rsidRPr="00C34569">
              <w:rPr>
                <w:rStyle w:val="af7"/>
                <w:noProof/>
              </w:rPr>
              <w:t xml:space="preserve">4.2.1 </w:t>
            </w:r>
            <w:r w:rsidR="002157ED" w:rsidRPr="00C34569">
              <w:rPr>
                <w:rStyle w:val="af7"/>
                <w:noProof/>
              </w:rPr>
              <w:t>云制造服务的服务抽象方法</w:t>
            </w:r>
            <w:r w:rsidR="002157ED">
              <w:rPr>
                <w:noProof/>
                <w:webHidden/>
              </w:rPr>
              <w:tab/>
            </w:r>
            <w:r w:rsidR="002157ED">
              <w:rPr>
                <w:noProof/>
                <w:webHidden/>
              </w:rPr>
              <w:fldChar w:fldCharType="begin"/>
            </w:r>
            <w:r w:rsidR="002157ED">
              <w:rPr>
                <w:noProof/>
                <w:webHidden/>
              </w:rPr>
              <w:instrText xml:space="preserve"> PAGEREF _Toc501892818 \h </w:instrText>
            </w:r>
            <w:r w:rsidR="002157ED">
              <w:rPr>
                <w:noProof/>
                <w:webHidden/>
              </w:rPr>
            </w:r>
            <w:r w:rsidR="002157ED">
              <w:rPr>
                <w:noProof/>
                <w:webHidden/>
              </w:rPr>
              <w:fldChar w:fldCharType="separate"/>
            </w:r>
            <w:r w:rsidR="002157ED">
              <w:rPr>
                <w:noProof/>
                <w:webHidden/>
              </w:rPr>
              <w:t>38</w:t>
            </w:r>
            <w:r w:rsidR="002157ED">
              <w:rPr>
                <w:noProof/>
                <w:webHidden/>
              </w:rPr>
              <w:fldChar w:fldCharType="end"/>
            </w:r>
          </w:hyperlink>
        </w:p>
        <w:p w14:paraId="1AE79573" w14:textId="414DFAEC" w:rsidR="002157ED" w:rsidRDefault="006515C9" w:rsidP="00CA2DF8">
          <w:pPr>
            <w:pStyle w:val="31"/>
            <w:tabs>
              <w:tab w:val="right" w:leader="dot" w:pos="8302"/>
            </w:tabs>
            <w:spacing w:line="400" w:lineRule="exact"/>
            <w:ind w:left="960"/>
            <w:rPr>
              <w:noProof/>
            </w:rPr>
          </w:pPr>
          <w:hyperlink w:anchor="_Toc501892819" w:history="1">
            <w:r w:rsidR="002157ED" w:rsidRPr="00C34569">
              <w:rPr>
                <w:rStyle w:val="af7"/>
                <w:noProof/>
              </w:rPr>
              <w:t xml:space="preserve">4.2.2 </w:t>
            </w:r>
            <w:r w:rsidR="002157ED" w:rsidRPr="00C34569">
              <w:rPr>
                <w:rStyle w:val="af7"/>
                <w:noProof/>
              </w:rPr>
              <w:t>云制造服务的仿真抽象方法</w:t>
            </w:r>
            <w:r w:rsidR="002157ED">
              <w:rPr>
                <w:noProof/>
                <w:webHidden/>
              </w:rPr>
              <w:tab/>
            </w:r>
            <w:r w:rsidR="002157ED">
              <w:rPr>
                <w:noProof/>
                <w:webHidden/>
              </w:rPr>
              <w:fldChar w:fldCharType="begin"/>
            </w:r>
            <w:r w:rsidR="002157ED">
              <w:rPr>
                <w:noProof/>
                <w:webHidden/>
              </w:rPr>
              <w:instrText xml:space="preserve"> PAGEREF _Toc501892819 \h </w:instrText>
            </w:r>
            <w:r w:rsidR="002157ED">
              <w:rPr>
                <w:noProof/>
                <w:webHidden/>
              </w:rPr>
            </w:r>
            <w:r w:rsidR="002157ED">
              <w:rPr>
                <w:noProof/>
                <w:webHidden/>
              </w:rPr>
              <w:fldChar w:fldCharType="separate"/>
            </w:r>
            <w:r w:rsidR="002157ED">
              <w:rPr>
                <w:noProof/>
                <w:webHidden/>
              </w:rPr>
              <w:t>39</w:t>
            </w:r>
            <w:r w:rsidR="002157ED">
              <w:rPr>
                <w:noProof/>
                <w:webHidden/>
              </w:rPr>
              <w:fldChar w:fldCharType="end"/>
            </w:r>
          </w:hyperlink>
        </w:p>
        <w:p w14:paraId="415D211D" w14:textId="7388DDD4" w:rsidR="002157ED" w:rsidRDefault="006515C9" w:rsidP="00CA2DF8">
          <w:pPr>
            <w:pStyle w:val="31"/>
            <w:tabs>
              <w:tab w:val="right" w:leader="dot" w:pos="8302"/>
            </w:tabs>
            <w:spacing w:line="400" w:lineRule="exact"/>
            <w:ind w:left="960"/>
            <w:rPr>
              <w:noProof/>
            </w:rPr>
          </w:pPr>
          <w:hyperlink w:anchor="_Toc501892820" w:history="1">
            <w:r w:rsidR="002157ED" w:rsidRPr="00C34569">
              <w:rPr>
                <w:rStyle w:val="af7"/>
                <w:noProof/>
              </w:rPr>
              <w:t xml:space="preserve">4.2.3 </w:t>
            </w:r>
            <w:r w:rsidR="002157ED" w:rsidRPr="00C34569">
              <w:rPr>
                <w:rStyle w:val="af7"/>
                <w:noProof/>
              </w:rPr>
              <w:t>制造服务模型与仿真模型的组合方法</w:t>
            </w:r>
            <w:r w:rsidR="002157ED">
              <w:rPr>
                <w:noProof/>
                <w:webHidden/>
              </w:rPr>
              <w:tab/>
            </w:r>
            <w:r w:rsidR="002157ED">
              <w:rPr>
                <w:noProof/>
                <w:webHidden/>
              </w:rPr>
              <w:fldChar w:fldCharType="begin"/>
            </w:r>
            <w:r w:rsidR="002157ED">
              <w:rPr>
                <w:noProof/>
                <w:webHidden/>
              </w:rPr>
              <w:instrText xml:space="preserve"> PAGEREF _Toc501892820 \h </w:instrText>
            </w:r>
            <w:r w:rsidR="002157ED">
              <w:rPr>
                <w:noProof/>
                <w:webHidden/>
              </w:rPr>
            </w:r>
            <w:r w:rsidR="002157ED">
              <w:rPr>
                <w:noProof/>
                <w:webHidden/>
              </w:rPr>
              <w:fldChar w:fldCharType="separate"/>
            </w:r>
            <w:r w:rsidR="002157ED">
              <w:rPr>
                <w:noProof/>
                <w:webHidden/>
              </w:rPr>
              <w:t>40</w:t>
            </w:r>
            <w:r w:rsidR="002157ED">
              <w:rPr>
                <w:noProof/>
                <w:webHidden/>
              </w:rPr>
              <w:fldChar w:fldCharType="end"/>
            </w:r>
          </w:hyperlink>
        </w:p>
        <w:p w14:paraId="2CCC2230" w14:textId="0A556879" w:rsidR="002157ED" w:rsidRDefault="006515C9" w:rsidP="00CA2DF8">
          <w:pPr>
            <w:pStyle w:val="21"/>
            <w:tabs>
              <w:tab w:val="right" w:leader="dot" w:pos="8302"/>
            </w:tabs>
            <w:spacing w:line="400" w:lineRule="exact"/>
            <w:ind w:left="480"/>
            <w:rPr>
              <w:noProof/>
            </w:rPr>
          </w:pPr>
          <w:hyperlink w:anchor="_Toc501892821" w:history="1">
            <w:r w:rsidR="002157ED" w:rsidRPr="00C34569">
              <w:rPr>
                <w:rStyle w:val="af7"/>
                <w:noProof/>
              </w:rPr>
              <w:t xml:space="preserve">4.3 </w:t>
            </w:r>
            <w:r w:rsidR="002157ED" w:rsidRPr="00C34569">
              <w:rPr>
                <w:rStyle w:val="af7"/>
                <w:noProof/>
              </w:rPr>
              <w:t>云制造服务匹配方法</w:t>
            </w:r>
            <w:r w:rsidR="002157ED">
              <w:rPr>
                <w:noProof/>
                <w:webHidden/>
              </w:rPr>
              <w:tab/>
            </w:r>
            <w:r w:rsidR="002157ED">
              <w:rPr>
                <w:noProof/>
                <w:webHidden/>
              </w:rPr>
              <w:fldChar w:fldCharType="begin"/>
            </w:r>
            <w:r w:rsidR="002157ED">
              <w:rPr>
                <w:noProof/>
                <w:webHidden/>
              </w:rPr>
              <w:instrText xml:space="preserve"> PAGEREF _Toc501892821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E485E4F" w14:textId="172359F1" w:rsidR="002157ED" w:rsidRDefault="006515C9" w:rsidP="00CA2DF8">
          <w:pPr>
            <w:pStyle w:val="31"/>
            <w:tabs>
              <w:tab w:val="right" w:leader="dot" w:pos="8302"/>
            </w:tabs>
            <w:spacing w:line="400" w:lineRule="exact"/>
            <w:ind w:left="960"/>
            <w:rPr>
              <w:noProof/>
            </w:rPr>
          </w:pPr>
          <w:hyperlink w:anchor="_Toc501892822" w:history="1">
            <w:r w:rsidR="002157ED" w:rsidRPr="00C34569">
              <w:rPr>
                <w:rStyle w:val="af7"/>
                <w:noProof/>
              </w:rPr>
              <w:t xml:space="preserve">4.3.1 </w:t>
            </w:r>
            <w:r w:rsidR="002157ED" w:rsidRPr="00C34569">
              <w:rPr>
                <w:rStyle w:val="af7"/>
                <w:noProof/>
              </w:rPr>
              <w:t>需求发布与匹配</w:t>
            </w:r>
            <w:r w:rsidR="002157ED">
              <w:rPr>
                <w:noProof/>
                <w:webHidden/>
              </w:rPr>
              <w:tab/>
            </w:r>
            <w:r w:rsidR="002157ED">
              <w:rPr>
                <w:noProof/>
                <w:webHidden/>
              </w:rPr>
              <w:fldChar w:fldCharType="begin"/>
            </w:r>
            <w:r w:rsidR="002157ED">
              <w:rPr>
                <w:noProof/>
                <w:webHidden/>
              </w:rPr>
              <w:instrText xml:space="preserve"> PAGEREF _Toc501892822 \h </w:instrText>
            </w:r>
            <w:r w:rsidR="002157ED">
              <w:rPr>
                <w:noProof/>
                <w:webHidden/>
              </w:rPr>
            </w:r>
            <w:r w:rsidR="002157ED">
              <w:rPr>
                <w:noProof/>
                <w:webHidden/>
              </w:rPr>
              <w:fldChar w:fldCharType="separate"/>
            </w:r>
            <w:r w:rsidR="002157ED">
              <w:rPr>
                <w:noProof/>
                <w:webHidden/>
              </w:rPr>
              <w:t>42</w:t>
            </w:r>
            <w:r w:rsidR="002157ED">
              <w:rPr>
                <w:noProof/>
                <w:webHidden/>
              </w:rPr>
              <w:fldChar w:fldCharType="end"/>
            </w:r>
          </w:hyperlink>
        </w:p>
        <w:p w14:paraId="2956D27E" w14:textId="40F0C577" w:rsidR="002157ED" w:rsidRDefault="006515C9" w:rsidP="00CA2DF8">
          <w:pPr>
            <w:pStyle w:val="31"/>
            <w:tabs>
              <w:tab w:val="right" w:leader="dot" w:pos="8302"/>
            </w:tabs>
            <w:spacing w:line="400" w:lineRule="exact"/>
            <w:ind w:left="960"/>
            <w:rPr>
              <w:noProof/>
            </w:rPr>
          </w:pPr>
          <w:hyperlink w:anchor="_Toc501892823" w:history="1">
            <w:r w:rsidR="002157ED" w:rsidRPr="00C34569">
              <w:rPr>
                <w:rStyle w:val="af7"/>
                <w:noProof/>
              </w:rPr>
              <w:t xml:space="preserve">4.3.2 </w:t>
            </w:r>
            <w:r w:rsidR="002157ED" w:rsidRPr="00C34569">
              <w:rPr>
                <w:rStyle w:val="af7"/>
                <w:noProof/>
              </w:rPr>
              <w:t>基于</w:t>
            </w:r>
            <w:r w:rsidR="002157ED" w:rsidRPr="00C34569">
              <w:rPr>
                <w:rStyle w:val="af7"/>
                <w:noProof/>
              </w:rPr>
              <w:t>Jena</w:t>
            </w:r>
            <w:r w:rsidR="002157ED" w:rsidRPr="00C34569">
              <w:rPr>
                <w:rStyle w:val="af7"/>
                <w:noProof/>
              </w:rPr>
              <w:t>的推理检索</w:t>
            </w:r>
            <w:r w:rsidR="002157ED">
              <w:rPr>
                <w:noProof/>
                <w:webHidden/>
              </w:rPr>
              <w:tab/>
            </w:r>
            <w:r w:rsidR="002157ED">
              <w:rPr>
                <w:noProof/>
                <w:webHidden/>
              </w:rPr>
              <w:fldChar w:fldCharType="begin"/>
            </w:r>
            <w:r w:rsidR="002157ED">
              <w:rPr>
                <w:noProof/>
                <w:webHidden/>
              </w:rPr>
              <w:instrText xml:space="preserve"> PAGEREF _Toc501892823 \h </w:instrText>
            </w:r>
            <w:r w:rsidR="002157ED">
              <w:rPr>
                <w:noProof/>
                <w:webHidden/>
              </w:rPr>
            </w:r>
            <w:r w:rsidR="002157ED">
              <w:rPr>
                <w:noProof/>
                <w:webHidden/>
              </w:rPr>
              <w:fldChar w:fldCharType="separate"/>
            </w:r>
            <w:r w:rsidR="002157ED">
              <w:rPr>
                <w:noProof/>
                <w:webHidden/>
              </w:rPr>
              <w:t>43</w:t>
            </w:r>
            <w:r w:rsidR="002157ED">
              <w:rPr>
                <w:noProof/>
                <w:webHidden/>
              </w:rPr>
              <w:fldChar w:fldCharType="end"/>
            </w:r>
          </w:hyperlink>
        </w:p>
        <w:p w14:paraId="02D604CB" w14:textId="2EE0FC3F" w:rsidR="002157ED" w:rsidRDefault="006515C9" w:rsidP="00CA2DF8">
          <w:pPr>
            <w:pStyle w:val="21"/>
            <w:tabs>
              <w:tab w:val="right" w:leader="dot" w:pos="8302"/>
            </w:tabs>
            <w:spacing w:line="400" w:lineRule="exact"/>
            <w:ind w:left="480"/>
            <w:rPr>
              <w:noProof/>
            </w:rPr>
          </w:pPr>
          <w:hyperlink w:anchor="_Toc501892824" w:history="1">
            <w:r w:rsidR="002157ED" w:rsidRPr="00C34569">
              <w:rPr>
                <w:rStyle w:val="af7"/>
                <w:noProof/>
              </w:rPr>
              <w:t xml:space="preserve">4.4 </w:t>
            </w:r>
            <w:r w:rsidR="002157ED" w:rsidRPr="00C34569">
              <w:rPr>
                <w:rStyle w:val="af7"/>
                <w:noProof/>
              </w:rPr>
              <w:t>云制造服务组合方法</w:t>
            </w:r>
            <w:r w:rsidR="002157ED">
              <w:rPr>
                <w:noProof/>
                <w:webHidden/>
              </w:rPr>
              <w:tab/>
            </w:r>
            <w:r w:rsidR="002157ED">
              <w:rPr>
                <w:noProof/>
                <w:webHidden/>
              </w:rPr>
              <w:fldChar w:fldCharType="begin"/>
            </w:r>
            <w:r w:rsidR="002157ED">
              <w:rPr>
                <w:noProof/>
                <w:webHidden/>
              </w:rPr>
              <w:instrText xml:space="preserve"> PAGEREF _Toc501892824 \h </w:instrText>
            </w:r>
            <w:r w:rsidR="002157ED">
              <w:rPr>
                <w:noProof/>
                <w:webHidden/>
              </w:rPr>
            </w:r>
            <w:r w:rsidR="002157ED">
              <w:rPr>
                <w:noProof/>
                <w:webHidden/>
              </w:rPr>
              <w:fldChar w:fldCharType="separate"/>
            </w:r>
            <w:r w:rsidR="002157ED">
              <w:rPr>
                <w:noProof/>
                <w:webHidden/>
              </w:rPr>
              <w:t>44</w:t>
            </w:r>
            <w:r w:rsidR="002157ED">
              <w:rPr>
                <w:noProof/>
                <w:webHidden/>
              </w:rPr>
              <w:fldChar w:fldCharType="end"/>
            </w:r>
          </w:hyperlink>
        </w:p>
        <w:p w14:paraId="67828B21" w14:textId="32508B3A" w:rsidR="002157ED" w:rsidRDefault="006515C9" w:rsidP="00CA2DF8">
          <w:pPr>
            <w:pStyle w:val="21"/>
            <w:tabs>
              <w:tab w:val="right" w:leader="dot" w:pos="8302"/>
            </w:tabs>
            <w:spacing w:line="400" w:lineRule="exact"/>
            <w:ind w:left="480"/>
            <w:rPr>
              <w:noProof/>
            </w:rPr>
          </w:pPr>
          <w:hyperlink w:anchor="_Toc501892825" w:history="1">
            <w:r w:rsidR="002157ED" w:rsidRPr="00C34569">
              <w:rPr>
                <w:rStyle w:val="af7"/>
                <w:noProof/>
              </w:rPr>
              <w:t xml:space="preserve">4.5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_Toc501892825 \h </w:instrText>
            </w:r>
            <w:r w:rsidR="002157ED">
              <w:rPr>
                <w:noProof/>
                <w:webHidden/>
              </w:rPr>
            </w:r>
            <w:r w:rsidR="002157ED">
              <w:rPr>
                <w:noProof/>
                <w:webHidden/>
              </w:rPr>
              <w:fldChar w:fldCharType="separate"/>
            </w:r>
            <w:r w:rsidR="002157ED">
              <w:rPr>
                <w:noProof/>
                <w:webHidden/>
              </w:rPr>
              <w:t>46</w:t>
            </w:r>
            <w:r w:rsidR="002157ED">
              <w:rPr>
                <w:noProof/>
                <w:webHidden/>
              </w:rPr>
              <w:fldChar w:fldCharType="end"/>
            </w:r>
          </w:hyperlink>
        </w:p>
        <w:p w14:paraId="1620515A" w14:textId="3ABD8527" w:rsidR="002157ED" w:rsidRDefault="006515C9" w:rsidP="00CA2DF8">
          <w:pPr>
            <w:pStyle w:val="13"/>
            <w:tabs>
              <w:tab w:val="right" w:leader="dot" w:pos="8302"/>
            </w:tabs>
            <w:spacing w:line="400" w:lineRule="exact"/>
            <w:rPr>
              <w:noProof/>
            </w:rPr>
          </w:pPr>
          <w:hyperlink w:anchor="_Toc501892826" w:history="1">
            <w:r w:rsidR="002157ED" w:rsidRPr="00C34569">
              <w:rPr>
                <w:rStyle w:val="af7"/>
                <w:noProof/>
              </w:rPr>
              <w:t>第</w:t>
            </w:r>
            <w:r w:rsidR="002157ED" w:rsidRPr="00C34569">
              <w:rPr>
                <w:rStyle w:val="af7"/>
                <w:noProof/>
              </w:rPr>
              <w:t>5</w:t>
            </w:r>
            <w:r w:rsidR="002157ED" w:rsidRPr="00C34569">
              <w:rPr>
                <w:rStyle w:val="af7"/>
                <w:noProof/>
              </w:rPr>
              <w:t>章</w:t>
            </w:r>
            <w:r w:rsidR="002157ED" w:rsidRPr="00C34569">
              <w:rPr>
                <w:rStyle w:val="af7"/>
                <w:noProof/>
              </w:rPr>
              <w:t xml:space="preserve"> </w:t>
            </w:r>
            <w:r w:rsidR="002157ED" w:rsidRPr="00C34569">
              <w:rPr>
                <w:rStyle w:val="af7"/>
                <w:noProof/>
              </w:rPr>
              <w:t>基于仿真的云制造组合方案的评价</w:t>
            </w:r>
            <w:r w:rsidR="002157ED">
              <w:rPr>
                <w:noProof/>
                <w:webHidden/>
              </w:rPr>
              <w:tab/>
            </w:r>
            <w:r w:rsidR="002157ED">
              <w:rPr>
                <w:noProof/>
                <w:webHidden/>
              </w:rPr>
              <w:fldChar w:fldCharType="begin"/>
            </w:r>
            <w:r w:rsidR="002157ED">
              <w:rPr>
                <w:noProof/>
                <w:webHidden/>
              </w:rPr>
              <w:instrText xml:space="preserve"> PAGEREF _Toc501892826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0DDA470" w14:textId="1F8AAE4E" w:rsidR="002157ED" w:rsidRDefault="006515C9" w:rsidP="00CA2DF8">
          <w:pPr>
            <w:pStyle w:val="21"/>
            <w:tabs>
              <w:tab w:val="right" w:leader="dot" w:pos="8302"/>
            </w:tabs>
            <w:spacing w:line="400" w:lineRule="exact"/>
            <w:ind w:left="480"/>
            <w:rPr>
              <w:noProof/>
            </w:rPr>
          </w:pPr>
          <w:hyperlink w:anchor="_Toc501892827" w:history="1">
            <w:r w:rsidR="002157ED" w:rsidRPr="00C34569">
              <w:rPr>
                <w:rStyle w:val="af7"/>
                <w:noProof/>
              </w:rPr>
              <w:t xml:space="preserve">5.1 </w:t>
            </w:r>
            <w:r w:rsidR="002157ED" w:rsidRPr="00C34569">
              <w:rPr>
                <w:rStyle w:val="af7"/>
                <w:noProof/>
              </w:rPr>
              <w:t>云制造组合服务评价指标分析</w:t>
            </w:r>
            <w:r w:rsidR="002157ED">
              <w:rPr>
                <w:noProof/>
                <w:webHidden/>
              </w:rPr>
              <w:tab/>
            </w:r>
            <w:r w:rsidR="002157ED">
              <w:rPr>
                <w:noProof/>
                <w:webHidden/>
              </w:rPr>
              <w:fldChar w:fldCharType="begin"/>
            </w:r>
            <w:r w:rsidR="002157ED">
              <w:rPr>
                <w:noProof/>
                <w:webHidden/>
              </w:rPr>
              <w:instrText xml:space="preserve"> PAGEREF _Toc501892827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01FA461E" w14:textId="41025CEA" w:rsidR="002157ED" w:rsidRDefault="006515C9" w:rsidP="00CA2DF8">
          <w:pPr>
            <w:pStyle w:val="31"/>
            <w:tabs>
              <w:tab w:val="right" w:leader="dot" w:pos="8302"/>
            </w:tabs>
            <w:spacing w:line="400" w:lineRule="exact"/>
            <w:ind w:left="960"/>
            <w:rPr>
              <w:noProof/>
            </w:rPr>
          </w:pPr>
          <w:hyperlink w:anchor="_Toc501892828" w:history="1">
            <w:r w:rsidR="002157ED" w:rsidRPr="00C34569">
              <w:rPr>
                <w:rStyle w:val="af7"/>
                <w:noProof/>
              </w:rPr>
              <w:t xml:space="preserve">5.1.1 </w:t>
            </w:r>
            <w:r w:rsidR="002157ED" w:rsidRPr="00C34569">
              <w:rPr>
                <w:rStyle w:val="af7"/>
                <w:noProof/>
              </w:rPr>
              <w:t>服务需求方评价指标体系</w:t>
            </w:r>
            <w:r w:rsidR="002157ED">
              <w:rPr>
                <w:noProof/>
                <w:webHidden/>
              </w:rPr>
              <w:tab/>
            </w:r>
            <w:r w:rsidR="002157ED">
              <w:rPr>
                <w:noProof/>
                <w:webHidden/>
              </w:rPr>
              <w:fldChar w:fldCharType="begin"/>
            </w:r>
            <w:r w:rsidR="002157ED">
              <w:rPr>
                <w:noProof/>
                <w:webHidden/>
              </w:rPr>
              <w:instrText xml:space="preserve"> PAGEREF _Toc501892828 \h </w:instrText>
            </w:r>
            <w:r w:rsidR="002157ED">
              <w:rPr>
                <w:noProof/>
                <w:webHidden/>
              </w:rPr>
            </w:r>
            <w:r w:rsidR="002157ED">
              <w:rPr>
                <w:noProof/>
                <w:webHidden/>
              </w:rPr>
              <w:fldChar w:fldCharType="separate"/>
            </w:r>
            <w:r w:rsidR="002157ED">
              <w:rPr>
                <w:noProof/>
                <w:webHidden/>
              </w:rPr>
              <w:t>47</w:t>
            </w:r>
            <w:r w:rsidR="002157ED">
              <w:rPr>
                <w:noProof/>
                <w:webHidden/>
              </w:rPr>
              <w:fldChar w:fldCharType="end"/>
            </w:r>
          </w:hyperlink>
        </w:p>
        <w:p w14:paraId="79608FE3" w14:textId="6074A901" w:rsidR="002157ED" w:rsidRDefault="006515C9" w:rsidP="00CA2DF8">
          <w:pPr>
            <w:pStyle w:val="31"/>
            <w:tabs>
              <w:tab w:val="right" w:leader="dot" w:pos="8302"/>
            </w:tabs>
            <w:spacing w:line="400" w:lineRule="exact"/>
            <w:ind w:left="960"/>
            <w:rPr>
              <w:noProof/>
            </w:rPr>
          </w:pPr>
          <w:hyperlink w:anchor="_Toc501892829" w:history="1">
            <w:r w:rsidR="002157ED" w:rsidRPr="00C34569">
              <w:rPr>
                <w:rStyle w:val="af7"/>
                <w:noProof/>
              </w:rPr>
              <w:t xml:space="preserve">5.1.2 </w:t>
            </w:r>
            <w:r w:rsidR="002157ED" w:rsidRPr="00C34569">
              <w:rPr>
                <w:rStyle w:val="af7"/>
                <w:noProof/>
              </w:rPr>
              <w:t>服务提供方评价指标体系</w:t>
            </w:r>
            <w:r w:rsidR="002157ED">
              <w:rPr>
                <w:noProof/>
                <w:webHidden/>
              </w:rPr>
              <w:tab/>
            </w:r>
            <w:r w:rsidR="002157ED">
              <w:rPr>
                <w:noProof/>
                <w:webHidden/>
              </w:rPr>
              <w:fldChar w:fldCharType="begin"/>
            </w:r>
            <w:r w:rsidR="002157ED">
              <w:rPr>
                <w:noProof/>
                <w:webHidden/>
              </w:rPr>
              <w:instrText xml:space="preserve"> PAGEREF _Toc501892829 \h </w:instrText>
            </w:r>
            <w:r w:rsidR="002157ED">
              <w:rPr>
                <w:noProof/>
                <w:webHidden/>
              </w:rPr>
            </w:r>
            <w:r w:rsidR="002157ED">
              <w:rPr>
                <w:noProof/>
                <w:webHidden/>
              </w:rPr>
              <w:fldChar w:fldCharType="separate"/>
            </w:r>
            <w:r w:rsidR="002157ED">
              <w:rPr>
                <w:noProof/>
                <w:webHidden/>
              </w:rPr>
              <w:t>48</w:t>
            </w:r>
            <w:r w:rsidR="002157ED">
              <w:rPr>
                <w:noProof/>
                <w:webHidden/>
              </w:rPr>
              <w:fldChar w:fldCharType="end"/>
            </w:r>
          </w:hyperlink>
        </w:p>
        <w:p w14:paraId="087CF101" w14:textId="47DFBB2E" w:rsidR="002157ED" w:rsidRDefault="006515C9" w:rsidP="00CA2DF8">
          <w:pPr>
            <w:pStyle w:val="21"/>
            <w:tabs>
              <w:tab w:val="right" w:leader="dot" w:pos="8302"/>
            </w:tabs>
            <w:spacing w:line="400" w:lineRule="exact"/>
            <w:ind w:left="480"/>
            <w:rPr>
              <w:noProof/>
            </w:rPr>
          </w:pPr>
          <w:hyperlink w:anchor="_Toc501892830" w:history="1">
            <w:r w:rsidR="002157ED" w:rsidRPr="00C34569">
              <w:rPr>
                <w:rStyle w:val="af7"/>
                <w:noProof/>
              </w:rPr>
              <w:t xml:space="preserve">5.2 </w:t>
            </w:r>
            <w:r w:rsidR="002157ED" w:rsidRPr="00C34569">
              <w:rPr>
                <w:rStyle w:val="af7"/>
                <w:noProof/>
              </w:rPr>
              <w:t>仿真指标的转换</w:t>
            </w:r>
            <w:r w:rsidR="002157ED">
              <w:rPr>
                <w:noProof/>
                <w:webHidden/>
              </w:rPr>
              <w:tab/>
            </w:r>
            <w:r w:rsidR="002157ED">
              <w:rPr>
                <w:noProof/>
                <w:webHidden/>
              </w:rPr>
              <w:fldChar w:fldCharType="begin"/>
            </w:r>
            <w:r w:rsidR="002157ED">
              <w:rPr>
                <w:noProof/>
                <w:webHidden/>
              </w:rPr>
              <w:instrText xml:space="preserve"> PAGEREF _Toc501892830 \h </w:instrText>
            </w:r>
            <w:r w:rsidR="002157ED">
              <w:rPr>
                <w:noProof/>
                <w:webHidden/>
              </w:rPr>
            </w:r>
            <w:r w:rsidR="002157ED">
              <w:rPr>
                <w:noProof/>
                <w:webHidden/>
              </w:rPr>
              <w:fldChar w:fldCharType="separate"/>
            </w:r>
            <w:r w:rsidR="002157ED">
              <w:rPr>
                <w:noProof/>
                <w:webHidden/>
              </w:rPr>
              <w:t>51</w:t>
            </w:r>
            <w:r w:rsidR="002157ED">
              <w:rPr>
                <w:noProof/>
                <w:webHidden/>
              </w:rPr>
              <w:fldChar w:fldCharType="end"/>
            </w:r>
          </w:hyperlink>
        </w:p>
        <w:p w14:paraId="3C366F62" w14:textId="13A0F71D" w:rsidR="002157ED" w:rsidRDefault="006515C9" w:rsidP="00CA2DF8">
          <w:pPr>
            <w:pStyle w:val="21"/>
            <w:tabs>
              <w:tab w:val="right" w:leader="dot" w:pos="8302"/>
            </w:tabs>
            <w:spacing w:line="400" w:lineRule="exact"/>
            <w:ind w:left="480"/>
            <w:rPr>
              <w:noProof/>
            </w:rPr>
          </w:pPr>
          <w:hyperlink w:anchor="_Toc501892831" w:history="1">
            <w:r w:rsidR="002157ED" w:rsidRPr="00C34569">
              <w:rPr>
                <w:rStyle w:val="af7"/>
                <w:noProof/>
              </w:rPr>
              <w:t xml:space="preserve">5.3 </w:t>
            </w:r>
            <w:r w:rsidR="002157ED" w:rsidRPr="00C34569">
              <w:rPr>
                <w:rStyle w:val="af7"/>
                <w:noProof/>
              </w:rPr>
              <w:t>仿真平台执行评价</w:t>
            </w:r>
            <w:r w:rsidR="002157ED">
              <w:rPr>
                <w:noProof/>
                <w:webHidden/>
              </w:rPr>
              <w:tab/>
            </w:r>
            <w:r w:rsidR="002157ED">
              <w:rPr>
                <w:noProof/>
                <w:webHidden/>
              </w:rPr>
              <w:fldChar w:fldCharType="begin"/>
            </w:r>
            <w:r w:rsidR="002157ED">
              <w:rPr>
                <w:noProof/>
                <w:webHidden/>
              </w:rPr>
              <w:instrText xml:space="preserve"> PAGEREF _Toc501892831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0F5BC90A" w14:textId="1BE01ACD" w:rsidR="002157ED" w:rsidRDefault="006515C9" w:rsidP="00CA2DF8">
          <w:pPr>
            <w:pStyle w:val="31"/>
            <w:tabs>
              <w:tab w:val="right" w:leader="dot" w:pos="8302"/>
            </w:tabs>
            <w:spacing w:line="400" w:lineRule="exact"/>
            <w:ind w:left="960"/>
            <w:rPr>
              <w:noProof/>
            </w:rPr>
          </w:pPr>
          <w:hyperlink w:anchor="_Toc501892832" w:history="1">
            <w:r w:rsidR="002157ED" w:rsidRPr="00C34569">
              <w:rPr>
                <w:rStyle w:val="af7"/>
                <w:noProof/>
              </w:rPr>
              <w:t xml:space="preserve">5.3.1 </w:t>
            </w:r>
            <w:r w:rsidR="002157ED" w:rsidRPr="00C34569">
              <w:rPr>
                <w:rStyle w:val="af7"/>
                <w:noProof/>
              </w:rPr>
              <w:t>仿真平台对</w:t>
            </w:r>
            <w:r w:rsidR="002157ED" w:rsidRPr="00C34569">
              <w:rPr>
                <w:rStyle w:val="af7"/>
                <w:noProof/>
              </w:rPr>
              <w:t>OWL-S</w:t>
            </w:r>
            <w:r w:rsidR="002157ED" w:rsidRPr="00C34569">
              <w:rPr>
                <w:rStyle w:val="af7"/>
                <w:noProof/>
              </w:rPr>
              <w:t>文件的读取</w:t>
            </w:r>
            <w:r w:rsidR="002157ED">
              <w:rPr>
                <w:noProof/>
                <w:webHidden/>
              </w:rPr>
              <w:tab/>
            </w:r>
            <w:r w:rsidR="002157ED">
              <w:rPr>
                <w:noProof/>
                <w:webHidden/>
              </w:rPr>
              <w:fldChar w:fldCharType="begin"/>
            </w:r>
            <w:r w:rsidR="002157ED">
              <w:rPr>
                <w:noProof/>
                <w:webHidden/>
              </w:rPr>
              <w:instrText xml:space="preserve"> PAGEREF _Toc501892832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4F3C2E38" w14:textId="4826B575" w:rsidR="002157ED" w:rsidRDefault="006515C9" w:rsidP="00CA2DF8">
          <w:pPr>
            <w:pStyle w:val="31"/>
            <w:tabs>
              <w:tab w:val="right" w:leader="dot" w:pos="8302"/>
            </w:tabs>
            <w:spacing w:line="400" w:lineRule="exact"/>
            <w:ind w:left="960"/>
            <w:rPr>
              <w:noProof/>
            </w:rPr>
          </w:pPr>
          <w:hyperlink w:anchor="_Toc501892833" w:history="1">
            <w:r w:rsidR="002157ED" w:rsidRPr="00C34569">
              <w:rPr>
                <w:rStyle w:val="af7"/>
                <w:noProof/>
              </w:rPr>
              <w:t xml:space="preserve">5.3.2 </w:t>
            </w:r>
            <w:r w:rsidR="002157ED" w:rsidRPr="00C34569">
              <w:rPr>
                <w:rStyle w:val="af7"/>
                <w:noProof/>
              </w:rPr>
              <w:t>服务组合评价指标的反馈</w:t>
            </w:r>
            <w:r w:rsidR="002157ED">
              <w:rPr>
                <w:noProof/>
                <w:webHidden/>
              </w:rPr>
              <w:tab/>
            </w:r>
            <w:r w:rsidR="002157ED">
              <w:rPr>
                <w:noProof/>
                <w:webHidden/>
              </w:rPr>
              <w:fldChar w:fldCharType="begin"/>
            </w:r>
            <w:r w:rsidR="002157ED">
              <w:rPr>
                <w:noProof/>
                <w:webHidden/>
              </w:rPr>
              <w:instrText xml:space="preserve"> PAGEREF _Toc501892833 \h </w:instrText>
            </w:r>
            <w:r w:rsidR="002157ED">
              <w:rPr>
                <w:noProof/>
                <w:webHidden/>
              </w:rPr>
            </w:r>
            <w:r w:rsidR="002157ED">
              <w:rPr>
                <w:noProof/>
                <w:webHidden/>
              </w:rPr>
              <w:fldChar w:fldCharType="separate"/>
            </w:r>
            <w:r w:rsidR="002157ED">
              <w:rPr>
                <w:noProof/>
                <w:webHidden/>
              </w:rPr>
              <w:t>53</w:t>
            </w:r>
            <w:r w:rsidR="002157ED">
              <w:rPr>
                <w:noProof/>
                <w:webHidden/>
              </w:rPr>
              <w:fldChar w:fldCharType="end"/>
            </w:r>
          </w:hyperlink>
        </w:p>
        <w:p w14:paraId="52C5ECEA" w14:textId="4EA2201F" w:rsidR="002157ED" w:rsidRDefault="006515C9" w:rsidP="00CA2DF8">
          <w:pPr>
            <w:pStyle w:val="21"/>
            <w:tabs>
              <w:tab w:val="right" w:leader="dot" w:pos="8302"/>
            </w:tabs>
            <w:spacing w:line="400" w:lineRule="exact"/>
            <w:ind w:left="480"/>
            <w:rPr>
              <w:noProof/>
            </w:rPr>
          </w:pPr>
          <w:hyperlink w:anchor="_Toc501892834" w:history="1">
            <w:r w:rsidR="002157ED" w:rsidRPr="00C34569">
              <w:rPr>
                <w:rStyle w:val="af7"/>
                <w:noProof/>
              </w:rPr>
              <w:t xml:space="preserve">5.4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_Toc501892834 \h </w:instrText>
            </w:r>
            <w:r w:rsidR="002157ED">
              <w:rPr>
                <w:noProof/>
                <w:webHidden/>
              </w:rPr>
            </w:r>
            <w:r w:rsidR="002157ED">
              <w:rPr>
                <w:noProof/>
                <w:webHidden/>
              </w:rPr>
              <w:fldChar w:fldCharType="separate"/>
            </w:r>
            <w:r w:rsidR="002157ED">
              <w:rPr>
                <w:noProof/>
                <w:webHidden/>
              </w:rPr>
              <w:t>54</w:t>
            </w:r>
            <w:r w:rsidR="002157ED">
              <w:rPr>
                <w:noProof/>
                <w:webHidden/>
              </w:rPr>
              <w:fldChar w:fldCharType="end"/>
            </w:r>
          </w:hyperlink>
        </w:p>
        <w:p w14:paraId="0E1EAD4B" w14:textId="16F185E9" w:rsidR="002157ED" w:rsidRDefault="006515C9" w:rsidP="00CA2DF8">
          <w:pPr>
            <w:pStyle w:val="13"/>
            <w:tabs>
              <w:tab w:val="right" w:leader="dot" w:pos="8302"/>
            </w:tabs>
            <w:spacing w:line="400" w:lineRule="exact"/>
            <w:rPr>
              <w:noProof/>
            </w:rPr>
          </w:pPr>
          <w:hyperlink w:anchor="_Toc501892835" w:history="1">
            <w:r w:rsidR="002157ED" w:rsidRPr="00C34569">
              <w:rPr>
                <w:rStyle w:val="af7"/>
                <w:noProof/>
              </w:rPr>
              <w:t>第</w:t>
            </w:r>
            <w:r w:rsidR="002157ED" w:rsidRPr="00C34569">
              <w:rPr>
                <w:rStyle w:val="af7"/>
                <w:noProof/>
              </w:rPr>
              <w:t>6</w:t>
            </w:r>
            <w:r w:rsidR="002157ED" w:rsidRPr="00C34569">
              <w:rPr>
                <w:rStyle w:val="af7"/>
                <w:noProof/>
              </w:rPr>
              <w:t>章</w:t>
            </w:r>
            <w:r w:rsidR="002157ED" w:rsidRPr="00C34569">
              <w:rPr>
                <w:rStyle w:val="af7"/>
                <w:noProof/>
              </w:rPr>
              <w:t xml:space="preserve"> </w:t>
            </w:r>
            <w:r w:rsidR="002157ED" w:rsidRPr="00C34569">
              <w:rPr>
                <w:rStyle w:val="af7"/>
                <w:noProof/>
              </w:rPr>
              <w:t>原型系统的设计和案例验证</w:t>
            </w:r>
            <w:r w:rsidR="002157ED">
              <w:rPr>
                <w:noProof/>
                <w:webHidden/>
              </w:rPr>
              <w:tab/>
            </w:r>
            <w:r w:rsidR="002157ED">
              <w:rPr>
                <w:noProof/>
                <w:webHidden/>
              </w:rPr>
              <w:fldChar w:fldCharType="begin"/>
            </w:r>
            <w:r w:rsidR="002157ED">
              <w:rPr>
                <w:noProof/>
                <w:webHidden/>
              </w:rPr>
              <w:instrText xml:space="preserve"> PAGEREF _Toc501892835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49EAD962" w14:textId="6ADE825E" w:rsidR="002157ED" w:rsidRDefault="006515C9" w:rsidP="00CA2DF8">
          <w:pPr>
            <w:pStyle w:val="21"/>
            <w:tabs>
              <w:tab w:val="right" w:leader="dot" w:pos="8302"/>
            </w:tabs>
            <w:spacing w:line="400" w:lineRule="exact"/>
            <w:ind w:left="480"/>
            <w:rPr>
              <w:noProof/>
            </w:rPr>
          </w:pPr>
          <w:hyperlink w:anchor="_Toc501892836" w:history="1">
            <w:r w:rsidR="002157ED" w:rsidRPr="00C34569">
              <w:rPr>
                <w:rStyle w:val="af7"/>
                <w:noProof/>
              </w:rPr>
              <w:t xml:space="preserve">6.1 </w:t>
            </w:r>
            <w:r w:rsidR="002157ED" w:rsidRPr="00C34569">
              <w:rPr>
                <w:rStyle w:val="af7"/>
                <w:noProof/>
              </w:rPr>
              <w:t>云制造服务原型系统的设计</w:t>
            </w:r>
            <w:r w:rsidR="002157ED">
              <w:rPr>
                <w:noProof/>
                <w:webHidden/>
              </w:rPr>
              <w:tab/>
            </w:r>
            <w:r w:rsidR="002157ED">
              <w:rPr>
                <w:noProof/>
                <w:webHidden/>
              </w:rPr>
              <w:fldChar w:fldCharType="begin"/>
            </w:r>
            <w:r w:rsidR="002157ED">
              <w:rPr>
                <w:noProof/>
                <w:webHidden/>
              </w:rPr>
              <w:instrText xml:space="preserve"> PAGEREF _Toc501892836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1A254D9" w14:textId="7FB21D50" w:rsidR="002157ED" w:rsidRDefault="006515C9" w:rsidP="00CA2DF8">
          <w:pPr>
            <w:pStyle w:val="31"/>
            <w:tabs>
              <w:tab w:val="right" w:leader="dot" w:pos="8302"/>
            </w:tabs>
            <w:spacing w:line="400" w:lineRule="exact"/>
            <w:ind w:left="960"/>
            <w:rPr>
              <w:noProof/>
            </w:rPr>
          </w:pPr>
          <w:hyperlink w:anchor="_Toc501892837" w:history="1">
            <w:r w:rsidR="002157ED" w:rsidRPr="00C34569">
              <w:rPr>
                <w:rStyle w:val="af7"/>
                <w:noProof/>
              </w:rPr>
              <w:t xml:space="preserve">6.1.1 </w:t>
            </w:r>
            <w:r w:rsidR="002157ED" w:rsidRPr="00C34569">
              <w:rPr>
                <w:rStyle w:val="af7"/>
                <w:noProof/>
              </w:rPr>
              <w:t>云制造服务平台一般流程</w:t>
            </w:r>
            <w:r w:rsidR="002157ED">
              <w:rPr>
                <w:noProof/>
                <w:webHidden/>
              </w:rPr>
              <w:tab/>
            </w:r>
            <w:r w:rsidR="002157ED">
              <w:rPr>
                <w:noProof/>
                <w:webHidden/>
              </w:rPr>
              <w:fldChar w:fldCharType="begin"/>
            </w:r>
            <w:r w:rsidR="002157ED">
              <w:rPr>
                <w:noProof/>
                <w:webHidden/>
              </w:rPr>
              <w:instrText xml:space="preserve"> PAGEREF _Toc501892837 \h </w:instrText>
            </w:r>
            <w:r w:rsidR="002157ED">
              <w:rPr>
                <w:noProof/>
                <w:webHidden/>
              </w:rPr>
            </w:r>
            <w:r w:rsidR="002157ED">
              <w:rPr>
                <w:noProof/>
                <w:webHidden/>
              </w:rPr>
              <w:fldChar w:fldCharType="separate"/>
            </w:r>
            <w:r w:rsidR="002157ED">
              <w:rPr>
                <w:noProof/>
                <w:webHidden/>
              </w:rPr>
              <w:t>55</w:t>
            </w:r>
            <w:r w:rsidR="002157ED">
              <w:rPr>
                <w:noProof/>
                <w:webHidden/>
              </w:rPr>
              <w:fldChar w:fldCharType="end"/>
            </w:r>
          </w:hyperlink>
        </w:p>
        <w:p w14:paraId="5B9DF746" w14:textId="3079996E" w:rsidR="002157ED" w:rsidRDefault="006515C9" w:rsidP="00CA2DF8">
          <w:pPr>
            <w:pStyle w:val="31"/>
            <w:tabs>
              <w:tab w:val="right" w:leader="dot" w:pos="8302"/>
            </w:tabs>
            <w:spacing w:line="400" w:lineRule="exact"/>
            <w:ind w:left="960"/>
            <w:rPr>
              <w:noProof/>
            </w:rPr>
          </w:pPr>
          <w:hyperlink w:anchor="_Toc501892838" w:history="1">
            <w:r w:rsidR="002157ED" w:rsidRPr="00C34569">
              <w:rPr>
                <w:rStyle w:val="af7"/>
                <w:noProof/>
              </w:rPr>
              <w:t xml:space="preserve">6.1.2 </w:t>
            </w:r>
            <w:r w:rsidR="002157ED" w:rsidRPr="00C34569">
              <w:rPr>
                <w:rStyle w:val="af7"/>
                <w:noProof/>
              </w:rPr>
              <w:t>原型系统功能设计</w:t>
            </w:r>
            <w:r w:rsidR="002157ED">
              <w:rPr>
                <w:noProof/>
                <w:webHidden/>
              </w:rPr>
              <w:tab/>
            </w:r>
            <w:r w:rsidR="002157ED">
              <w:rPr>
                <w:noProof/>
                <w:webHidden/>
              </w:rPr>
              <w:fldChar w:fldCharType="begin"/>
            </w:r>
            <w:r w:rsidR="002157ED">
              <w:rPr>
                <w:noProof/>
                <w:webHidden/>
              </w:rPr>
              <w:instrText xml:space="preserve"> PAGEREF _Toc501892838 \h </w:instrText>
            </w:r>
            <w:r w:rsidR="002157ED">
              <w:rPr>
                <w:noProof/>
                <w:webHidden/>
              </w:rPr>
            </w:r>
            <w:r w:rsidR="002157ED">
              <w:rPr>
                <w:noProof/>
                <w:webHidden/>
              </w:rPr>
              <w:fldChar w:fldCharType="separate"/>
            </w:r>
            <w:r w:rsidR="002157ED">
              <w:rPr>
                <w:noProof/>
                <w:webHidden/>
              </w:rPr>
              <w:t>57</w:t>
            </w:r>
            <w:r w:rsidR="002157ED">
              <w:rPr>
                <w:noProof/>
                <w:webHidden/>
              </w:rPr>
              <w:fldChar w:fldCharType="end"/>
            </w:r>
          </w:hyperlink>
        </w:p>
        <w:p w14:paraId="56242E97" w14:textId="2BDE0926" w:rsidR="002157ED" w:rsidRDefault="006515C9" w:rsidP="00CA2DF8">
          <w:pPr>
            <w:pStyle w:val="31"/>
            <w:tabs>
              <w:tab w:val="right" w:leader="dot" w:pos="8302"/>
            </w:tabs>
            <w:spacing w:line="400" w:lineRule="exact"/>
            <w:ind w:left="960"/>
            <w:rPr>
              <w:noProof/>
            </w:rPr>
          </w:pPr>
          <w:hyperlink w:anchor="_Toc501892839" w:history="1">
            <w:r w:rsidR="002157ED" w:rsidRPr="00C34569">
              <w:rPr>
                <w:rStyle w:val="af7"/>
                <w:noProof/>
              </w:rPr>
              <w:t xml:space="preserve">6.1.3 </w:t>
            </w:r>
            <w:r w:rsidR="002157ED" w:rsidRPr="00C34569">
              <w:rPr>
                <w:rStyle w:val="af7"/>
                <w:noProof/>
              </w:rPr>
              <w:t>原型系统</w:t>
            </w:r>
            <w:r w:rsidR="002157ED" w:rsidRPr="00C34569">
              <w:rPr>
                <w:rStyle w:val="af7"/>
                <w:noProof/>
              </w:rPr>
              <w:t>UI</w:t>
            </w:r>
            <w:r w:rsidR="002157ED" w:rsidRPr="00C34569">
              <w:rPr>
                <w:rStyle w:val="af7"/>
                <w:noProof/>
              </w:rPr>
              <w:t>界面设计</w:t>
            </w:r>
            <w:r w:rsidR="002157ED">
              <w:rPr>
                <w:noProof/>
                <w:webHidden/>
              </w:rPr>
              <w:tab/>
            </w:r>
            <w:r w:rsidR="002157ED">
              <w:rPr>
                <w:noProof/>
                <w:webHidden/>
              </w:rPr>
              <w:fldChar w:fldCharType="begin"/>
            </w:r>
            <w:r w:rsidR="002157ED">
              <w:rPr>
                <w:noProof/>
                <w:webHidden/>
              </w:rPr>
              <w:instrText xml:space="preserve"> PAGEREF _Toc501892839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451C41DA" w14:textId="460AE699" w:rsidR="002157ED" w:rsidRDefault="006515C9" w:rsidP="00CA2DF8">
          <w:pPr>
            <w:pStyle w:val="21"/>
            <w:tabs>
              <w:tab w:val="right" w:leader="dot" w:pos="8302"/>
            </w:tabs>
            <w:spacing w:line="400" w:lineRule="exact"/>
            <w:ind w:left="480"/>
            <w:rPr>
              <w:noProof/>
            </w:rPr>
          </w:pPr>
          <w:hyperlink w:anchor="_Toc501892840" w:history="1">
            <w:r w:rsidR="002157ED" w:rsidRPr="00C34569">
              <w:rPr>
                <w:rStyle w:val="af7"/>
                <w:noProof/>
              </w:rPr>
              <w:t xml:space="preserve">6.2 </w:t>
            </w:r>
            <w:r w:rsidR="002157ED" w:rsidRPr="00C34569">
              <w:rPr>
                <w:rStyle w:val="af7"/>
                <w:noProof/>
              </w:rPr>
              <w:t>总体案例背景</w:t>
            </w:r>
            <w:r w:rsidR="002157ED">
              <w:rPr>
                <w:noProof/>
                <w:webHidden/>
              </w:rPr>
              <w:tab/>
            </w:r>
            <w:r w:rsidR="002157ED">
              <w:rPr>
                <w:noProof/>
                <w:webHidden/>
              </w:rPr>
              <w:fldChar w:fldCharType="begin"/>
            </w:r>
            <w:r w:rsidR="002157ED">
              <w:rPr>
                <w:noProof/>
                <w:webHidden/>
              </w:rPr>
              <w:instrText xml:space="preserve"> PAGEREF _Toc501892840 \h </w:instrText>
            </w:r>
            <w:r w:rsidR="002157ED">
              <w:rPr>
                <w:noProof/>
                <w:webHidden/>
              </w:rPr>
            </w:r>
            <w:r w:rsidR="002157ED">
              <w:rPr>
                <w:noProof/>
                <w:webHidden/>
              </w:rPr>
              <w:fldChar w:fldCharType="separate"/>
            </w:r>
            <w:r w:rsidR="002157ED">
              <w:rPr>
                <w:noProof/>
                <w:webHidden/>
              </w:rPr>
              <w:t>58</w:t>
            </w:r>
            <w:r w:rsidR="002157ED">
              <w:rPr>
                <w:noProof/>
                <w:webHidden/>
              </w:rPr>
              <w:fldChar w:fldCharType="end"/>
            </w:r>
          </w:hyperlink>
        </w:p>
        <w:p w14:paraId="681730B8" w14:textId="2404C070" w:rsidR="002157ED" w:rsidRDefault="006515C9" w:rsidP="00CA2DF8">
          <w:pPr>
            <w:pStyle w:val="31"/>
            <w:tabs>
              <w:tab w:val="right" w:leader="dot" w:pos="8302"/>
            </w:tabs>
            <w:spacing w:line="400" w:lineRule="exact"/>
            <w:ind w:left="960"/>
            <w:rPr>
              <w:noProof/>
            </w:rPr>
          </w:pPr>
          <w:hyperlink w:anchor="_Toc501892841" w:history="1">
            <w:r w:rsidR="002157ED" w:rsidRPr="00C34569">
              <w:rPr>
                <w:rStyle w:val="af7"/>
                <w:noProof/>
              </w:rPr>
              <w:t xml:space="preserve">6.2.1 </w:t>
            </w:r>
            <w:r w:rsidR="002157ED" w:rsidRPr="00C34569">
              <w:rPr>
                <w:rStyle w:val="af7"/>
                <w:noProof/>
              </w:rPr>
              <w:t>案例工作流程介绍</w:t>
            </w:r>
            <w:r w:rsidR="002157ED">
              <w:rPr>
                <w:noProof/>
                <w:webHidden/>
              </w:rPr>
              <w:tab/>
            </w:r>
            <w:r w:rsidR="002157ED">
              <w:rPr>
                <w:noProof/>
                <w:webHidden/>
              </w:rPr>
              <w:fldChar w:fldCharType="begin"/>
            </w:r>
            <w:r w:rsidR="002157ED">
              <w:rPr>
                <w:noProof/>
                <w:webHidden/>
              </w:rPr>
              <w:instrText xml:space="preserve"> PAGEREF _Toc501892841 \h </w:instrText>
            </w:r>
            <w:r w:rsidR="002157ED">
              <w:rPr>
                <w:noProof/>
                <w:webHidden/>
              </w:rPr>
            </w:r>
            <w:r w:rsidR="002157ED">
              <w:rPr>
                <w:noProof/>
                <w:webHidden/>
              </w:rPr>
              <w:fldChar w:fldCharType="separate"/>
            </w:r>
            <w:r w:rsidR="002157ED">
              <w:rPr>
                <w:noProof/>
                <w:webHidden/>
              </w:rPr>
              <w:t>59</w:t>
            </w:r>
            <w:r w:rsidR="002157ED">
              <w:rPr>
                <w:noProof/>
                <w:webHidden/>
              </w:rPr>
              <w:fldChar w:fldCharType="end"/>
            </w:r>
          </w:hyperlink>
        </w:p>
        <w:p w14:paraId="5CB4EB98" w14:textId="62B04FBC" w:rsidR="002157ED" w:rsidRDefault="006515C9" w:rsidP="00CA2DF8">
          <w:pPr>
            <w:pStyle w:val="31"/>
            <w:tabs>
              <w:tab w:val="right" w:leader="dot" w:pos="8302"/>
            </w:tabs>
            <w:spacing w:line="400" w:lineRule="exact"/>
            <w:ind w:left="960"/>
            <w:rPr>
              <w:noProof/>
            </w:rPr>
          </w:pPr>
          <w:hyperlink w:anchor="_Toc501892842" w:history="1">
            <w:r w:rsidR="002157ED" w:rsidRPr="00C34569">
              <w:rPr>
                <w:rStyle w:val="af7"/>
                <w:noProof/>
              </w:rPr>
              <w:t xml:space="preserve">6.2.2 </w:t>
            </w:r>
            <w:r w:rsidR="002157ED" w:rsidRPr="00C34569">
              <w:rPr>
                <w:rStyle w:val="af7"/>
                <w:noProof/>
              </w:rPr>
              <w:t>典型产品及服务介绍</w:t>
            </w:r>
            <w:r w:rsidR="002157ED">
              <w:rPr>
                <w:noProof/>
                <w:webHidden/>
              </w:rPr>
              <w:tab/>
            </w:r>
            <w:r w:rsidR="002157ED">
              <w:rPr>
                <w:noProof/>
                <w:webHidden/>
              </w:rPr>
              <w:fldChar w:fldCharType="begin"/>
            </w:r>
            <w:r w:rsidR="002157ED">
              <w:rPr>
                <w:noProof/>
                <w:webHidden/>
              </w:rPr>
              <w:instrText xml:space="preserve"> PAGEREF _Toc501892842 \h </w:instrText>
            </w:r>
            <w:r w:rsidR="002157ED">
              <w:rPr>
                <w:noProof/>
                <w:webHidden/>
              </w:rPr>
            </w:r>
            <w:r w:rsidR="002157ED">
              <w:rPr>
                <w:noProof/>
                <w:webHidden/>
              </w:rPr>
              <w:fldChar w:fldCharType="separate"/>
            </w:r>
            <w:r w:rsidR="002157ED">
              <w:rPr>
                <w:noProof/>
                <w:webHidden/>
              </w:rPr>
              <w:t>60</w:t>
            </w:r>
            <w:r w:rsidR="002157ED">
              <w:rPr>
                <w:noProof/>
                <w:webHidden/>
              </w:rPr>
              <w:fldChar w:fldCharType="end"/>
            </w:r>
          </w:hyperlink>
        </w:p>
        <w:p w14:paraId="23BEFD83" w14:textId="2753C812" w:rsidR="002157ED" w:rsidRDefault="006515C9" w:rsidP="00CA2DF8">
          <w:pPr>
            <w:pStyle w:val="31"/>
            <w:tabs>
              <w:tab w:val="right" w:leader="dot" w:pos="8302"/>
            </w:tabs>
            <w:spacing w:line="400" w:lineRule="exact"/>
            <w:ind w:left="960"/>
            <w:rPr>
              <w:noProof/>
            </w:rPr>
          </w:pPr>
          <w:hyperlink w:anchor="_Toc501892843" w:history="1">
            <w:r w:rsidR="002157ED" w:rsidRPr="00C34569">
              <w:rPr>
                <w:rStyle w:val="af7"/>
                <w:noProof/>
              </w:rPr>
              <w:t xml:space="preserve">6.2.3 </w:t>
            </w:r>
            <w:r w:rsidR="002157ED" w:rsidRPr="00C34569">
              <w:rPr>
                <w:rStyle w:val="af7"/>
                <w:noProof/>
              </w:rPr>
              <w:t>服务提供方介绍</w:t>
            </w:r>
            <w:r w:rsidR="002157ED">
              <w:rPr>
                <w:noProof/>
                <w:webHidden/>
              </w:rPr>
              <w:tab/>
            </w:r>
            <w:r w:rsidR="002157ED">
              <w:rPr>
                <w:noProof/>
                <w:webHidden/>
              </w:rPr>
              <w:fldChar w:fldCharType="begin"/>
            </w:r>
            <w:r w:rsidR="002157ED">
              <w:rPr>
                <w:noProof/>
                <w:webHidden/>
              </w:rPr>
              <w:instrText xml:space="preserve"> PAGEREF _Toc501892843 \h </w:instrText>
            </w:r>
            <w:r w:rsidR="002157ED">
              <w:rPr>
                <w:noProof/>
                <w:webHidden/>
              </w:rPr>
            </w:r>
            <w:r w:rsidR="002157ED">
              <w:rPr>
                <w:noProof/>
                <w:webHidden/>
              </w:rPr>
              <w:fldChar w:fldCharType="separate"/>
            </w:r>
            <w:r w:rsidR="002157ED">
              <w:rPr>
                <w:noProof/>
                <w:webHidden/>
              </w:rPr>
              <w:t>61</w:t>
            </w:r>
            <w:r w:rsidR="002157ED">
              <w:rPr>
                <w:noProof/>
                <w:webHidden/>
              </w:rPr>
              <w:fldChar w:fldCharType="end"/>
            </w:r>
          </w:hyperlink>
        </w:p>
        <w:p w14:paraId="71105584" w14:textId="2C3EB6AF" w:rsidR="002157ED" w:rsidRDefault="006515C9" w:rsidP="00CA2DF8">
          <w:pPr>
            <w:pStyle w:val="31"/>
            <w:tabs>
              <w:tab w:val="right" w:leader="dot" w:pos="8302"/>
            </w:tabs>
            <w:spacing w:line="400" w:lineRule="exact"/>
            <w:ind w:left="960"/>
            <w:rPr>
              <w:noProof/>
            </w:rPr>
          </w:pPr>
          <w:hyperlink w:anchor="_Toc501892844" w:history="1">
            <w:r w:rsidR="002157ED" w:rsidRPr="00C34569">
              <w:rPr>
                <w:rStyle w:val="af7"/>
                <w:noProof/>
              </w:rPr>
              <w:t xml:space="preserve">6.2.2 </w:t>
            </w:r>
            <w:r w:rsidR="002157ED" w:rsidRPr="00C34569">
              <w:rPr>
                <w:rStyle w:val="af7"/>
                <w:noProof/>
              </w:rPr>
              <w:t>云平台中在案例中的应用</w:t>
            </w:r>
            <w:r w:rsidR="002157ED">
              <w:rPr>
                <w:noProof/>
                <w:webHidden/>
              </w:rPr>
              <w:tab/>
            </w:r>
            <w:r w:rsidR="002157ED">
              <w:rPr>
                <w:noProof/>
                <w:webHidden/>
              </w:rPr>
              <w:fldChar w:fldCharType="begin"/>
            </w:r>
            <w:r w:rsidR="002157ED">
              <w:rPr>
                <w:noProof/>
                <w:webHidden/>
              </w:rPr>
              <w:instrText xml:space="preserve"> PAGEREF _Toc501892844 \h </w:instrText>
            </w:r>
            <w:r w:rsidR="002157ED">
              <w:rPr>
                <w:noProof/>
                <w:webHidden/>
              </w:rPr>
            </w:r>
            <w:r w:rsidR="002157ED">
              <w:rPr>
                <w:noProof/>
                <w:webHidden/>
              </w:rPr>
              <w:fldChar w:fldCharType="separate"/>
            </w:r>
            <w:r w:rsidR="002157ED">
              <w:rPr>
                <w:noProof/>
                <w:webHidden/>
              </w:rPr>
              <w:t>62</w:t>
            </w:r>
            <w:r w:rsidR="002157ED">
              <w:rPr>
                <w:noProof/>
                <w:webHidden/>
              </w:rPr>
              <w:fldChar w:fldCharType="end"/>
            </w:r>
          </w:hyperlink>
        </w:p>
        <w:p w14:paraId="1AAD9B5F" w14:textId="0110EF36" w:rsidR="002157ED" w:rsidRDefault="006515C9" w:rsidP="00CA2DF8">
          <w:pPr>
            <w:pStyle w:val="21"/>
            <w:tabs>
              <w:tab w:val="right" w:leader="dot" w:pos="8302"/>
            </w:tabs>
            <w:spacing w:line="400" w:lineRule="exact"/>
            <w:ind w:left="480"/>
            <w:rPr>
              <w:noProof/>
            </w:rPr>
          </w:pPr>
          <w:hyperlink w:anchor="_Toc501892845" w:history="1">
            <w:r w:rsidR="002157ED" w:rsidRPr="00C34569">
              <w:rPr>
                <w:rStyle w:val="af7"/>
                <w:noProof/>
              </w:rPr>
              <w:t xml:space="preserve">6.3 </w:t>
            </w:r>
            <w:r w:rsidR="002157ED" w:rsidRPr="00C34569">
              <w:rPr>
                <w:rStyle w:val="af7"/>
                <w:noProof/>
              </w:rPr>
              <w:t>组合服务的仿真模型构建</w:t>
            </w:r>
            <w:r w:rsidR="002157ED">
              <w:rPr>
                <w:noProof/>
                <w:webHidden/>
              </w:rPr>
              <w:tab/>
            </w:r>
            <w:r w:rsidR="002157ED">
              <w:rPr>
                <w:noProof/>
                <w:webHidden/>
              </w:rPr>
              <w:fldChar w:fldCharType="begin"/>
            </w:r>
            <w:r w:rsidR="002157ED">
              <w:rPr>
                <w:noProof/>
                <w:webHidden/>
              </w:rPr>
              <w:instrText xml:space="preserve"> PAGEREF _Toc501892845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112E4D14" w14:textId="232A3B9C" w:rsidR="002157ED" w:rsidRDefault="006515C9" w:rsidP="00CA2DF8">
          <w:pPr>
            <w:pStyle w:val="31"/>
            <w:tabs>
              <w:tab w:val="right" w:leader="dot" w:pos="8302"/>
            </w:tabs>
            <w:spacing w:line="400" w:lineRule="exact"/>
            <w:ind w:left="960"/>
            <w:rPr>
              <w:noProof/>
            </w:rPr>
          </w:pPr>
          <w:hyperlink w:anchor="_Toc501892846" w:history="1">
            <w:r w:rsidR="002157ED" w:rsidRPr="00C34569">
              <w:rPr>
                <w:rStyle w:val="af7"/>
                <w:noProof/>
              </w:rPr>
              <w:t xml:space="preserve">6.3.1 </w:t>
            </w:r>
            <w:r w:rsidR="002157ED" w:rsidRPr="00C34569">
              <w:rPr>
                <w:rStyle w:val="af7"/>
                <w:noProof/>
              </w:rPr>
              <w:t>仿真平台内预置对象说明</w:t>
            </w:r>
            <w:r w:rsidR="002157ED">
              <w:rPr>
                <w:noProof/>
                <w:webHidden/>
              </w:rPr>
              <w:tab/>
            </w:r>
            <w:r w:rsidR="002157ED">
              <w:rPr>
                <w:noProof/>
                <w:webHidden/>
              </w:rPr>
              <w:fldChar w:fldCharType="begin"/>
            </w:r>
            <w:r w:rsidR="002157ED">
              <w:rPr>
                <w:noProof/>
                <w:webHidden/>
              </w:rPr>
              <w:instrText xml:space="preserve"> PAGEREF _Toc501892846 \h </w:instrText>
            </w:r>
            <w:r w:rsidR="002157ED">
              <w:rPr>
                <w:noProof/>
                <w:webHidden/>
              </w:rPr>
            </w:r>
            <w:r w:rsidR="002157ED">
              <w:rPr>
                <w:noProof/>
                <w:webHidden/>
              </w:rPr>
              <w:fldChar w:fldCharType="separate"/>
            </w:r>
            <w:r w:rsidR="002157ED">
              <w:rPr>
                <w:noProof/>
                <w:webHidden/>
              </w:rPr>
              <w:t>67</w:t>
            </w:r>
            <w:r w:rsidR="002157ED">
              <w:rPr>
                <w:noProof/>
                <w:webHidden/>
              </w:rPr>
              <w:fldChar w:fldCharType="end"/>
            </w:r>
          </w:hyperlink>
        </w:p>
        <w:p w14:paraId="384FA945" w14:textId="0703A479" w:rsidR="002157ED" w:rsidRDefault="006515C9" w:rsidP="00CA2DF8">
          <w:pPr>
            <w:pStyle w:val="31"/>
            <w:tabs>
              <w:tab w:val="right" w:leader="dot" w:pos="8302"/>
            </w:tabs>
            <w:spacing w:line="400" w:lineRule="exact"/>
            <w:ind w:left="960"/>
            <w:rPr>
              <w:noProof/>
            </w:rPr>
          </w:pPr>
          <w:hyperlink w:anchor="_Toc501892847" w:history="1">
            <w:r w:rsidR="002157ED" w:rsidRPr="00C34569">
              <w:rPr>
                <w:rStyle w:val="af7"/>
                <w:noProof/>
              </w:rPr>
              <w:t xml:space="preserve">6.3.2 </w:t>
            </w:r>
            <w:r w:rsidR="002157ED" w:rsidRPr="00C34569">
              <w:rPr>
                <w:rStyle w:val="af7"/>
                <w:noProof/>
              </w:rPr>
              <w:t>仿真实现总体流程说明</w:t>
            </w:r>
            <w:r w:rsidR="002157ED">
              <w:rPr>
                <w:noProof/>
                <w:webHidden/>
              </w:rPr>
              <w:tab/>
            </w:r>
            <w:r w:rsidR="002157ED">
              <w:rPr>
                <w:noProof/>
                <w:webHidden/>
              </w:rPr>
              <w:fldChar w:fldCharType="begin"/>
            </w:r>
            <w:r w:rsidR="002157ED">
              <w:rPr>
                <w:noProof/>
                <w:webHidden/>
              </w:rPr>
              <w:instrText xml:space="preserve"> PAGEREF _Toc501892847 \h </w:instrText>
            </w:r>
            <w:r w:rsidR="002157ED">
              <w:rPr>
                <w:noProof/>
                <w:webHidden/>
              </w:rPr>
            </w:r>
            <w:r w:rsidR="002157ED">
              <w:rPr>
                <w:noProof/>
                <w:webHidden/>
              </w:rPr>
              <w:fldChar w:fldCharType="separate"/>
            </w:r>
            <w:r w:rsidR="002157ED">
              <w:rPr>
                <w:noProof/>
                <w:webHidden/>
              </w:rPr>
              <w:t>68</w:t>
            </w:r>
            <w:r w:rsidR="002157ED">
              <w:rPr>
                <w:noProof/>
                <w:webHidden/>
              </w:rPr>
              <w:fldChar w:fldCharType="end"/>
            </w:r>
          </w:hyperlink>
        </w:p>
        <w:p w14:paraId="631D8DF6" w14:textId="6D6B85F3" w:rsidR="002157ED" w:rsidRDefault="006515C9" w:rsidP="00CA2DF8">
          <w:pPr>
            <w:pStyle w:val="31"/>
            <w:tabs>
              <w:tab w:val="right" w:leader="dot" w:pos="8302"/>
            </w:tabs>
            <w:spacing w:line="400" w:lineRule="exact"/>
            <w:ind w:left="960"/>
            <w:rPr>
              <w:noProof/>
            </w:rPr>
          </w:pPr>
          <w:hyperlink w:anchor="_Toc501892848" w:history="1">
            <w:r w:rsidR="002157ED" w:rsidRPr="00C34569">
              <w:rPr>
                <w:rStyle w:val="af7"/>
                <w:noProof/>
              </w:rPr>
              <w:t xml:space="preserve">6.3.3 </w:t>
            </w:r>
            <w:r w:rsidR="002157ED" w:rsidRPr="00C34569">
              <w:rPr>
                <w:rStyle w:val="af7"/>
                <w:noProof/>
              </w:rPr>
              <w:t>对服务组合</w:t>
            </w:r>
            <w:r w:rsidR="002157ED" w:rsidRPr="00C34569">
              <w:rPr>
                <w:rStyle w:val="af7"/>
                <w:noProof/>
              </w:rPr>
              <w:t>OWL-S</w:t>
            </w:r>
            <w:r w:rsidR="002157ED" w:rsidRPr="00C34569">
              <w:rPr>
                <w:rStyle w:val="af7"/>
                <w:noProof/>
              </w:rPr>
              <w:t>文档的读取</w:t>
            </w:r>
            <w:r w:rsidR="002157ED">
              <w:rPr>
                <w:noProof/>
                <w:webHidden/>
              </w:rPr>
              <w:tab/>
            </w:r>
            <w:r w:rsidR="002157ED">
              <w:rPr>
                <w:noProof/>
                <w:webHidden/>
              </w:rPr>
              <w:fldChar w:fldCharType="begin"/>
            </w:r>
            <w:r w:rsidR="002157ED">
              <w:rPr>
                <w:noProof/>
                <w:webHidden/>
              </w:rPr>
              <w:instrText xml:space="preserve"> PAGEREF _Toc501892848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7FDC04A8" w14:textId="73C8484C" w:rsidR="002157ED" w:rsidRDefault="006515C9" w:rsidP="00CA2DF8">
          <w:pPr>
            <w:pStyle w:val="31"/>
            <w:tabs>
              <w:tab w:val="right" w:leader="dot" w:pos="8302"/>
            </w:tabs>
            <w:spacing w:line="400" w:lineRule="exact"/>
            <w:ind w:left="960"/>
            <w:rPr>
              <w:noProof/>
            </w:rPr>
          </w:pPr>
          <w:hyperlink w:anchor="_Toc501892849" w:history="1">
            <w:r w:rsidR="002157ED" w:rsidRPr="00C34569">
              <w:rPr>
                <w:rStyle w:val="af7"/>
                <w:noProof/>
              </w:rPr>
              <w:t xml:space="preserve">6.3.4 </w:t>
            </w:r>
            <w:r w:rsidR="002157ED" w:rsidRPr="00C34569">
              <w:rPr>
                <w:rStyle w:val="af7"/>
                <w:noProof/>
              </w:rPr>
              <w:t>仿真模型的建立与执行</w:t>
            </w:r>
            <w:r w:rsidR="002157ED">
              <w:rPr>
                <w:noProof/>
                <w:webHidden/>
              </w:rPr>
              <w:tab/>
            </w:r>
            <w:r w:rsidR="002157ED">
              <w:rPr>
                <w:noProof/>
                <w:webHidden/>
              </w:rPr>
              <w:fldChar w:fldCharType="begin"/>
            </w:r>
            <w:r w:rsidR="002157ED">
              <w:rPr>
                <w:noProof/>
                <w:webHidden/>
              </w:rPr>
              <w:instrText xml:space="preserve"> PAGEREF _Toc501892849 \h </w:instrText>
            </w:r>
            <w:r w:rsidR="002157ED">
              <w:rPr>
                <w:noProof/>
                <w:webHidden/>
              </w:rPr>
            </w:r>
            <w:r w:rsidR="002157ED">
              <w:rPr>
                <w:noProof/>
                <w:webHidden/>
              </w:rPr>
              <w:fldChar w:fldCharType="separate"/>
            </w:r>
            <w:r w:rsidR="002157ED">
              <w:rPr>
                <w:noProof/>
                <w:webHidden/>
              </w:rPr>
              <w:t>69</w:t>
            </w:r>
            <w:r w:rsidR="002157ED">
              <w:rPr>
                <w:noProof/>
                <w:webHidden/>
              </w:rPr>
              <w:fldChar w:fldCharType="end"/>
            </w:r>
          </w:hyperlink>
        </w:p>
        <w:p w14:paraId="36ABAF9F" w14:textId="21BD63D5" w:rsidR="002157ED" w:rsidRDefault="006515C9" w:rsidP="00CA2DF8">
          <w:pPr>
            <w:pStyle w:val="21"/>
            <w:tabs>
              <w:tab w:val="right" w:leader="dot" w:pos="8302"/>
            </w:tabs>
            <w:spacing w:line="400" w:lineRule="exact"/>
            <w:ind w:left="480"/>
            <w:rPr>
              <w:noProof/>
            </w:rPr>
          </w:pPr>
          <w:hyperlink w:anchor="_Toc501892850" w:history="1">
            <w:r w:rsidR="002157ED" w:rsidRPr="00C34569">
              <w:rPr>
                <w:rStyle w:val="af7"/>
                <w:noProof/>
              </w:rPr>
              <w:t xml:space="preserve">6.4 </w:t>
            </w:r>
            <w:r w:rsidR="002157ED" w:rsidRPr="00C34569">
              <w:rPr>
                <w:rStyle w:val="af7"/>
                <w:noProof/>
              </w:rPr>
              <w:t>服务评价指标</w:t>
            </w:r>
            <w:r w:rsidR="002157ED">
              <w:rPr>
                <w:noProof/>
                <w:webHidden/>
              </w:rPr>
              <w:tab/>
            </w:r>
            <w:r w:rsidR="002157ED">
              <w:rPr>
                <w:noProof/>
                <w:webHidden/>
              </w:rPr>
              <w:fldChar w:fldCharType="begin"/>
            </w:r>
            <w:r w:rsidR="002157ED">
              <w:rPr>
                <w:noProof/>
                <w:webHidden/>
              </w:rPr>
              <w:instrText xml:space="preserve"> PAGEREF _Toc501892850 \h </w:instrText>
            </w:r>
            <w:r w:rsidR="002157ED">
              <w:rPr>
                <w:noProof/>
                <w:webHidden/>
              </w:rPr>
            </w:r>
            <w:r w:rsidR="002157ED">
              <w:rPr>
                <w:noProof/>
                <w:webHidden/>
              </w:rPr>
              <w:fldChar w:fldCharType="separate"/>
            </w:r>
            <w:r w:rsidR="002157ED">
              <w:rPr>
                <w:noProof/>
                <w:webHidden/>
              </w:rPr>
              <w:t>70</w:t>
            </w:r>
            <w:r w:rsidR="002157ED">
              <w:rPr>
                <w:noProof/>
                <w:webHidden/>
              </w:rPr>
              <w:fldChar w:fldCharType="end"/>
            </w:r>
          </w:hyperlink>
        </w:p>
        <w:p w14:paraId="737D33B6" w14:textId="405CCD71" w:rsidR="002157ED" w:rsidRDefault="006515C9" w:rsidP="00CA2DF8">
          <w:pPr>
            <w:pStyle w:val="21"/>
            <w:tabs>
              <w:tab w:val="right" w:leader="dot" w:pos="8302"/>
            </w:tabs>
            <w:spacing w:line="400" w:lineRule="exact"/>
            <w:ind w:left="480"/>
            <w:rPr>
              <w:noProof/>
            </w:rPr>
          </w:pPr>
          <w:hyperlink w:anchor="_Toc501892851" w:history="1">
            <w:r w:rsidR="002157ED" w:rsidRPr="00C34569">
              <w:rPr>
                <w:rStyle w:val="af7"/>
                <w:noProof/>
              </w:rPr>
              <w:t xml:space="preserve">6.5 </w:t>
            </w:r>
            <w:r w:rsidR="002157ED" w:rsidRPr="00C34569">
              <w:rPr>
                <w:rStyle w:val="af7"/>
                <w:noProof/>
              </w:rPr>
              <w:t>本章小结</w:t>
            </w:r>
            <w:r w:rsidR="002157ED">
              <w:rPr>
                <w:noProof/>
                <w:webHidden/>
              </w:rPr>
              <w:tab/>
            </w:r>
            <w:r w:rsidR="002157ED">
              <w:rPr>
                <w:noProof/>
                <w:webHidden/>
              </w:rPr>
              <w:fldChar w:fldCharType="begin"/>
            </w:r>
            <w:r w:rsidR="002157ED">
              <w:rPr>
                <w:noProof/>
                <w:webHidden/>
              </w:rPr>
              <w:instrText xml:space="preserve"> PAGEREF _Toc501892851 \h </w:instrText>
            </w:r>
            <w:r w:rsidR="002157ED">
              <w:rPr>
                <w:noProof/>
                <w:webHidden/>
              </w:rPr>
            </w:r>
            <w:r w:rsidR="002157ED">
              <w:rPr>
                <w:noProof/>
                <w:webHidden/>
              </w:rPr>
              <w:fldChar w:fldCharType="separate"/>
            </w:r>
            <w:r w:rsidR="002157ED">
              <w:rPr>
                <w:noProof/>
                <w:webHidden/>
              </w:rPr>
              <w:t>73</w:t>
            </w:r>
            <w:r w:rsidR="002157ED">
              <w:rPr>
                <w:noProof/>
                <w:webHidden/>
              </w:rPr>
              <w:fldChar w:fldCharType="end"/>
            </w:r>
          </w:hyperlink>
        </w:p>
        <w:p w14:paraId="2535BBDD" w14:textId="55A3BE39" w:rsidR="002157ED" w:rsidRDefault="006515C9" w:rsidP="00CA2DF8">
          <w:pPr>
            <w:pStyle w:val="13"/>
            <w:tabs>
              <w:tab w:val="right" w:leader="dot" w:pos="8302"/>
            </w:tabs>
            <w:spacing w:line="400" w:lineRule="exact"/>
            <w:rPr>
              <w:noProof/>
            </w:rPr>
          </w:pPr>
          <w:hyperlink w:anchor="_Toc501892852" w:history="1">
            <w:r w:rsidR="002157ED" w:rsidRPr="00C34569">
              <w:rPr>
                <w:rStyle w:val="af7"/>
                <w:noProof/>
              </w:rPr>
              <w:t>第</w:t>
            </w:r>
            <w:r w:rsidR="002157ED" w:rsidRPr="00C34569">
              <w:rPr>
                <w:rStyle w:val="af7"/>
                <w:noProof/>
              </w:rPr>
              <w:t>7</w:t>
            </w:r>
            <w:r w:rsidR="002157ED" w:rsidRPr="00C34569">
              <w:rPr>
                <w:rStyle w:val="af7"/>
                <w:noProof/>
              </w:rPr>
              <w:t>章</w:t>
            </w:r>
            <w:r w:rsidR="002157ED" w:rsidRPr="00C34569">
              <w:rPr>
                <w:rStyle w:val="af7"/>
                <w:rFonts w:ascii="宋体" w:hAnsi="宋体" w:cs="宋体"/>
                <w:noProof/>
              </w:rPr>
              <w:t xml:space="preserve"> </w:t>
            </w:r>
            <w:r w:rsidR="002157ED" w:rsidRPr="00C34569">
              <w:rPr>
                <w:rStyle w:val="af7"/>
                <w:noProof/>
              </w:rPr>
              <w:t>总结与展望</w:t>
            </w:r>
            <w:r w:rsidR="002157ED">
              <w:rPr>
                <w:noProof/>
                <w:webHidden/>
              </w:rPr>
              <w:tab/>
            </w:r>
            <w:r w:rsidR="002157ED">
              <w:rPr>
                <w:noProof/>
                <w:webHidden/>
              </w:rPr>
              <w:fldChar w:fldCharType="begin"/>
            </w:r>
            <w:r w:rsidR="002157ED">
              <w:rPr>
                <w:noProof/>
                <w:webHidden/>
              </w:rPr>
              <w:instrText xml:space="preserve"> PAGEREF _Toc501892852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1974D2BF" w14:textId="73C2840E" w:rsidR="002157ED" w:rsidRDefault="006515C9" w:rsidP="00CA2DF8">
          <w:pPr>
            <w:pStyle w:val="21"/>
            <w:tabs>
              <w:tab w:val="right" w:leader="dot" w:pos="8302"/>
            </w:tabs>
            <w:spacing w:line="400" w:lineRule="exact"/>
            <w:ind w:left="480"/>
            <w:rPr>
              <w:noProof/>
            </w:rPr>
          </w:pPr>
          <w:hyperlink w:anchor="_Toc501892853" w:history="1">
            <w:r w:rsidR="002157ED" w:rsidRPr="00C34569">
              <w:rPr>
                <w:rStyle w:val="af7"/>
                <w:noProof/>
              </w:rPr>
              <w:t xml:space="preserve">7.1 </w:t>
            </w:r>
            <w:r w:rsidR="002157ED" w:rsidRPr="00C34569">
              <w:rPr>
                <w:rStyle w:val="af7"/>
                <w:noProof/>
              </w:rPr>
              <w:t>结论</w:t>
            </w:r>
            <w:r w:rsidR="002157ED">
              <w:rPr>
                <w:noProof/>
                <w:webHidden/>
              </w:rPr>
              <w:tab/>
            </w:r>
            <w:r w:rsidR="002157ED">
              <w:rPr>
                <w:noProof/>
                <w:webHidden/>
              </w:rPr>
              <w:fldChar w:fldCharType="begin"/>
            </w:r>
            <w:r w:rsidR="002157ED">
              <w:rPr>
                <w:noProof/>
                <w:webHidden/>
              </w:rPr>
              <w:instrText xml:space="preserve"> PAGEREF _Toc501892853 \h </w:instrText>
            </w:r>
            <w:r w:rsidR="002157ED">
              <w:rPr>
                <w:noProof/>
                <w:webHidden/>
              </w:rPr>
            </w:r>
            <w:r w:rsidR="002157ED">
              <w:rPr>
                <w:noProof/>
                <w:webHidden/>
              </w:rPr>
              <w:fldChar w:fldCharType="separate"/>
            </w:r>
            <w:r w:rsidR="002157ED">
              <w:rPr>
                <w:noProof/>
                <w:webHidden/>
              </w:rPr>
              <w:t>74</w:t>
            </w:r>
            <w:r w:rsidR="002157ED">
              <w:rPr>
                <w:noProof/>
                <w:webHidden/>
              </w:rPr>
              <w:fldChar w:fldCharType="end"/>
            </w:r>
          </w:hyperlink>
        </w:p>
        <w:p w14:paraId="31C5AB7A" w14:textId="50A54E45" w:rsidR="002157ED" w:rsidRDefault="006515C9" w:rsidP="00CA2DF8">
          <w:pPr>
            <w:pStyle w:val="21"/>
            <w:tabs>
              <w:tab w:val="right" w:leader="dot" w:pos="8302"/>
            </w:tabs>
            <w:spacing w:line="400" w:lineRule="exact"/>
            <w:ind w:left="480"/>
            <w:rPr>
              <w:noProof/>
            </w:rPr>
          </w:pPr>
          <w:hyperlink w:anchor="_Toc501892854" w:history="1">
            <w:r w:rsidR="002157ED" w:rsidRPr="00C34569">
              <w:rPr>
                <w:rStyle w:val="af7"/>
                <w:noProof/>
              </w:rPr>
              <w:t xml:space="preserve">7.2 </w:t>
            </w:r>
            <w:r w:rsidR="002157ED" w:rsidRPr="00C34569">
              <w:rPr>
                <w:rStyle w:val="af7"/>
                <w:noProof/>
              </w:rPr>
              <w:t>进一步工作的方向</w:t>
            </w:r>
            <w:r w:rsidR="002157ED">
              <w:rPr>
                <w:noProof/>
                <w:webHidden/>
              </w:rPr>
              <w:tab/>
            </w:r>
            <w:r w:rsidR="002157ED">
              <w:rPr>
                <w:noProof/>
                <w:webHidden/>
              </w:rPr>
              <w:fldChar w:fldCharType="begin"/>
            </w:r>
            <w:r w:rsidR="002157ED">
              <w:rPr>
                <w:noProof/>
                <w:webHidden/>
              </w:rPr>
              <w:instrText xml:space="preserve"> PAGEREF _Toc501892854 \h </w:instrText>
            </w:r>
            <w:r w:rsidR="002157ED">
              <w:rPr>
                <w:noProof/>
                <w:webHidden/>
              </w:rPr>
            </w:r>
            <w:r w:rsidR="002157ED">
              <w:rPr>
                <w:noProof/>
                <w:webHidden/>
              </w:rPr>
              <w:fldChar w:fldCharType="separate"/>
            </w:r>
            <w:r w:rsidR="002157ED">
              <w:rPr>
                <w:noProof/>
                <w:webHidden/>
              </w:rPr>
              <w:t>75</w:t>
            </w:r>
            <w:r w:rsidR="002157ED">
              <w:rPr>
                <w:noProof/>
                <w:webHidden/>
              </w:rPr>
              <w:fldChar w:fldCharType="end"/>
            </w:r>
          </w:hyperlink>
        </w:p>
        <w:p w14:paraId="075022BE" w14:textId="30EFA721" w:rsidR="002157ED" w:rsidRDefault="006515C9" w:rsidP="00CA2DF8">
          <w:pPr>
            <w:pStyle w:val="13"/>
            <w:tabs>
              <w:tab w:val="right" w:leader="dot" w:pos="8302"/>
            </w:tabs>
            <w:spacing w:line="400" w:lineRule="exact"/>
            <w:rPr>
              <w:noProof/>
            </w:rPr>
          </w:pPr>
          <w:hyperlink w:anchor="_Toc501892855" w:history="1">
            <w:r w:rsidR="002157ED" w:rsidRPr="00C34569">
              <w:rPr>
                <w:rStyle w:val="af7"/>
                <w:noProof/>
              </w:rPr>
              <w:t>致谢</w:t>
            </w:r>
            <w:r w:rsidR="002157ED">
              <w:rPr>
                <w:noProof/>
                <w:webHidden/>
              </w:rPr>
              <w:tab/>
            </w:r>
            <w:r w:rsidR="002157ED">
              <w:rPr>
                <w:noProof/>
                <w:webHidden/>
              </w:rPr>
              <w:fldChar w:fldCharType="begin"/>
            </w:r>
            <w:r w:rsidR="002157ED">
              <w:rPr>
                <w:noProof/>
                <w:webHidden/>
              </w:rPr>
              <w:instrText xml:space="preserve"> PAGEREF _Toc501892855 \h </w:instrText>
            </w:r>
            <w:r w:rsidR="002157ED">
              <w:rPr>
                <w:noProof/>
                <w:webHidden/>
              </w:rPr>
            </w:r>
            <w:r w:rsidR="002157ED">
              <w:rPr>
                <w:noProof/>
                <w:webHidden/>
              </w:rPr>
              <w:fldChar w:fldCharType="separate"/>
            </w:r>
            <w:r w:rsidR="002157ED">
              <w:rPr>
                <w:noProof/>
                <w:webHidden/>
              </w:rPr>
              <w:t>76</w:t>
            </w:r>
            <w:r w:rsidR="002157ED">
              <w:rPr>
                <w:noProof/>
                <w:webHidden/>
              </w:rPr>
              <w:fldChar w:fldCharType="end"/>
            </w:r>
          </w:hyperlink>
        </w:p>
        <w:p w14:paraId="28518813" w14:textId="50E83756" w:rsidR="002157ED" w:rsidRDefault="006515C9" w:rsidP="00CA2DF8">
          <w:pPr>
            <w:pStyle w:val="13"/>
            <w:tabs>
              <w:tab w:val="right" w:leader="dot" w:pos="8302"/>
            </w:tabs>
            <w:spacing w:line="400" w:lineRule="exact"/>
            <w:rPr>
              <w:noProof/>
            </w:rPr>
          </w:pPr>
          <w:hyperlink w:anchor="_Toc501892856" w:history="1">
            <w:r w:rsidR="002157ED" w:rsidRPr="00C34569">
              <w:rPr>
                <w:rStyle w:val="af7"/>
                <w:noProof/>
              </w:rPr>
              <w:t>参考文献</w:t>
            </w:r>
            <w:r w:rsidR="002157ED">
              <w:rPr>
                <w:noProof/>
                <w:webHidden/>
              </w:rPr>
              <w:tab/>
            </w:r>
            <w:r w:rsidR="002157ED">
              <w:rPr>
                <w:noProof/>
                <w:webHidden/>
              </w:rPr>
              <w:fldChar w:fldCharType="begin"/>
            </w:r>
            <w:r w:rsidR="002157ED">
              <w:rPr>
                <w:noProof/>
                <w:webHidden/>
              </w:rPr>
              <w:instrText xml:space="preserve"> PAGEREF _Toc501892856 \h </w:instrText>
            </w:r>
            <w:r w:rsidR="002157ED">
              <w:rPr>
                <w:noProof/>
                <w:webHidden/>
              </w:rPr>
            </w:r>
            <w:r w:rsidR="002157ED">
              <w:rPr>
                <w:noProof/>
                <w:webHidden/>
              </w:rPr>
              <w:fldChar w:fldCharType="separate"/>
            </w:r>
            <w:r w:rsidR="002157ED">
              <w:rPr>
                <w:noProof/>
                <w:webHidden/>
              </w:rPr>
              <w:t>77</w:t>
            </w:r>
            <w:r w:rsidR="002157ED">
              <w:rPr>
                <w:noProof/>
                <w:webHidden/>
              </w:rPr>
              <w:fldChar w:fldCharType="end"/>
            </w:r>
          </w:hyperlink>
        </w:p>
        <w:p w14:paraId="5ADE0B74" w14:textId="66DB8471" w:rsidR="002157ED" w:rsidRDefault="006515C9" w:rsidP="00CA2DF8">
          <w:pPr>
            <w:pStyle w:val="13"/>
            <w:tabs>
              <w:tab w:val="right" w:leader="dot" w:pos="8302"/>
            </w:tabs>
            <w:spacing w:line="400" w:lineRule="exact"/>
            <w:rPr>
              <w:noProof/>
            </w:rPr>
          </w:pPr>
          <w:hyperlink w:anchor="_Toc501892857" w:history="1">
            <w:r w:rsidR="002157ED" w:rsidRPr="00C34569">
              <w:rPr>
                <w:rStyle w:val="af7"/>
                <w:noProof/>
              </w:rPr>
              <w:t>个人简历、在读期间发表的学术论文与研究成果</w:t>
            </w:r>
            <w:r w:rsidR="002157ED">
              <w:rPr>
                <w:noProof/>
                <w:webHidden/>
              </w:rPr>
              <w:tab/>
            </w:r>
            <w:r w:rsidR="002157ED">
              <w:rPr>
                <w:noProof/>
                <w:webHidden/>
              </w:rPr>
              <w:fldChar w:fldCharType="begin"/>
            </w:r>
            <w:r w:rsidR="002157ED">
              <w:rPr>
                <w:noProof/>
                <w:webHidden/>
              </w:rPr>
              <w:instrText xml:space="preserve"> PAGEREF _Toc501892857 \h </w:instrText>
            </w:r>
            <w:r w:rsidR="002157ED">
              <w:rPr>
                <w:noProof/>
                <w:webHidden/>
              </w:rPr>
            </w:r>
            <w:r w:rsidR="002157ED">
              <w:rPr>
                <w:noProof/>
                <w:webHidden/>
              </w:rPr>
              <w:fldChar w:fldCharType="separate"/>
            </w:r>
            <w:r w:rsidR="002157ED">
              <w:rPr>
                <w:noProof/>
                <w:webHidden/>
              </w:rPr>
              <w:t>84</w:t>
            </w:r>
            <w:r w:rsidR="002157ED">
              <w:rPr>
                <w:noProof/>
                <w:webHidden/>
              </w:rPr>
              <w:fldChar w:fldCharType="end"/>
            </w:r>
          </w:hyperlink>
        </w:p>
        <w:p w14:paraId="07626CED" w14:textId="7CBF9CE1" w:rsidR="002157ED" w:rsidRDefault="002157ED" w:rsidP="00CA2DF8">
          <w:pPr>
            <w:spacing w:line="400" w:lineRule="exact"/>
          </w:pPr>
          <w:r>
            <w:rPr>
              <w:b/>
              <w:bCs/>
              <w:lang w:val="zh-CN"/>
            </w:rPr>
            <w:fldChar w:fldCharType="end"/>
          </w:r>
        </w:p>
      </w:sdtContent>
    </w:sdt>
    <w:p w14:paraId="47E01668" w14:textId="7AC85FD5" w:rsidR="00F03E42" w:rsidRDefault="00F03E42" w:rsidP="00CA2DF8">
      <w:pPr>
        <w:spacing w:line="400" w:lineRule="exact"/>
      </w:pPr>
    </w:p>
    <w:p w14:paraId="4FD3AC13" w14:textId="77777777" w:rsidR="00320E05" w:rsidRDefault="00320E05" w:rsidP="00F03E42">
      <w:pPr>
        <w:pStyle w:val="1"/>
        <w:rPr>
          <w:noProof/>
        </w:rPr>
        <w:sectPr w:rsidR="00320E05" w:rsidSect="0071690A">
          <w:headerReference w:type="even" r:id="rId21"/>
          <w:headerReference w:type="default" r:id="rId22"/>
          <w:pgSz w:w="11906" w:h="16838" w:code="9"/>
          <w:pgMar w:top="1440" w:right="1797" w:bottom="1440" w:left="1797" w:header="1134" w:footer="1134" w:gutter="0"/>
          <w:pgNumType w:fmt="upperRoman" w:start="5"/>
          <w:cols w:space="425"/>
          <w:docGrid w:type="lines" w:linePitch="326"/>
        </w:sectPr>
      </w:pPr>
      <w:bookmarkStart w:id="8" w:name="_Toc501892785"/>
    </w:p>
    <w:p w14:paraId="1322D67E" w14:textId="54493626" w:rsidR="005F4FF9" w:rsidRDefault="005F4FF9" w:rsidP="00F03E42">
      <w:pPr>
        <w:pStyle w:val="1"/>
        <w:rPr>
          <w:ins w:id="9" w:author="陆剑峰" w:date="2017-12-29T21:13:00Z"/>
          <w:noProof/>
        </w:rPr>
      </w:pPr>
      <w:r>
        <w:rPr>
          <w:rFonts w:hint="eastAsia"/>
          <w:noProof/>
        </w:rPr>
        <w:lastRenderedPageBreak/>
        <w:t xml:space="preserve">第1章 </w:t>
      </w:r>
      <w:r w:rsidR="004C7E01">
        <w:rPr>
          <w:rFonts w:hint="eastAsia"/>
          <w:noProof/>
        </w:rPr>
        <w:t>绪论</w:t>
      </w:r>
      <w:bookmarkEnd w:id="8"/>
    </w:p>
    <w:p w14:paraId="17AF39D5" w14:textId="023989AF" w:rsidR="00C55449" w:rsidRDefault="00C55449">
      <w:pPr>
        <w:rPr>
          <w:ins w:id="10" w:author="陆剑峰" w:date="2017-12-29T21:14:00Z"/>
        </w:rPr>
        <w:pPrChange w:id="11" w:author="陆剑峰" w:date="2017-12-29T21:13:00Z">
          <w:pPr>
            <w:pStyle w:val="1"/>
          </w:pPr>
        </w:pPrChange>
      </w:pPr>
      <w:proofErr w:type="gramStart"/>
      <w:ins w:id="12" w:author="陆剑峰" w:date="2017-12-29T21:13:00Z">
        <w:r>
          <w:rPr>
            <w:rFonts w:hint="eastAsia"/>
          </w:rPr>
          <w:t>云</w:t>
        </w:r>
        <w:r>
          <w:t>制造</w:t>
        </w:r>
        <w:proofErr w:type="gramEnd"/>
        <w:r>
          <w:t>服务</w:t>
        </w:r>
      </w:ins>
      <w:ins w:id="13" w:author="陆剑峰" w:date="2017-12-29T21:14:00Z">
        <w:r>
          <w:rPr>
            <w:rFonts w:hint="eastAsia"/>
          </w:rPr>
          <w:t>组合</w:t>
        </w:r>
        <w:r>
          <w:t>有多种方案，需要选择一种来进行执行</w:t>
        </w:r>
        <w:r>
          <w:rPr>
            <w:rFonts w:hint="eastAsia"/>
          </w:rPr>
          <w:t>。</w:t>
        </w:r>
        <w:r>
          <w:t>涉及</w:t>
        </w:r>
        <w:r>
          <w:rPr>
            <w:rFonts w:hint="eastAsia"/>
          </w:rPr>
          <w:t>到</w:t>
        </w:r>
        <w:r>
          <w:t>评价。仿真方法是一种有效的方法。</w:t>
        </w:r>
      </w:ins>
    </w:p>
    <w:p w14:paraId="7463A05D" w14:textId="57980E03" w:rsidR="00C55449" w:rsidRDefault="00C55449">
      <w:pPr>
        <w:rPr>
          <w:ins w:id="14" w:author="陆剑峰" w:date="2017-12-29T21:15:00Z"/>
        </w:rPr>
        <w:pPrChange w:id="15" w:author="陆剑峰" w:date="2017-12-29T21:13:00Z">
          <w:pPr>
            <w:pStyle w:val="1"/>
          </w:pPr>
        </w:pPrChange>
      </w:pPr>
      <w:ins w:id="16" w:author="陆剑峰" w:date="2017-12-29T21:14:00Z">
        <w:r>
          <w:rPr>
            <w:rFonts w:hint="eastAsia"/>
          </w:rPr>
          <w:t>为</w:t>
        </w:r>
        <w:r>
          <w:t>了有效地使用仿真方法，需要解决一个</w:t>
        </w:r>
        <w:r>
          <w:rPr>
            <w:rFonts w:hint="eastAsia"/>
          </w:rPr>
          <w:t>组合</w:t>
        </w:r>
        <w:r>
          <w:t>方案自动转换成仿真模型的方法。为此</w:t>
        </w:r>
      </w:ins>
      <w:ins w:id="17" w:author="陆剑峰" w:date="2017-12-29T21:15:00Z">
        <w:r>
          <w:rPr>
            <w:rFonts w:hint="eastAsia"/>
          </w:rPr>
          <w:t>，</w:t>
        </w:r>
        <w:r>
          <w:t>需要在</w:t>
        </w:r>
        <w:proofErr w:type="gramStart"/>
        <w:r>
          <w:t>云</w:t>
        </w:r>
        <w:r>
          <w:rPr>
            <w:rFonts w:hint="eastAsia"/>
          </w:rPr>
          <w:t>制造</w:t>
        </w:r>
        <w:proofErr w:type="gramEnd"/>
        <w:r>
          <w:t>服务的发布和组合过程进行研究。</w:t>
        </w:r>
      </w:ins>
    </w:p>
    <w:p w14:paraId="7F5E5D02" w14:textId="7B5DEED9" w:rsidR="00C55449" w:rsidRDefault="00C55449">
      <w:pPr>
        <w:rPr>
          <w:ins w:id="18" w:author="陆剑峰" w:date="2017-12-29T21:16:00Z"/>
        </w:rPr>
        <w:pPrChange w:id="19" w:author="陆剑峰" w:date="2017-12-29T21:13:00Z">
          <w:pPr>
            <w:pStyle w:val="1"/>
          </w:pPr>
        </w:pPrChange>
      </w:pPr>
      <w:ins w:id="20" w:author="陆剑峰" w:date="2017-12-29T21:15:00Z">
        <w:r>
          <w:rPr>
            <w:rFonts w:hint="eastAsia"/>
          </w:rPr>
          <w:t>第</w:t>
        </w:r>
        <w:r>
          <w:rPr>
            <w:rFonts w:hint="eastAsia"/>
          </w:rPr>
          <w:t>2</w:t>
        </w:r>
        <w:r>
          <w:rPr>
            <w:rFonts w:hint="eastAsia"/>
          </w:rPr>
          <w:t>章</w:t>
        </w:r>
        <w:r>
          <w:t>：</w:t>
        </w:r>
        <w:proofErr w:type="gramStart"/>
        <w:r>
          <w:t>云制造</w:t>
        </w:r>
        <w:proofErr w:type="gramEnd"/>
        <w:r>
          <w:t>服务组合的</w:t>
        </w:r>
      </w:ins>
      <w:ins w:id="21" w:author="陆剑峰" w:date="2017-12-29T21:16:00Z">
        <w:r>
          <w:rPr>
            <w:rFonts w:hint="eastAsia"/>
          </w:rPr>
          <w:t>基本概念</w:t>
        </w:r>
        <w:r>
          <w:t>；</w:t>
        </w:r>
        <w:proofErr w:type="gramStart"/>
        <w:r>
          <w:t>云制造</w:t>
        </w:r>
        <w:proofErr w:type="gramEnd"/>
        <w:r>
          <w:t>服务组合评价的基本概念和</w:t>
        </w:r>
        <w:r>
          <w:rPr>
            <w:rFonts w:hint="eastAsia"/>
          </w:rPr>
          <w:t>指标</w:t>
        </w:r>
        <w:r>
          <w:t>体系</w:t>
        </w:r>
      </w:ins>
    </w:p>
    <w:p w14:paraId="14BA7239" w14:textId="1A973706" w:rsidR="00C55449" w:rsidRDefault="00C55449">
      <w:pPr>
        <w:ind w:firstLine="476"/>
        <w:rPr>
          <w:ins w:id="22" w:author="陆剑峰" w:date="2017-12-29T21:16:00Z"/>
        </w:rPr>
        <w:pPrChange w:id="23" w:author="陆剑峰" w:date="2017-12-29T21:16:00Z">
          <w:pPr>
            <w:pStyle w:val="1"/>
          </w:pPr>
        </w:pPrChange>
      </w:pPr>
      <w:ins w:id="24" w:author="陆剑峰" w:date="2017-12-29T21:16:00Z">
        <w:r>
          <w:rPr>
            <w:rFonts w:hint="eastAsia"/>
          </w:rPr>
          <w:t>语义</w:t>
        </w:r>
        <w:r>
          <w:rPr>
            <w:rFonts w:hint="eastAsia"/>
          </w:rPr>
          <w:t>WEB</w:t>
        </w:r>
        <w:r>
          <w:rPr>
            <w:rFonts w:hint="eastAsia"/>
          </w:rPr>
          <w:t>的</w:t>
        </w:r>
        <w:r>
          <w:t>基本技术。</w:t>
        </w:r>
      </w:ins>
    </w:p>
    <w:p w14:paraId="343E02E3" w14:textId="2C70DCF5" w:rsidR="00C55449" w:rsidRPr="00C55449" w:rsidRDefault="00C55449">
      <w:pPr>
        <w:rPr>
          <w:ins w:id="25" w:author="陆剑峰" w:date="2017-12-29T21:13:00Z"/>
        </w:rPr>
        <w:pPrChange w:id="26" w:author="陆剑峰" w:date="2017-12-29T21:16:00Z">
          <w:pPr>
            <w:pStyle w:val="1"/>
          </w:pPr>
        </w:pPrChange>
      </w:pPr>
      <w:ins w:id="27" w:author="陆剑峰" w:date="2017-12-29T21:16:00Z">
        <w:r>
          <w:rPr>
            <w:rFonts w:hint="eastAsia"/>
          </w:rPr>
          <w:t>第</w:t>
        </w:r>
        <w:r>
          <w:rPr>
            <w:rFonts w:hint="eastAsia"/>
          </w:rPr>
          <w:t>3</w:t>
        </w:r>
        <w:r>
          <w:rPr>
            <w:rFonts w:hint="eastAsia"/>
          </w:rPr>
          <w:t>章：</w:t>
        </w:r>
      </w:ins>
      <w:ins w:id="28" w:author="陆剑峰" w:date="2017-12-29T21:17:00Z">
        <w:r>
          <w:rPr>
            <w:rFonts w:hint="eastAsia"/>
          </w:rPr>
          <w:t>基于</w:t>
        </w:r>
        <w:r>
          <w:t>仿真的</w:t>
        </w:r>
        <w:proofErr w:type="gramStart"/>
        <w:r>
          <w:t>云制造</w:t>
        </w:r>
        <w:proofErr w:type="gramEnd"/>
        <w:r>
          <w:t>服务组合评价的一般过程，指标体系的相互关系。</w:t>
        </w:r>
      </w:ins>
      <w:ins w:id="29" w:author="陆剑峰" w:date="2017-12-29T21:18:00Z">
        <w:r>
          <w:rPr>
            <w:rFonts w:hint="eastAsia"/>
          </w:rPr>
          <w:t>基于</w:t>
        </w:r>
        <w:r>
          <w:t>仿真的，</w:t>
        </w:r>
      </w:ins>
      <w:ins w:id="30" w:author="陆剑峰" w:date="2017-12-29T21:17:00Z">
        <w:r>
          <w:rPr>
            <w:rFonts w:hint="eastAsia"/>
          </w:rPr>
          <w:t>对</w:t>
        </w:r>
        <w:r>
          <w:t>服务发布、组合、评价过程的一个需求分析；</w:t>
        </w:r>
      </w:ins>
    </w:p>
    <w:p w14:paraId="7C64B061" w14:textId="365CBFD2" w:rsidR="00C55449" w:rsidRDefault="00C55449">
      <w:pPr>
        <w:rPr>
          <w:ins w:id="31" w:author="陆剑峰" w:date="2017-12-29T21:18:00Z"/>
        </w:rPr>
        <w:pPrChange w:id="32" w:author="陆剑峰" w:date="2017-12-29T21:13:00Z">
          <w:pPr>
            <w:pStyle w:val="1"/>
          </w:pPr>
        </w:pPrChange>
      </w:pPr>
      <w:ins w:id="33" w:author="陆剑峰" w:date="2017-12-29T21:18:00Z">
        <w:r>
          <w:rPr>
            <w:rFonts w:hint="eastAsia"/>
          </w:rPr>
          <w:t>第</w:t>
        </w:r>
        <w:r>
          <w:rPr>
            <w:rFonts w:hint="eastAsia"/>
          </w:rPr>
          <w:t>4</w:t>
        </w:r>
        <w:r>
          <w:rPr>
            <w:rFonts w:hint="eastAsia"/>
          </w:rPr>
          <w:t>章</w:t>
        </w:r>
        <w:r>
          <w:t>：面向仿真的服务发布、组合的相关方法</w:t>
        </w:r>
      </w:ins>
    </w:p>
    <w:p w14:paraId="1F37A326" w14:textId="29856981" w:rsidR="00C55449" w:rsidRDefault="00C55449">
      <w:pPr>
        <w:ind w:firstLine="476"/>
        <w:rPr>
          <w:ins w:id="34" w:author="陆剑峰" w:date="2017-12-29T21:18:00Z"/>
        </w:rPr>
        <w:pPrChange w:id="35" w:author="陆剑峰" w:date="2017-12-29T21:18:00Z">
          <w:pPr>
            <w:pStyle w:val="1"/>
          </w:pPr>
        </w:pPrChange>
      </w:pPr>
      <w:ins w:id="36" w:author="陆剑峰" w:date="2017-12-29T21:18:00Z">
        <w:r>
          <w:rPr>
            <w:rFonts w:hint="eastAsia"/>
          </w:rPr>
          <w:t>发布</w:t>
        </w:r>
        <w:r>
          <w:t>方法；</w:t>
        </w:r>
      </w:ins>
    </w:p>
    <w:p w14:paraId="51A5CFBA" w14:textId="166C879F" w:rsidR="00C55449" w:rsidRDefault="00C55449">
      <w:pPr>
        <w:ind w:firstLine="476"/>
        <w:rPr>
          <w:ins w:id="37" w:author="陆剑峰" w:date="2017-12-29T21:18:00Z"/>
        </w:rPr>
        <w:pPrChange w:id="38" w:author="陆剑峰" w:date="2017-12-29T21:18:00Z">
          <w:pPr>
            <w:pStyle w:val="1"/>
          </w:pPr>
        </w:pPrChange>
      </w:pPr>
      <w:ins w:id="39" w:author="陆剑峰" w:date="2017-12-29T21:18:00Z">
        <w:r>
          <w:rPr>
            <w:rFonts w:hint="eastAsia"/>
          </w:rPr>
          <w:t>组合</w:t>
        </w:r>
        <w:r>
          <w:t>匹配方法；</w:t>
        </w:r>
        <w:r>
          <w:rPr>
            <w:rFonts w:hint="eastAsia"/>
          </w:rPr>
          <w:t>是否</w:t>
        </w:r>
        <w:r>
          <w:t>有</w:t>
        </w:r>
      </w:ins>
      <w:ins w:id="40" w:author="陆剑峰" w:date="2017-12-29T21:19:00Z">
        <w:r>
          <w:t>针对仿真的特殊的地方？</w:t>
        </w:r>
      </w:ins>
    </w:p>
    <w:p w14:paraId="6FAFC5EB" w14:textId="7B3E783E" w:rsidR="00C55449" w:rsidRDefault="00C55449">
      <w:pPr>
        <w:ind w:firstLine="476"/>
        <w:rPr>
          <w:ins w:id="41" w:author="陆剑峰" w:date="2017-12-29T21:18:00Z"/>
        </w:rPr>
        <w:pPrChange w:id="42" w:author="陆剑峰" w:date="2017-12-29T21:18:00Z">
          <w:pPr>
            <w:pStyle w:val="1"/>
          </w:pPr>
        </w:pPrChange>
      </w:pPr>
      <w:ins w:id="43" w:author="陆剑峰" w:date="2017-12-29T21:18:00Z">
        <w:r>
          <w:rPr>
            <w:rFonts w:hint="eastAsia"/>
          </w:rPr>
          <w:t>组合</w:t>
        </w:r>
        <w:r>
          <w:t>结果评价方法；</w:t>
        </w:r>
      </w:ins>
    </w:p>
    <w:p w14:paraId="2697CA9A" w14:textId="75CEB389" w:rsidR="00C55449" w:rsidRPr="00C55449" w:rsidRDefault="00C55449">
      <w:pPr>
        <w:ind w:firstLineChars="350" w:firstLine="840"/>
        <w:rPr>
          <w:ins w:id="44" w:author="陆剑峰" w:date="2017-12-29T21:13:00Z"/>
        </w:rPr>
        <w:pPrChange w:id="45" w:author="陆剑峰" w:date="2017-12-29T21:18:00Z">
          <w:pPr>
            <w:pStyle w:val="1"/>
          </w:pPr>
        </w:pPrChange>
      </w:pPr>
      <w:ins w:id="46" w:author="陆剑峰" w:date="2017-12-29T21:18:00Z">
        <w:r>
          <w:rPr>
            <w:rFonts w:hint="eastAsia"/>
          </w:rPr>
          <w:t>模型</w:t>
        </w:r>
        <w:r>
          <w:t>自动</w:t>
        </w:r>
        <w:r>
          <w:rPr>
            <w:rFonts w:hint="eastAsia"/>
          </w:rPr>
          <w:t>生成，</w:t>
        </w:r>
        <w:r>
          <w:t>指标转换方法</w:t>
        </w:r>
      </w:ins>
    </w:p>
    <w:p w14:paraId="73C4E0FB" w14:textId="6C46BCBD" w:rsidR="00C55449" w:rsidRDefault="00C55449">
      <w:pPr>
        <w:rPr>
          <w:ins w:id="47" w:author="陆剑峰" w:date="2017-12-29T21:13:00Z"/>
        </w:rPr>
        <w:pPrChange w:id="48" w:author="陆剑峰" w:date="2017-12-29T21:13:00Z">
          <w:pPr>
            <w:pStyle w:val="1"/>
          </w:pPr>
        </w:pPrChange>
      </w:pPr>
      <w:ins w:id="49" w:author="陆剑峰" w:date="2017-12-29T21:19:00Z">
        <w:r>
          <w:rPr>
            <w:rFonts w:hint="eastAsia"/>
          </w:rPr>
          <w:t>第</w:t>
        </w:r>
        <w:r>
          <w:rPr>
            <w:rFonts w:hint="eastAsia"/>
          </w:rPr>
          <w:t>5</w:t>
        </w:r>
        <w:r>
          <w:rPr>
            <w:rFonts w:hint="eastAsia"/>
          </w:rPr>
          <w:t>章</w:t>
        </w:r>
        <w:r>
          <w:t>：原型系统的开发和实现</w:t>
        </w:r>
      </w:ins>
    </w:p>
    <w:p w14:paraId="6ED44AA9" w14:textId="23E7D22D" w:rsidR="00C55449" w:rsidRDefault="00C55449">
      <w:pPr>
        <w:rPr>
          <w:ins w:id="50" w:author="陆剑峰" w:date="2017-12-29T21:13:00Z"/>
        </w:rPr>
        <w:pPrChange w:id="51" w:author="陆剑峰" w:date="2017-12-29T21:13:00Z">
          <w:pPr>
            <w:pStyle w:val="1"/>
          </w:pPr>
        </w:pPrChange>
      </w:pPr>
    </w:p>
    <w:p w14:paraId="0F76BCF3" w14:textId="77777777" w:rsidR="00C55449" w:rsidRPr="00C55449" w:rsidRDefault="00C55449">
      <w:pPr>
        <w:rPr>
          <w:rPrChange w:id="52" w:author="陆剑峰" w:date="2017-12-29T21:13:00Z">
            <w:rPr>
              <w:noProof/>
            </w:rPr>
          </w:rPrChange>
        </w:rPr>
        <w:pPrChange w:id="53" w:author="陆剑峰" w:date="2017-12-29T21:13:00Z">
          <w:pPr>
            <w:pStyle w:val="1"/>
          </w:pPr>
        </w:pPrChange>
      </w:pPr>
    </w:p>
    <w:p w14:paraId="3A8B6E26" w14:textId="77777777" w:rsidR="004A51CE" w:rsidRDefault="00580FCE" w:rsidP="00580FCE">
      <w:pPr>
        <w:pStyle w:val="2"/>
      </w:pPr>
      <w:bookmarkStart w:id="54" w:name="_Toc501892786"/>
      <w:r>
        <w:rPr>
          <w:rFonts w:hint="eastAsia"/>
        </w:rPr>
        <w:t>1.1</w:t>
      </w:r>
      <w:r w:rsidR="00CE2771">
        <w:t xml:space="preserve"> </w:t>
      </w:r>
      <w:r w:rsidR="00CE2771">
        <w:rPr>
          <w:rFonts w:hint="eastAsia"/>
        </w:rPr>
        <w:t>背景</w:t>
      </w:r>
      <w:bookmarkEnd w:id="54"/>
    </w:p>
    <w:p w14:paraId="120D817F" w14:textId="77777777" w:rsidR="00536D69" w:rsidRPr="00683D46" w:rsidRDefault="00536D69" w:rsidP="00DE3937">
      <w:pPr>
        <w:spacing w:line="400" w:lineRule="exact"/>
        <w:ind w:firstLineChars="200" w:firstLine="480"/>
      </w:pPr>
      <w:r w:rsidRPr="00683D46">
        <w:t>当前，智能制造已经成为全球工业发展和世界先进国家产业转型升级的共同目标，各国政府相继提出了一系列以智能制造为主导的工业振兴战略。</w:t>
      </w:r>
      <w:r w:rsidRPr="00683D46">
        <w:t>2008</w:t>
      </w:r>
      <w:r w:rsidRPr="00683D46">
        <w:t>年金融危机后，为了拉动美国经济、重塑美国制造业的全球竞争优势，美国启动了制造业振兴战略，加快发展技术密集型先进制造业，实现再工业化。作为世界最大的多元工业集团，</w:t>
      </w:r>
      <w:r w:rsidRPr="00683D46">
        <w:t>2012</w:t>
      </w:r>
      <w:r w:rsidRPr="00683D46">
        <w:t>年美国通用电气公司（</w:t>
      </w:r>
      <w:r w:rsidRPr="00683D46">
        <w:t>GE</w:t>
      </w:r>
      <w:r w:rsidRPr="00683D46">
        <w:t>）提出了自己的</w:t>
      </w:r>
      <w:r w:rsidRPr="00683D46">
        <w:t>“</w:t>
      </w:r>
      <w:r w:rsidRPr="00683D46">
        <w:t>工业互联网</w:t>
      </w:r>
      <w:r w:rsidRPr="00683D46">
        <w:t>”</w:t>
      </w:r>
      <w:r w:rsidRPr="00683D46">
        <w:t>概念，是数字世界与机器世界的深度融合，其实质也是工业化和信息化的融合。</w:t>
      </w:r>
      <w:r w:rsidRPr="00683D46">
        <w:t>2013</w:t>
      </w:r>
      <w:r w:rsidRPr="00683D46">
        <w:t>年</w:t>
      </w:r>
      <w:r w:rsidRPr="00683D46">
        <w:t>4</w:t>
      </w:r>
      <w:r w:rsidRPr="00683D46">
        <w:t>月，德国政府提出</w:t>
      </w:r>
      <w:r w:rsidRPr="00683D46">
        <w:t>“</w:t>
      </w:r>
      <w:r w:rsidRPr="00683D46">
        <w:t>工业</w:t>
      </w:r>
      <w:r w:rsidRPr="00683D46">
        <w:t>4.0”</w:t>
      </w:r>
      <w:r w:rsidRPr="00683D46">
        <w:t>国家战略，是以智能制造为主导的第四次工业革命，是革命性的生产方法。该战略旨在通过信息物理融合系统（</w:t>
      </w:r>
      <w:r w:rsidRPr="00683D46">
        <w:t>Cyber Physical System, CPS</w:t>
      </w:r>
      <w:r w:rsidRPr="00683D46">
        <w:t>）相结合的手段，将制造业向智能化转型。英国、法国和日本也相继颁布了</w:t>
      </w:r>
      <w:r w:rsidRPr="00683D46">
        <w:t>“</w:t>
      </w:r>
      <w:r w:rsidRPr="00683D46">
        <w:t>英国制造</w:t>
      </w:r>
      <w:r w:rsidRPr="00683D46">
        <w:t>2050”</w:t>
      </w:r>
      <w:r w:rsidRPr="00683D46">
        <w:t>、</w:t>
      </w:r>
      <w:r w:rsidRPr="00683D46">
        <w:t>“</w:t>
      </w:r>
      <w:r w:rsidRPr="00683D46">
        <w:t>工业振兴新计划</w:t>
      </w:r>
      <w:r w:rsidRPr="00683D46">
        <w:t>”</w:t>
      </w:r>
      <w:r w:rsidRPr="00683D46">
        <w:t>以及</w:t>
      </w:r>
      <w:r w:rsidRPr="00683D46">
        <w:t>“2014</w:t>
      </w:r>
      <w:r w:rsidRPr="00683D46">
        <w:t>制造业白皮书</w:t>
      </w:r>
      <w:r w:rsidRPr="00683D46">
        <w:t>”</w:t>
      </w:r>
      <w:r w:rsidRPr="00683D46">
        <w:t>等一系列发展高端装备制造业的战略举措，强化高端装备制造业的竞争力。</w:t>
      </w:r>
    </w:p>
    <w:p w14:paraId="1CA3E222" w14:textId="4C7043E9" w:rsidR="00B74842" w:rsidRDefault="00B74842" w:rsidP="00B74842">
      <w:pPr>
        <w:spacing w:line="400" w:lineRule="exact"/>
        <w:ind w:firstLineChars="200" w:firstLine="480"/>
      </w:pPr>
      <w:r w:rsidRPr="004C4163">
        <w:t>在市场应用需求的牵引下，在先进制造技术与迅猛发展的信息技术持续深化融合的推动下，制造业正以前所未有的深度和广度向前发展，呈现出</w:t>
      </w:r>
      <w:r w:rsidRPr="004C4163">
        <w:t>“</w:t>
      </w:r>
      <w:r w:rsidRPr="004C4163">
        <w:t>全球</w:t>
      </w:r>
      <w:r w:rsidRPr="004C4163">
        <w:lastRenderedPageBreak/>
        <w:t>化、精益化、专业化、服务化、绿色化、智能化</w:t>
      </w:r>
      <w:r w:rsidRPr="004C4163">
        <w:t>”</w:t>
      </w:r>
      <w:r w:rsidRPr="004C4163">
        <w:t>的发展趋势。</w:t>
      </w:r>
      <w:proofErr w:type="gramStart"/>
      <w:r w:rsidRPr="004C4163">
        <w:t>云制造</w:t>
      </w:r>
      <w:proofErr w:type="gramEnd"/>
      <w:r w:rsidRPr="004C4163">
        <w:t>是在制造业应用持续需求牵引以及新兴信息技术与制造技术深度融合的推动下，提出的一种新的制造业信息化模式与技术手段。</w:t>
      </w:r>
      <w:proofErr w:type="gramStart"/>
      <w:r w:rsidRPr="004C4163">
        <w:t>云制造</w:t>
      </w:r>
      <w:proofErr w:type="gramEnd"/>
      <w:r w:rsidRPr="004C4163">
        <w:t>是一种基于网络的、面向服务的智慧化制造新模式和手段，它将各类制造资源和制造能力虚拟化、服务化，构成制造资源和制造能力的</w:t>
      </w:r>
      <w:proofErr w:type="gramStart"/>
      <w:r w:rsidRPr="004C4163">
        <w:t>云服务池</w:t>
      </w:r>
      <w:proofErr w:type="gramEnd"/>
      <w:r w:rsidRPr="004C4163">
        <w:t>，并进行统一的集中的优化管理和经营，从而用户只要通过云端就能随时随地按需获取制造资源与能力服务。</w:t>
      </w:r>
    </w:p>
    <w:p w14:paraId="768F2E7F" w14:textId="7690E5B7" w:rsidR="00760166" w:rsidRDefault="00CF62D1" w:rsidP="006047F5">
      <w:pPr>
        <w:spacing w:line="400" w:lineRule="exact"/>
        <w:rPr>
          <w:rFonts w:hint="eastAsia"/>
        </w:rPr>
      </w:pPr>
      <w:proofErr w:type="gramStart"/>
      <w:r w:rsidRPr="00683D46">
        <w:t>云制造</w:t>
      </w:r>
      <w:proofErr w:type="gramEnd"/>
      <w:r w:rsidRPr="00683D46">
        <w:t>是一种面向服务、高效低耗和基于知识的网络化、敏捷化制造新模式。</w:t>
      </w:r>
      <w:r>
        <w:rPr>
          <w:rFonts w:hint="eastAsia"/>
        </w:rPr>
        <w:t>涉及的</w:t>
      </w:r>
      <w:r w:rsidR="00581D74" w:rsidRPr="00EB6F70">
        <w:t>用户角色主要有三种，即资源提供者、制造云运营者、资源使用者。资源提供者通过对产品制造过程中的制造资源和制造能力进行感知、虚拟化接入，以制造服务的形式提供给</w:t>
      </w:r>
      <w:proofErr w:type="gramStart"/>
      <w:r w:rsidR="00581D74" w:rsidRPr="00EB6F70">
        <w:t>云制造</w:t>
      </w:r>
      <w:proofErr w:type="gramEnd"/>
      <w:r w:rsidR="00581D74" w:rsidRPr="00EB6F70">
        <w:t>运营平台（制造云运营者）；制造云运营者主要实现对</w:t>
      </w:r>
      <w:proofErr w:type="gramStart"/>
      <w:r w:rsidR="00581D74" w:rsidRPr="00EB6F70">
        <w:t>云服务</w:t>
      </w:r>
      <w:proofErr w:type="gramEnd"/>
      <w:r w:rsidR="00581D74" w:rsidRPr="00EB6F70">
        <w:t>池中的制造服务（即</w:t>
      </w:r>
      <w:proofErr w:type="gramStart"/>
      <w:r w:rsidR="00581D74" w:rsidRPr="00EB6F70">
        <w:t>云制造</w:t>
      </w:r>
      <w:proofErr w:type="gramEnd"/>
      <w:r w:rsidR="00581D74" w:rsidRPr="00EB6F70">
        <w:t>服务）的高效管理、运营等，可根据资源使用者的应用请求，动态、灵活地为资源使用者提供服务；资源使用者能够在制造云运营平台的支持下，动态按需地使用各</w:t>
      </w:r>
      <w:proofErr w:type="gramStart"/>
      <w:r w:rsidR="00581D74" w:rsidRPr="00EB6F70">
        <w:t>类云制造</w:t>
      </w:r>
      <w:proofErr w:type="gramEnd"/>
      <w:r w:rsidR="00581D74" w:rsidRPr="00EB6F70">
        <w:t>服务（接出），并能实现多主体的协同交互。</w:t>
      </w:r>
    </w:p>
    <w:p w14:paraId="16ABF60E" w14:textId="6A4758CF" w:rsidR="00DE3937" w:rsidRDefault="00760166" w:rsidP="00B85AA0">
      <w:pPr>
        <w:spacing w:line="400" w:lineRule="exact"/>
        <w:ind w:firstLineChars="200" w:firstLine="480"/>
        <w:rPr>
          <w:rFonts w:hint="eastAsia"/>
        </w:rPr>
      </w:pPr>
      <w:r>
        <w:rPr>
          <w:rFonts w:hint="eastAsia"/>
        </w:rPr>
        <w:t>对</w:t>
      </w:r>
      <w:proofErr w:type="gramStart"/>
      <w:r w:rsidR="00536D69" w:rsidRPr="00683D46">
        <w:t>云服务</w:t>
      </w:r>
      <w:proofErr w:type="gramEnd"/>
      <w:r w:rsidR="00536D69" w:rsidRPr="00683D46">
        <w:t>组合</w:t>
      </w:r>
      <w:r>
        <w:rPr>
          <w:rFonts w:hint="eastAsia"/>
        </w:rPr>
        <w:t>方案的</w:t>
      </w:r>
      <w:r w:rsidR="00536D69" w:rsidRPr="00683D46">
        <w:t>评价优选是</w:t>
      </w:r>
      <w:r>
        <w:rPr>
          <w:rFonts w:hint="eastAsia"/>
        </w:rPr>
        <w:t>当前的</w:t>
      </w:r>
      <w:r w:rsidR="00536D69" w:rsidRPr="00683D46">
        <w:t>一个研究热点。对</w:t>
      </w:r>
      <w:r w:rsidR="00984DA1">
        <w:t>于云平台上制造服务的执行来说，</w:t>
      </w:r>
      <w:r w:rsidR="00536D69" w:rsidRPr="00683D46">
        <w:t>系统必须从大量的待</w:t>
      </w:r>
      <w:proofErr w:type="gramStart"/>
      <w:r w:rsidR="00536D69" w:rsidRPr="00683D46">
        <w:t>选云服务</w:t>
      </w:r>
      <w:proofErr w:type="gramEnd"/>
      <w:r w:rsidR="00536D69" w:rsidRPr="00683D46">
        <w:t>中选择最佳的</w:t>
      </w:r>
      <w:proofErr w:type="gramStart"/>
      <w:r w:rsidR="00536D69" w:rsidRPr="00683D46">
        <w:t>云服务</w:t>
      </w:r>
      <w:proofErr w:type="gramEnd"/>
      <w:r w:rsidR="00536D69" w:rsidRPr="00683D46">
        <w:t>或组合</w:t>
      </w:r>
      <w:proofErr w:type="gramStart"/>
      <w:r w:rsidR="00536D69" w:rsidRPr="00683D46">
        <w:t>云服务</w:t>
      </w:r>
      <w:proofErr w:type="gramEnd"/>
      <w:r w:rsidR="00536D69" w:rsidRPr="00683D46">
        <w:t>来执行任务，也就是</w:t>
      </w:r>
      <w:proofErr w:type="gramStart"/>
      <w:r w:rsidR="00536D69" w:rsidRPr="00683D46">
        <w:t>云服务</w:t>
      </w:r>
      <w:proofErr w:type="gramEnd"/>
      <w:r w:rsidR="00536D69" w:rsidRPr="00683D46">
        <w:t>优选。</w:t>
      </w:r>
      <w:r w:rsidR="006515C9">
        <w:rPr>
          <w:rFonts w:hint="eastAsia"/>
        </w:rPr>
        <w:t>仿真</w:t>
      </w:r>
      <w:r w:rsidR="005D66E1">
        <w:rPr>
          <w:rFonts w:hint="eastAsia"/>
        </w:rPr>
        <w:t>方法</w:t>
      </w:r>
      <w:r w:rsidR="006515C9">
        <w:rPr>
          <w:rFonts w:hint="eastAsia"/>
        </w:rPr>
        <w:t>是评价服务组合方案的一种有效方法</w:t>
      </w:r>
      <w:r w:rsidR="00DE3937">
        <w:rPr>
          <w:rFonts w:hint="eastAsia"/>
        </w:rPr>
        <w:t>。</w:t>
      </w:r>
      <w:r w:rsidR="00DE3937">
        <w:rPr>
          <w:rFonts w:hint="eastAsia"/>
        </w:rPr>
        <w:t>为</w:t>
      </w:r>
      <w:r w:rsidR="00DE3937">
        <w:t>了有效地使用仿真方法，需要解决</w:t>
      </w:r>
      <w:r w:rsidR="00DE3937">
        <w:rPr>
          <w:rFonts w:hint="eastAsia"/>
        </w:rPr>
        <w:t>组合</w:t>
      </w:r>
      <w:r w:rsidR="00DE3937">
        <w:t>方案自动转换成仿真模型的方法。为此</w:t>
      </w:r>
      <w:r w:rsidR="00DE3937">
        <w:rPr>
          <w:rFonts w:hint="eastAsia"/>
        </w:rPr>
        <w:t>，</w:t>
      </w:r>
      <w:r w:rsidR="00DE3937">
        <w:t>需要</w:t>
      </w:r>
      <w:r w:rsidR="00875506">
        <w:rPr>
          <w:rFonts w:hint="eastAsia"/>
        </w:rPr>
        <w:t>对</w:t>
      </w:r>
      <w:proofErr w:type="gramStart"/>
      <w:r w:rsidR="00DE3937">
        <w:t>云</w:t>
      </w:r>
      <w:r w:rsidR="00DE3937">
        <w:rPr>
          <w:rFonts w:hint="eastAsia"/>
        </w:rPr>
        <w:t>制造</w:t>
      </w:r>
      <w:proofErr w:type="gramEnd"/>
      <w:r w:rsidR="00DE3937">
        <w:t>服务的发布和组合过程进行研究。</w:t>
      </w:r>
      <w:r w:rsidR="005D66E1">
        <w:rPr>
          <w:rFonts w:hint="eastAsia"/>
        </w:rPr>
        <w:t>在服务发布阶段，</w:t>
      </w:r>
      <w:r w:rsidR="006047F5">
        <w:rPr>
          <w:rFonts w:hint="eastAsia"/>
        </w:rPr>
        <w:t>考虑如何对制造资源或制造能力实现服务化描述，</w:t>
      </w:r>
      <w:r w:rsidR="005D66E1">
        <w:rPr>
          <w:rFonts w:hint="eastAsia"/>
        </w:rPr>
        <w:t>需要将原子服务所映射的仿真模型信息注入到服务描述文档中，仿真信息需要随着服务一起发布。在服务组合阶段，需要将各原子服务的仿真模型信息进行组合，生成完整的可执行的仿真模型描述信息</w:t>
      </w:r>
      <w:r w:rsidR="006047F5">
        <w:rPr>
          <w:rFonts w:hint="eastAsia"/>
        </w:rPr>
        <w:t>。</w:t>
      </w:r>
    </w:p>
    <w:p w14:paraId="2B2DA8E0" w14:textId="0A61C225" w:rsidR="00536D69" w:rsidRPr="00DE3937" w:rsidRDefault="00536D69" w:rsidP="00DE3937">
      <w:pPr>
        <w:spacing w:line="400" w:lineRule="exact"/>
        <w:rPr>
          <w:rFonts w:hint="eastAsia"/>
        </w:rPr>
      </w:pPr>
    </w:p>
    <w:p w14:paraId="4E200B6B" w14:textId="77777777" w:rsidR="00CE2771" w:rsidRDefault="00CE2771" w:rsidP="00481EC1">
      <w:pPr>
        <w:pStyle w:val="2"/>
      </w:pPr>
      <w:bookmarkStart w:id="55" w:name="_Toc501892787"/>
      <w:r>
        <w:rPr>
          <w:rFonts w:hint="eastAsia"/>
        </w:rPr>
        <w:t>1.2 研究目标和意义</w:t>
      </w:r>
      <w:bookmarkEnd w:id="55"/>
    </w:p>
    <w:p w14:paraId="25750184" w14:textId="5BDA7FDA" w:rsidR="00875506" w:rsidRPr="00D07DEE" w:rsidRDefault="00875506" w:rsidP="00C140C8">
      <w:pPr>
        <w:spacing w:line="400" w:lineRule="exact"/>
        <w:ind w:firstLineChars="200" w:firstLine="480"/>
      </w:pPr>
      <w:r w:rsidRPr="00D07DEE">
        <w:t>论文</w:t>
      </w:r>
      <w:r w:rsidRPr="00D07DEE">
        <w:t>重点研究</w:t>
      </w:r>
      <w:r w:rsidRPr="00D07DEE">
        <w:t>面向仿真的</w:t>
      </w:r>
      <w:proofErr w:type="gramStart"/>
      <w:r w:rsidRPr="00D07DEE">
        <w:t>云制造</w:t>
      </w:r>
      <w:proofErr w:type="gramEnd"/>
      <w:r w:rsidRPr="00D07DEE">
        <w:t>服务</w:t>
      </w:r>
      <w:r w:rsidRPr="00D07DEE">
        <w:t>发布与组合</w:t>
      </w:r>
      <w:r w:rsidR="00B3631E" w:rsidRPr="00D07DEE">
        <w:t>方法</w:t>
      </w:r>
      <w:r w:rsidRPr="00D07DEE">
        <w:t>这一问题，引入仿真的方法来形成部分评价指标，进而能在</w:t>
      </w:r>
      <w:proofErr w:type="gramStart"/>
      <w:r w:rsidRPr="00D07DEE">
        <w:t>云制造</w:t>
      </w:r>
      <w:proofErr w:type="gramEnd"/>
      <w:r w:rsidRPr="00D07DEE">
        <w:t>服务选择过程中，提高服务选择的定量化和有效性。首先，论文</w:t>
      </w:r>
      <w:r w:rsidR="00460E7D" w:rsidRPr="00D07DEE">
        <w:t>研究</w:t>
      </w:r>
      <w:proofErr w:type="gramStart"/>
      <w:r w:rsidR="00460E7D" w:rsidRPr="00D07DEE">
        <w:t>云制造</w:t>
      </w:r>
      <w:proofErr w:type="gramEnd"/>
      <w:r w:rsidR="00460E7D" w:rsidRPr="00D07DEE">
        <w:t>中制造资源与制造能力的虚拟化、服务化描述方法</w:t>
      </w:r>
      <w:r w:rsidRPr="00D07DEE">
        <w:t>，对</w:t>
      </w:r>
      <w:proofErr w:type="gramStart"/>
      <w:r w:rsidRPr="00D07DEE">
        <w:t>云制造</w:t>
      </w:r>
      <w:proofErr w:type="gramEnd"/>
      <w:r w:rsidRPr="00D07DEE">
        <w:t>服务目前通用的</w:t>
      </w:r>
      <w:r w:rsidR="00B3631E" w:rsidRPr="00D07DEE">
        <w:t>发布方法进行总结。</w:t>
      </w:r>
      <w:r w:rsidRPr="00D07DEE">
        <w:t>在此基础上，</w:t>
      </w:r>
      <w:r w:rsidR="00040157" w:rsidRPr="00D07DEE">
        <w:t>研究仿真信息在制造服务模型中的表达方法</w:t>
      </w:r>
      <w:r w:rsidRPr="00D07DEE">
        <w:t>，</w:t>
      </w:r>
      <w:r w:rsidR="00B3631E" w:rsidRPr="00D07DEE">
        <w:t>将仿真信息注入到服务描述文档中一起发布。</w:t>
      </w:r>
      <w:r w:rsidR="00040157" w:rsidRPr="00D07DEE">
        <w:t>其次，</w:t>
      </w:r>
      <w:r w:rsidR="00040157" w:rsidRPr="00D07DEE">
        <w:t>研究</w:t>
      </w:r>
      <w:proofErr w:type="gramStart"/>
      <w:r w:rsidR="00040157" w:rsidRPr="00D07DEE">
        <w:t>云服务</w:t>
      </w:r>
      <w:proofErr w:type="gramEnd"/>
      <w:r w:rsidR="00040157" w:rsidRPr="00D07DEE">
        <w:t>组合后仿真模型的自动构建方法</w:t>
      </w:r>
      <w:r w:rsidR="00040157" w:rsidRPr="00D07DEE">
        <w:t>，</w:t>
      </w:r>
      <w:r w:rsidRPr="00D07DEE">
        <w:t>根据</w:t>
      </w:r>
      <w:proofErr w:type="gramStart"/>
      <w:r w:rsidRPr="00D07DEE">
        <w:t>云制造</w:t>
      </w:r>
      <w:proofErr w:type="gramEnd"/>
      <w:r w:rsidRPr="00D07DEE">
        <w:t>服务的组合意向结果构建</w:t>
      </w:r>
      <w:r w:rsidR="00B3631E" w:rsidRPr="00D07DEE">
        <w:t>包含完整</w:t>
      </w:r>
      <w:r w:rsidRPr="00D07DEE">
        <w:t>仿真模型</w:t>
      </w:r>
      <w:r w:rsidR="00B3631E" w:rsidRPr="00D07DEE">
        <w:t>信息的服务组合描述文档</w:t>
      </w:r>
      <w:r w:rsidRPr="00D07DEE">
        <w:t>，以对其执行过程进行仿真；根据仿真结果给出评价指标，进行服务组合的选择。最后，论文</w:t>
      </w:r>
      <w:r w:rsidR="00B3631E" w:rsidRPr="00D07DEE">
        <w:t>开发并实现了</w:t>
      </w:r>
      <w:proofErr w:type="gramStart"/>
      <w:r w:rsidR="00B3631E" w:rsidRPr="00D07DEE">
        <w:t>云制造</w:t>
      </w:r>
      <w:proofErr w:type="gramEnd"/>
      <w:r w:rsidR="00B3631E" w:rsidRPr="00D07DEE">
        <w:t>服务原型系统，从而对</w:t>
      </w:r>
      <w:proofErr w:type="gramStart"/>
      <w:r w:rsidR="00B3631E" w:rsidRPr="00D07DEE">
        <w:t>云制造</w:t>
      </w:r>
      <w:proofErr w:type="gramEnd"/>
      <w:r w:rsidR="00B3631E" w:rsidRPr="00D07DEE">
        <w:t>服务流程进行验证，</w:t>
      </w:r>
      <w:r w:rsidRPr="00D07DEE">
        <w:t>以</w:t>
      </w:r>
      <w:r w:rsidRPr="00D07DEE">
        <w:t>Plant Simulation</w:t>
      </w:r>
      <w:r w:rsidRPr="00D07DEE">
        <w:t>仿真平台为基础</w:t>
      </w:r>
      <w:r w:rsidR="00B3631E" w:rsidRPr="00D07DEE">
        <w:t>构建仿真模型实现了仿真指标的输出</w:t>
      </w:r>
      <w:r w:rsidRPr="00D07DEE">
        <w:t>，并且以典型机床产品的</w:t>
      </w:r>
      <w:proofErr w:type="gramStart"/>
      <w:r w:rsidRPr="00D07DEE">
        <w:t>云制造</w:t>
      </w:r>
      <w:proofErr w:type="gramEnd"/>
      <w:r w:rsidRPr="00D07DEE">
        <w:t>服务过程进行案例分析。</w:t>
      </w:r>
    </w:p>
    <w:p w14:paraId="540397F5" w14:textId="77777777" w:rsidR="00C140C8" w:rsidRDefault="00363AC8" w:rsidP="00C140C8">
      <w:pPr>
        <w:spacing w:line="400" w:lineRule="exact"/>
        <w:ind w:firstLineChars="200" w:firstLine="480"/>
      </w:pPr>
      <w:r w:rsidRPr="00D07DEE">
        <w:t>制造</w:t>
      </w:r>
      <w:proofErr w:type="gramStart"/>
      <w:r w:rsidRPr="00D07DEE">
        <w:t>云服务</w:t>
      </w:r>
      <w:proofErr w:type="gramEnd"/>
      <w:r w:rsidRPr="00D07DEE">
        <w:t>的发布与组合是</w:t>
      </w:r>
      <w:proofErr w:type="gramStart"/>
      <w:r w:rsidRPr="00D07DEE">
        <w:t>云制造</w:t>
      </w:r>
      <w:proofErr w:type="gramEnd"/>
      <w:r w:rsidRPr="00D07DEE">
        <w:t>的一个热点研究方向，本课题通过在服务描述中注入仿真信息，以仿真的方法对制造</w:t>
      </w:r>
      <w:proofErr w:type="gramStart"/>
      <w:r w:rsidRPr="00D07DEE">
        <w:t>云服务</w:t>
      </w:r>
      <w:proofErr w:type="gramEnd"/>
      <w:r w:rsidRPr="00D07DEE">
        <w:t>进行评价以及执行过程的评估和追踪。为</w:t>
      </w:r>
      <w:proofErr w:type="gramStart"/>
      <w:r w:rsidRPr="00D07DEE">
        <w:t>云制造</w:t>
      </w:r>
      <w:proofErr w:type="gramEnd"/>
      <w:r w:rsidRPr="00D07DEE">
        <w:t>服务平台的服务执行过程的评价提供一种方法。</w:t>
      </w:r>
      <w:r w:rsidR="0092382F" w:rsidRPr="00EB6F70">
        <w:t>通过仿真的方法来评价制造服务，避免了使用传统分析方法来描述复杂系统和组合服务的困难性。此外，通过仿真的方法分析服务，可以得到一系列需要的仿真指标，通过仿真指标能够转换为服务评价指标，进而服务需求方能根据服务评价指标选择合适的服务，而服务提供方能够根据服务评价指标改进他们的服务，提高竞争力。对比于传统分析方法，仿真方法能够对制造服务的加工能力做出更准确和可靠的评价。</w:t>
      </w:r>
    </w:p>
    <w:p w14:paraId="293AB701" w14:textId="76162A66" w:rsidR="00C140C8" w:rsidRPr="00C140C8" w:rsidRDefault="00C140C8" w:rsidP="00C140C8">
      <w:pPr>
        <w:spacing w:line="400" w:lineRule="exact"/>
        <w:ind w:firstLineChars="200" w:firstLine="480"/>
      </w:pPr>
      <w:r w:rsidRPr="00C140C8">
        <w:t>同时，论文的研究工作也为仿真的方法提供了一种新的应用对象，拓宽了仿真方法的应用领域，通过实际的实现框架和案例展示，说明了仿真方法对</w:t>
      </w:r>
      <w:proofErr w:type="gramStart"/>
      <w:r w:rsidRPr="00C140C8">
        <w:t>云制造</w:t>
      </w:r>
      <w:proofErr w:type="gramEnd"/>
      <w:r w:rsidR="00E13681">
        <w:rPr>
          <w:rFonts w:hint="eastAsia"/>
        </w:rPr>
        <w:t>组合</w:t>
      </w:r>
      <w:r w:rsidRPr="00C140C8">
        <w:t>服务的评价具有良好的适用性。</w:t>
      </w:r>
      <w:bookmarkStart w:id="56" w:name="_Toc501892788"/>
    </w:p>
    <w:p w14:paraId="35166B2F" w14:textId="1790CDFA" w:rsidR="00CE2771" w:rsidRDefault="00CE2771" w:rsidP="00CD2FC2">
      <w:pPr>
        <w:pStyle w:val="2"/>
      </w:pPr>
      <w:r>
        <w:rPr>
          <w:rFonts w:hint="eastAsia"/>
        </w:rPr>
        <w:t>1.3 国内外研究进展</w:t>
      </w:r>
      <w:bookmarkEnd w:id="56"/>
    </w:p>
    <w:p w14:paraId="53BC5EA5" w14:textId="6207E7E2" w:rsidR="00CE2771" w:rsidRDefault="00FB5784" w:rsidP="00EF36B1">
      <w:pPr>
        <w:pStyle w:val="3"/>
      </w:pPr>
      <w:bookmarkStart w:id="57" w:name="_Toc501892789"/>
      <w:r>
        <w:rPr>
          <w:rFonts w:hint="eastAsia"/>
        </w:rPr>
        <w:t>1.3.1</w:t>
      </w:r>
      <w:r w:rsidR="00CE2771">
        <w:rPr>
          <w:rFonts w:hint="eastAsia"/>
        </w:rPr>
        <w:t xml:space="preserve"> </w:t>
      </w:r>
      <w:r w:rsidR="00B94F3E">
        <w:rPr>
          <w:rFonts w:hint="eastAsia"/>
        </w:rPr>
        <w:t>制造资源和制造</w:t>
      </w:r>
      <w:r w:rsidR="009776FB">
        <w:rPr>
          <w:rFonts w:hint="eastAsia"/>
        </w:rPr>
        <w:t>能力</w:t>
      </w:r>
      <w:r w:rsidR="007E0C5B">
        <w:rPr>
          <w:rFonts w:hint="eastAsia"/>
        </w:rPr>
        <w:t>虚拟化与服务化</w:t>
      </w:r>
      <w:r w:rsidR="00CE2771">
        <w:rPr>
          <w:rFonts w:hint="eastAsia"/>
        </w:rPr>
        <w:t>的研究进展</w:t>
      </w:r>
      <w:bookmarkEnd w:id="57"/>
    </w:p>
    <w:p w14:paraId="7C87D247" w14:textId="2ADC32C9" w:rsidR="00C179E9" w:rsidRPr="00CA64D6" w:rsidRDefault="00C179E9" w:rsidP="00CA64D6">
      <w:pPr>
        <w:spacing w:line="400" w:lineRule="exact"/>
        <w:ind w:firstLineChars="200" w:firstLine="480"/>
      </w:pPr>
      <w:proofErr w:type="gramStart"/>
      <w:r w:rsidRPr="00CA64D6">
        <w:t>云制造</w:t>
      </w:r>
      <w:proofErr w:type="gramEnd"/>
      <w:r w:rsidRPr="00CA64D6">
        <w:t>中的资源是一个广义的概念，是制造行业产品全生命周期过程中涉及到的所有资源和相关企业的一切活动的总称，按照其存在形式可以分成两类：一类是物理存在的、具有静态传输介质的制造资源，另一类是反应制造企业具备的完成制造任务能力的无形的、动态形式的资源，即制造能力</w:t>
      </w:r>
      <w:r w:rsidR="00866D2D">
        <w:fldChar w:fldCharType="begin"/>
      </w:r>
      <w:r w:rsidR="00650716">
        <w:instrText xml:space="preserve"> ADDIN NE.Ref.{5723831A-8B53-422B-84B2-FA36C6D7532F}</w:instrText>
      </w:r>
      <w:r w:rsidR="00866D2D">
        <w:fldChar w:fldCharType="separate"/>
      </w:r>
      <w:r w:rsidR="001102C4">
        <w:rPr>
          <w:color w:val="080000"/>
          <w:vertAlign w:val="superscript"/>
        </w:rPr>
        <w:t>[1-3]</w:t>
      </w:r>
      <w:r w:rsidR="00866D2D">
        <w:fldChar w:fldCharType="end"/>
      </w:r>
      <w:r w:rsidRPr="00CA64D6">
        <w:t>。</w:t>
      </w:r>
    </w:p>
    <w:p w14:paraId="019AF50B" w14:textId="25B4C894" w:rsidR="00C179E9" w:rsidRPr="00CA64D6" w:rsidRDefault="00C179E9" w:rsidP="00CA64D6">
      <w:pPr>
        <w:spacing w:line="400" w:lineRule="exact"/>
        <w:ind w:firstLineChars="200" w:firstLine="480"/>
      </w:pPr>
      <w:r w:rsidRPr="00CA64D6">
        <w:t>制造能力是</w:t>
      </w:r>
      <w:proofErr w:type="gramStart"/>
      <w:r w:rsidRPr="00CA64D6">
        <w:t>云制造</w:t>
      </w:r>
      <w:proofErr w:type="gramEnd"/>
      <w:r w:rsidRPr="00CA64D6">
        <w:t>中一个非常重要的概念，它反映了人或团队基于自身的专业知识和技能，利用制造资源完成某种制造任务的能力，体现了人在制造过程中的核心作用。由于一些制造资源无法（或不被允许）直接通过网络进行使用，因此往往以制造能力的形式提供给用户。如何将制造能力进行有效全面的描述并进行服务化封装，是实现制造能力按需使用和流通的关键。在</w:t>
      </w:r>
      <w:proofErr w:type="gramStart"/>
      <w:r w:rsidRPr="00CA64D6">
        <w:t>云制造</w:t>
      </w:r>
      <w:proofErr w:type="gramEnd"/>
      <w:r w:rsidRPr="00CA64D6">
        <w:t>模式下，制造能力是在某一具体活动过程中形成的，通过人或团队的知识和技能实现对制造资源的配置和整合，从而完成某一任务并达到预期目标。它包含了</w:t>
      </w:r>
      <w:r w:rsidRPr="00CA64D6">
        <w:lastRenderedPageBreak/>
        <w:t>制造全生命周期过程中的各类能力，如设计能力、仿真与实验能力、生产加工能力、管理能力、集成能力等</w:t>
      </w:r>
      <w:r w:rsidR="006A23DC">
        <w:fldChar w:fldCharType="begin"/>
      </w:r>
      <w:r w:rsidR="00650716">
        <w:instrText xml:space="preserve"> ADDIN NE.Ref.{E0221FF2-F7D6-4806-A3E8-76605A6966F1}</w:instrText>
      </w:r>
      <w:r w:rsidR="006A23DC">
        <w:fldChar w:fldCharType="separate"/>
      </w:r>
      <w:r w:rsidR="001102C4">
        <w:rPr>
          <w:color w:val="080000"/>
          <w:vertAlign w:val="superscript"/>
        </w:rPr>
        <w:t>[1-5]</w:t>
      </w:r>
      <w:r w:rsidR="006A23DC">
        <w:fldChar w:fldCharType="end"/>
      </w:r>
      <w:r w:rsidRPr="00CA64D6">
        <w:t>。</w:t>
      </w:r>
    </w:p>
    <w:p w14:paraId="30B7553A" w14:textId="77777777" w:rsidR="00C179E9" w:rsidRPr="00CA64D6" w:rsidRDefault="00C179E9" w:rsidP="00CA64D6">
      <w:pPr>
        <w:spacing w:line="400" w:lineRule="exact"/>
        <w:ind w:firstLineChars="200" w:firstLine="480"/>
      </w:pPr>
      <w:r w:rsidRPr="00CA64D6">
        <w:t>制造资源的虚拟化和服务化可分为制造资源的感知与接入、制造资源的虚拟化、制造资源的服务化三个方面。制造资源的感知是指通过物联网、信息物理系统（</w:t>
      </w:r>
      <w:r w:rsidRPr="00CA64D6">
        <w:t>Cyber Physical Systems</w:t>
      </w:r>
      <w:r w:rsidRPr="00CA64D6">
        <w:t>，</w:t>
      </w:r>
      <w:r w:rsidRPr="00CA64D6">
        <w:t>CPS</w:t>
      </w:r>
      <w:r w:rsidRPr="00CA64D6">
        <w:t>）等相关技术获取资源的静态或动态信息，进行资源的监控和管理。</w:t>
      </w:r>
    </w:p>
    <w:p w14:paraId="044D6EB0" w14:textId="4764FF97" w:rsidR="00C179E9" w:rsidRPr="00CA64D6" w:rsidRDefault="00C179E9" w:rsidP="00CA64D6">
      <w:pPr>
        <w:spacing w:line="400" w:lineRule="exact"/>
        <w:ind w:firstLineChars="200" w:firstLine="480"/>
      </w:pPr>
      <w:r w:rsidRPr="00CA64D6">
        <w:t>制造资源的虚拟化是指将分散的各种物理资源映射为虚拟逻辑资源的过程，通过物联网、</w:t>
      </w:r>
      <w:r w:rsidRPr="00CA64D6">
        <w:t>CPS</w:t>
      </w:r>
      <w:r w:rsidRPr="00CA64D6">
        <w:t>、计算机系统虚拟化</w:t>
      </w:r>
      <w:r w:rsidR="00D922F1">
        <w:fldChar w:fldCharType="begin"/>
      </w:r>
      <w:r w:rsidR="00650716">
        <w:instrText xml:space="preserve"> ADDIN NE.Ref.{D578524D-BCEF-499A-86F7-3A01AABE56CE}</w:instrText>
      </w:r>
      <w:r w:rsidR="00D922F1">
        <w:fldChar w:fldCharType="separate"/>
      </w:r>
      <w:r w:rsidR="001102C4">
        <w:rPr>
          <w:color w:val="080000"/>
          <w:vertAlign w:val="superscript"/>
        </w:rPr>
        <w:t>[6, 7]</w:t>
      </w:r>
      <w:r w:rsidR="00D922F1">
        <w:fldChar w:fldCharType="end"/>
      </w:r>
      <w:r w:rsidRPr="00CA64D6">
        <w:t>等技术，实现物理制造资源（</w:t>
      </w:r>
      <w:proofErr w:type="gramStart"/>
      <w:r w:rsidRPr="00CA64D6">
        <w:t>硬制造</w:t>
      </w:r>
      <w:proofErr w:type="gramEnd"/>
      <w:r w:rsidRPr="00CA64D6">
        <w:t>资源和软制造资源）的全面互联、感知与反馈控制，并将物理制造资源转化为逻辑制造资源，解除物理制造资源与制造应用之间的紧耦合依赖关系，以支持资源高利用率、高敏捷性、高可靠、高安全、高可用的虚拟</w:t>
      </w:r>
      <w:proofErr w:type="gramStart"/>
      <w:r w:rsidRPr="00CA64D6">
        <w:t>化云制造</w:t>
      </w:r>
      <w:proofErr w:type="gramEnd"/>
      <w:r w:rsidRPr="00CA64D6">
        <w:t>服务系统</w:t>
      </w:r>
      <w:r w:rsidR="00D922F1">
        <w:fldChar w:fldCharType="begin"/>
      </w:r>
      <w:r w:rsidR="00650716">
        <w:instrText xml:space="preserve"> ADDIN NE.Ref.{2DA2D1D2-F55C-4299-9854-E0FA774C4FA2}</w:instrText>
      </w:r>
      <w:r w:rsidR="00D922F1">
        <w:fldChar w:fldCharType="separate"/>
      </w:r>
      <w:r w:rsidR="001102C4">
        <w:rPr>
          <w:color w:val="080000"/>
          <w:vertAlign w:val="superscript"/>
        </w:rPr>
        <w:t>[8-12]</w:t>
      </w:r>
      <w:r w:rsidR="00D922F1">
        <w:fldChar w:fldCharType="end"/>
      </w:r>
      <w:r w:rsidRPr="00CA64D6">
        <w:t>。</w:t>
      </w:r>
    </w:p>
    <w:p w14:paraId="299C0209" w14:textId="36478D64" w:rsidR="00C179E9" w:rsidRPr="00CA64D6" w:rsidRDefault="00C179E9" w:rsidP="00CA64D6">
      <w:pPr>
        <w:spacing w:line="400" w:lineRule="exact"/>
        <w:ind w:firstLineChars="200" w:firstLine="480"/>
      </w:pPr>
      <w:r w:rsidRPr="00CA64D6">
        <w:t>具体来讲：制造资源虚拟化使得</w:t>
      </w:r>
      <w:proofErr w:type="gramStart"/>
      <w:r w:rsidRPr="00CA64D6">
        <w:t>云制造</w:t>
      </w:r>
      <w:proofErr w:type="gramEnd"/>
      <w:r w:rsidRPr="00CA64D6">
        <w:t>具有以下优势</w:t>
      </w:r>
      <w:r w:rsidR="00D922F1">
        <w:fldChar w:fldCharType="begin"/>
      </w:r>
      <w:r w:rsidR="00650716">
        <w:instrText xml:space="preserve"> ADDIN NE.Ref.{A47C6AC2-3554-4D2E-BC38-CB10D3497846}</w:instrText>
      </w:r>
      <w:r w:rsidR="00D922F1">
        <w:fldChar w:fldCharType="separate"/>
      </w:r>
      <w:r w:rsidR="001102C4">
        <w:rPr>
          <w:color w:val="080000"/>
          <w:vertAlign w:val="superscript"/>
        </w:rPr>
        <w:t>[13-17]</w:t>
      </w:r>
      <w:r w:rsidR="00D922F1">
        <w:fldChar w:fldCharType="end"/>
      </w:r>
      <w:r w:rsidRPr="00CA64D6">
        <w:t>：</w:t>
      </w:r>
    </w:p>
    <w:p w14:paraId="6106D5EB" w14:textId="60F8CBF0" w:rsidR="00C179E9" w:rsidRPr="00CA64D6" w:rsidRDefault="003F3D1B" w:rsidP="00CA64D6">
      <w:pPr>
        <w:spacing w:line="400" w:lineRule="exact"/>
        <w:ind w:firstLineChars="200" w:firstLine="480"/>
      </w:pPr>
      <w:r>
        <w:rPr>
          <w:rFonts w:hint="eastAsia"/>
        </w:rPr>
        <w:t>（</w:t>
      </w:r>
      <w:r>
        <w:rPr>
          <w:rFonts w:hint="eastAsia"/>
        </w:rPr>
        <w:t>1</w:t>
      </w:r>
      <w:r>
        <w:rPr>
          <w:rFonts w:hint="eastAsia"/>
        </w:rPr>
        <w:t>）</w:t>
      </w:r>
      <w:r w:rsidR="00C179E9" w:rsidRPr="00CA64D6">
        <w:t>资源的全面共享</w:t>
      </w:r>
      <w:r w:rsidR="00C179E9" w:rsidRPr="00CA64D6">
        <w:t>——</w:t>
      </w:r>
      <w:r w:rsidR="00C179E9" w:rsidRPr="00CA64D6">
        <w:t>支持各种软硬制造资源的感知和接入。</w:t>
      </w:r>
    </w:p>
    <w:p w14:paraId="5E4974DE" w14:textId="5234069E" w:rsidR="00C179E9" w:rsidRPr="00CA64D6" w:rsidRDefault="003F3D1B" w:rsidP="00CA64D6">
      <w:pPr>
        <w:spacing w:line="400" w:lineRule="exact"/>
        <w:ind w:firstLineChars="200" w:firstLine="480"/>
      </w:pPr>
      <w:r>
        <w:rPr>
          <w:rFonts w:hint="eastAsia"/>
        </w:rPr>
        <w:t>（</w:t>
      </w:r>
      <w:r>
        <w:rPr>
          <w:rFonts w:hint="eastAsia"/>
        </w:rPr>
        <w:t>2</w:t>
      </w:r>
      <w:r>
        <w:rPr>
          <w:rFonts w:hint="eastAsia"/>
        </w:rPr>
        <w:t>）</w:t>
      </w:r>
      <w:r w:rsidR="00C179E9" w:rsidRPr="00CA64D6">
        <w:t>资源按需透明使用和节能降耗</w:t>
      </w:r>
      <w:r w:rsidR="00C179E9" w:rsidRPr="00CA64D6">
        <w:t>——</w:t>
      </w:r>
      <w:r w:rsidR="00C179E9" w:rsidRPr="00CA64D6">
        <w:t>服务系统的构建与运行均根据资源需求动态调度和增减资源，以达到高利用率。</w:t>
      </w:r>
    </w:p>
    <w:p w14:paraId="43155EBC" w14:textId="7BD980CB" w:rsidR="00C179E9" w:rsidRPr="00CA64D6" w:rsidRDefault="003F3D1B" w:rsidP="00CA64D6">
      <w:pPr>
        <w:spacing w:line="400" w:lineRule="exact"/>
        <w:ind w:firstLineChars="200" w:firstLine="480"/>
      </w:pPr>
      <w:r>
        <w:rPr>
          <w:rFonts w:hint="eastAsia"/>
        </w:rPr>
        <w:t>（</w:t>
      </w:r>
      <w:r>
        <w:rPr>
          <w:rFonts w:hint="eastAsia"/>
        </w:rPr>
        <w:t>3</w:t>
      </w:r>
      <w:r>
        <w:rPr>
          <w:rFonts w:hint="eastAsia"/>
        </w:rPr>
        <w:t>）</w:t>
      </w:r>
      <w:r w:rsidR="00C179E9" w:rsidRPr="00CA64D6">
        <w:t>高敏捷性与可伸缩性</w:t>
      </w:r>
      <w:r w:rsidR="00C179E9" w:rsidRPr="00CA64D6">
        <w:t>——</w:t>
      </w:r>
      <w:r w:rsidR="00C179E9" w:rsidRPr="00CA64D6">
        <w:t>虚拟资源与物理资源的松耦合以及模板映射机制，使虚拟资源池的规模能够随云业务量需求的变化敏捷伸缩、内容灵活变更。</w:t>
      </w:r>
    </w:p>
    <w:p w14:paraId="25E03654" w14:textId="30F42BA4" w:rsidR="00C179E9" w:rsidRPr="00CA64D6" w:rsidRDefault="003F3D1B" w:rsidP="00CA64D6">
      <w:pPr>
        <w:spacing w:line="400" w:lineRule="exact"/>
        <w:ind w:firstLineChars="200" w:firstLine="480"/>
      </w:pPr>
      <w:r>
        <w:rPr>
          <w:rFonts w:hint="eastAsia"/>
        </w:rPr>
        <w:t>（</w:t>
      </w:r>
      <w:r>
        <w:rPr>
          <w:rFonts w:hint="eastAsia"/>
        </w:rPr>
        <w:t>4</w:t>
      </w:r>
      <w:r>
        <w:rPr>
          <w:rFonts w:hint="eastAsia"/>
        </w:rPr>
        <w:t>）</w:t>
      </w:r>
      <w:r w:rsidR="00C179E9" w:rsidRPr="00CA64D6">
        <w:t>高可靠性</w:t>
      </w:r>
      <w:r w:rsidR="00C179E9" w:rsidRPr="00CA64D6">
        <w:t>——</w:t>
      </w:r>
      <w:r w:rsidR="00C179E9" w:rsidRPr="00CA64D6">
        <w:t>通过容错技术，使得单点故障发生时任务环境可动态迁移至其他物理资源继续运行，确保多主体协同运行不受影响。</w:t>
      </w:r>
    </w:p>
    <w:p w14:paraId="2590FACD" w14:textId="7C8FD72D" w:rsidR="00C179E9" w:rsidRPr="00CA64D6" w:rsidRDefault="003F3D1B" w:rsidP="00CA64D6">
      <w:pPr>
        <w:spacing w:line="400" w:lineRule="exact"/>
        <w:ind w:firstLineChars="200" w:firstLine="480"/>
      </w:pPr>
      <w:r>
        <w:rPr>
          <w:rFonts w:hint="eastAsia"/>
        </w:rPr>
        <w:t>（</w:t>
      </w:r>
      <w:r>
        <w:rPr>
          <w:rFonts w:hint="eastAsia"/>
        </w:rPr>
        <w:t>5</w:t>
      </w:r>
      <w:r>
        <w:rPr>
          <w:rFonts w:hint="eastAsia"/>
        </w:rPr>
        <w:t>）</w:t>
      </w:r>
      <w:r w:rsidR="00C179E9" w:rsidRPr="00CA64D6">
        <w:t>高安全性</w:t>
      </w:r>
      <w:r w:rsidR="00C179E9" w:rsidRPr="00CA64D6">
        <w:t>——</w:t>
      </w:r>
      <w:r w:rsidR="00C179E9" w:rsidRPr="00CA64D6">
        <w:t>支持对物理制造资源的多层次多粒度安全隔离，一旦遭受到攻击也能够保证任务迁移至其他物理资源继续运行。</w:t>
      </w:r>
    </w:p>
    <w:p w14:paraId="45F24C7C" w14:textId="55F6DBCA" w:rsidR="00C179E9" w:rsidRPr="00CA64D6" w:rsidRDefault="003F3D1B" w:rsidP="00CA64D6">
      <w:pPr>
        <w:spacing w:line="400" w:lineRule="exact"/>
        <w:ind w:firstLineChars="200" w:firstLine="480"/>
      </w:pPr>
      <w:r>
        <w:rPr>
          <w:rFonts w:hint="eastAsia"/>
        </w:rPr>
        <w:t>（</w:t>
      </w:r>
      <w:r>
        <w:rPr>
          <w:rFonts w:hint="eastAsia"/>
        </w:rPr>
        <w:t>6</w:t>
      </w:r>
      <w:r>
        <w:rPr>
          <w:rFonts w:hint="eastAsia"/>
        </w:rPr>
        <w:t>）</w:t>
      </w:r>
      <w:r w:rsidR="00C179E9" w:rsidRPr="00CA64D6">
        <w:t>高可用性与普适性</w:t>
      </w:r>
      <w:r w:rsidR="00C179E9" w:rsidRPr="00CA64D6">
        <w:t>——</w:t>
      </w:r>
      <w:r w:rsidR="00C179E9" w:rsidRPr="00CA64D6">
        <w:t>支持对制造全生命周期各种用户按需定制个性化的终端设备、运行环境、界面内容、交互方式。</w:t>
      </w:r>
    </w:p>
    <w:p w14:paraId="7B6D0BDB" w14:textId="77777777" w:rsidR="00C179E9" w:rsidRPr="00CA64D6" w:rsidRDefault="00C179E9" w:rsidP="00CA64D6">
      <w:pPr>
        <w:spacing w:line="400" w:lineRule="exact"/>
        <w:ind w:firstLineChars="200" w:firstLine="480"/>
      </w:pPr>
      <w:r w:rsidRPr="00CA64D6">
        <w:t>制造资源的服务化是指将物理资源或虚拟资源进行服务化封装，对封装的服务进行建模和描述，以制造</w:t>
      </w:r>
      <w:proofErr w:type="gramStart"/>
      <w:r w:rsidRPr="00CA64D6">
        <w:t>云服务</w:t>
      </w:r>
      <w:proofErr w:type="gramEnd"/>
      <w:r w:rsidRPr="00CA64D6">
        <w:t>的形式发布到</w:t>
      </w:r>
      <w:proofErr w:type="gramStart"/>
      <w:r w:rsidRPr="00CA64D6">
        <w:t>云制造</w:t>
      </w:r>
      <w:proofErr w:type="gramEnd"/>
      <w:r w:rsidRPr="00CA64D6">
        <w:t>服务平台中去。</w:t>
      </w:r>
    </w:p>
    <w:p w14:paraId="216CD675" w14:textId="0536E46B" w:rsidR="00C179E9" w:rsidRPr="00CA64D6" w:rsidRDefault="00C179E9" w:rsidP="00CA64D6">
      <w:pPr>
        <w:spacing w:line="400" w:lineRule="exact"/>
        <w:ind w:firstLineChars="200" w:firstLine="480"/>
      </w:pPr>
      <w:r w:rsidRPr="00CA64D6">
        <w:t>张霖等</w:t>
      </w:r>
      <w:r w:rsidR="00D922F1">
        <w:fldChar w:fldCharType="begin"/>
      </w:r>
      <w:r w:rsidR="00650716">
        <w:instrText xml:space="preserve"> ADDIN NE.Ref.{A1707921-BEB9-42B9-B395-F7975ABF5450}</w:instrText>
      </w:r>
      <w:r w:rsidR="00D922F1">
        <w:fldChar w:fldCharType="separate"/>
      </w:r>
      <w:r w:rsidR="001102C4">
        <w:rPr>
          <w:color w:val="080000"/>
          <w:vertAlign w:val="superscript"/>
        </w:rPr>
        <w:t>[18]</w:t>
      </w:r>
      <w:r w:rsidR="00D922F1">
        <w:fldChar w:fldCharType="end"/>
      </w:r>
      <w:r w:rsidRPr="00CA64D6">
        <w:t>概述性地给出了制造资源感知、虚拟化和服务化的技术路线。指出硬资源的感知主要通过物联网相关技术来实现，软资源、制造能力及其他资源主要对静态属性进行感知，有时也需要构建恰当的适配器；分别介绍了基础设施层次的虚拟化方法、映像层次的虚拟化方法和应用层次的虚拟化方法；举例了制造能力的元描述模型来进行制造能力的服务化封装。</w:t>
      </w:r>
    </w:p>
    <w:p w14:paraId="78506400" w14:textId="77777777" w:rsidR="003F3D1B" w:rsidRPr="00772869" w:rsidRDefault="003F3D1B" w:rsidP="00CA64D6">
      <w:pPr>
        <w:spacing w:line="400" w:lineRule="exact"/>
        <w:ind w:firstLineChars="200" w:firstLine="482"/>
        <w:rPr>
          <w:b/>
        </w:rPr>
      </w:pPr>
      <w:r w:rsidRPr="00772869">
        <w:rPr>
          <w:rFonts w:ascii="宋体" w:hAnsi="宋体" w:cs="宋体" w:hint="eastAsia"/>
          <w:b/>
        </w:rPr>
        <w:t>1.</w:t>
      </w:r>
      <w:r w:rsidR="00C179E9" w:rsidRPr="00772869">
        <w:rPr>
          <w:b/>
        </w:rPr>
        <w:t>在资源的感知与接入方面。</w:t>
      </w:r>
    </w:p>
    <w:p w14:paraId="676C10C1" w14:textId="1ABF8B11" w:rsidR="00C179E9" w:rsidRPr="00CA64D6" w:rsidRDefault="00C179E9" w:rsidP="00CA64D6">
      <w:pPr>
        <w:spacing w:line="400" w:lineRule="exact"/>
        <w:ind w:firstLineChars="200" w:firstLine="480"/>
      </w:pPr>
      <w:r w:rsidRPr="00CA64D6">
        <w:lastRenderedPageBreak/>
        <w:t>李瑞芳等</w:t>
      </w:r>
      <w:r w:rsidR="001C5DC5">
        <w:fldChar w:fldCharType="begin"/>
      </w:r>
      <w:r w:rsidR="00650716">
        <w:instrText xml:space="preserve"> ADDIN NE.Ref.{3007583A-B664-47EB-BDDF-FF9296C36288}</w:instrText>
      </w:r>
      <w:r w:rsidR="001C5DC5">
        <w:fldChar w:fldCharType="separate"/>
      </w:r>
      <w:r w:rsidR="001102C4">
        <w:rPr>
          <w:color w:val="080000"/>
          <w:vertAlign w:val="superscript"/>
        </w:rPr>
        <w:t>[19]</w:t>
      </w:r>
      <w:r w:rsidR="001C5DC5">
        <w:fldChar w:fldCharType="end"/>
      </w:r>
      <w:r w:rsidRPr="00CA64D6">
        <w:t>从制造装备的状态感知、</w:t>
      </w:r>
      <w:proofErr w:type="gramStart"/>
      <w:r w:rsidRPr="00CA64D6">
        <w:t>物联与</w:t>
      </w:r>
      <w:proofErr w:type="gramEnd"/>
      <w:r w:rsidRPr="00CA64D6">
        <w:t>面向</w:t>
      </w:r>
      <w:proofErr w:type="gramStart"/>
      <w:r w:rsidRPr="00CA64D6">
        <w:t>云制造</w:t>
      </w:r>
      <w:proofErr w:type="gramEnd"/>
      <w:r w:rsidRPr="00CA64D6">
        <w:t>平台的适配接入三个当面研究了</w:t>
      </w:r>
      <w:proofErr w:type="gramStart"/>
      <w:r w:rsidRPr="00CA64D6">
        <w:t>云制造</w:t>
      </w:r>
      <w:proofErr w:type="gramEnd"/>
      <w:r w:rsidRPr="00CA64D6">
        <w:t>装备资源感知与接入技术；黄刚等</w:t>
      </w:r>
      <w:r w:rsidR="001C5DC5">
        <w:fldChar w:fldCharType="begin"/>
      </w:r>
      <w:r w:rsidR="00650716">
        <w:instrText xml:space="preserve"> ADDIN NE.Ref.{61A884D1-D009-489F-872B-5A440AE72BCB}</w:instrText>
      </w:r>
      <w:r w:rsidR="001C5DC5">
        <w:fldChar w:fldCharType="separate"/>
      </w:r>
      <w:r w:rsidR="001102C4">
        <w:rPr>
          <w:color w:val="080000"/>
          <w:vertAlign w:val="superscript"/>
        </w:rPr>
        <w:t>[20]</w:t>
      </w:r>
      <w:r w:rsidR="001C5DC5">
        <w:fldChar w:fldCharType="end"/>
      </w:r>
      <w:r w:rsidRPr="00CA64D6">
        <w:t>研究了</w:t>
      </w:r>
      <w:r w:rsidRPr="00CA64D6">
        <w:t>GPS</w:t>
      </w:r>
      <w:r w:rsidRPr="00CA64D6">
        <w:t>、无线传感网络、</w:t>
      </w:r>
      <w:r w:rsidRPr="00CA64D6">
        <w:t>RFID</w:t>
      </w:r>
      <w:r w:rsidRPr="00CA64D6">
        <w:t>等物联网技术在制造资源感知定位方面的应用，构建了云定位基础数据平台，阐述了云定位技术在透明车间服务的在制品与物料定位、敏捷供应</w:t>
      </w:r>
      <w:proofErr w:type="gramStart"/>
      <w:r w:rsidRPr="00CA64D6">
        <w:t>链服务</w:t>
      </w:r>
      <w:proofErr w:type="gramEnd"/>
      <w:r w:rsidRPr="00CA64D6">
        <w:t>的人员定位等方面的应用；</w:t>
      </w:r>
      <w:proofErr w:type="gramStart"/>
      <w:r w:rsidRPr="00CA64D6">
        <w:t>尹</w:t>
      </w:r>
      <w:proofErr w:type="gramEnd"/>
      <w:r w:rsidRPr="00CA64D6">
        <w:t>超等</w:t>
      </w:r>
      <w:r w:rsidR="001C5DC5">
        <w:fldChar w:fldCharType="begin"/>
      </w:r>
      <w:r w:rsidR="00650716">
        <w:instrText xml:space="preserve"> ADDIN NE.Ref.{BA86AD14-72D3-4657-BE1A-E178BE7C77DB}</w:instrText>
      </w:r>
      <w:r w:rsidR="001C5DC5">
        <w:fldChar w:fldCharType="separate"/>
      </w:r>
      <w:r w:rsidR="001102C4">
        <w:rPr>
          <w:color w:val="080000"/>
          <w:vertAlign w:val="superscript"/>
        </w:rPr>
        <w:t>[21]</w:t>
      </w:r>
      <w:r w:rsidR="001C5DC5">
        <w:fldChar w:fldCharType="end"/>
      </w:r>
      <w:r w:rsidRPr="00CA64D6">
        <w:t>提出了一种机床装备</w:t>
      </w:r>
      <w:proofErr w:type="gramStart"/>
      <w:r w:rsidRPr="00CA64D6">
        <w:t>云制造</w:t>
      </w:r>
      <w:proofErr w:type="gramEnd"/>
      <w:r w:rsidRPr="00CA64D6">
        <w:t>服务的接入终端，来支持各类机床装备接入云平台，实现机床加工信息的实时采集、传输和监控；</w:t>
      </w:r>
      <w:r w:rsidRPr="00CA64D6">
        <w:t>YAN J M</w:t>
      </w:r>
      <w:r w:rsidRPr="00CA64D6">
        <w:t>等</w:t>
      </w:r>
      <w:r w:rsidR="001C5DC5">
        <w:fldChar w:fldCharType="begin"/>
      </w:r>
      <w:r w:rsidR="00650716">
        <w:instrText xml:space="preserve"> ADDIN NE.Ref.{9C35684E-33A5-402A-B28E-6924FC04334D}</w:instrText>
      </w:r>
      <w:r w:rsidR="001C5DC5">
        <w:fldChar w:fldCharType="separate"/>
      </w:r>
      <w:r w:rsidR="001102C4">
        <w:rPr>
          <w:color w:val="080000"/>
          <w:vertAlign w:val="superscript"/>
        </w:rPr>
        <w:t>[22]</w:t>
      </w:r>
      <w:r w:rsidR="001C5DC5">
        <w:fldChar w:fldCharType="end"/>
      </w:r>
      <w:r w:rsidRPr="00CA64D6">
        <w:t>研究了制造设备资源感知和接入云平台过程中的设备识别方法、数据采集方法和数据转移协议等问题。</w:t>
      </w:r>
    </w:p>
    <w:p w14:paraId="0B5DF822" w14:textId="77777777" w:rsidR="003F3D1B" w:rsidRPr="00772869" w:rsidRDefault="003F3D1B" w:rsidP="00CA64D6">
      <w:pPr>
        <w:spacing w:line="400" w:lineRule="exact"/>
        <w:ind w:firstLineChars="200" w:firstLine="482"/>
        <w:rPr>
          <w:b/>
        </w:rPr>
      </w:pPr>
      <w:r w:rsidRPr="00772869">
        <w:rPr>
          <w:rFonts w:ascii="宋体" w:hAnsi="宋体" w:cs="宋体" w:hint="eastAsia"/>
          <w:b/>
        </w:rPr>
        <w:t>2.</w:t>
      </w:r>
      <w:r w:rsidR="00C179E9" w:rsidRPr="00772869">
        <w:rPr>
          <w:b/>
        </w:rPr>
        <w:t>在资源的虚拟化方面。</w:t>
      </w:r>
    </w:p>
    <w:p w14:paraId="37CBBC8B" w14:textId="1BA6E29B" w:rsidR="00C179E9" w:rsidRPr="00CA64D6" w:rsidRDefault="00C179E9" w:rsidP="00CA64D6">
      <w:pPr>
        <w:spacing w:line="400" w:lineRule="exact"/>
        <w:ind w:firstLineChars="200" w:firstLine="480"/>
      </w:pPr>
      <w:r w:rsidRPr="00CA64D6">
        <w:t>任磊</w:t>
      </w:r>
      <w:r w:rsidR="001C5DC5">
        <w:fldChar w:fldCharType="begin"/>
      </w:r>
      <w:r w:rsidR="00650716">
        <w:instrText xml:space="preserve"> ADDIN NE.Ref.{6964B95F-38AB-485E-B388-9F6327A73D1B}</w:instrText>
      </w:r>
      <w:r w:rsidR="001C5DC5">
        <w:fldChar w:fldCharType="separate"/>
      </w:r>
      <w:r w:rsidR="001102C4">
        <w:rPr>
          <w:color w:val="080000"/>
          <w:vertAlign w:val="superscript"/>
        </w:rPr>
        <w:t>[12]</w:t>
      </w:r>
      <w:r w:rsidR="001C5DC5">
        <w:fldChar w:fldCharType="end"/>
      </w:r>
      <w:r w:rsidRPr="00CA64D6">
        <w:t>提出了</w:t>
      </w:r>
      <w:proofErr w:type="gramStart"/>
      <w:r w:rsidRPr="00CA64D6">
        <w:t>云制造</w:t>
      </w:r>
      <w:proofErr w:type="gramEnd"/>
      <w:r w:rsidRPr="00CA64D6">
        <w:t>资源虚拟化的框架，自底向上依次包括制造资源、物联网</w:t>
      </w:r>
      <w:r w:rsidRPr="00CA64D6">
        <w:t>/CPS</w:t>
      </w:r>
      <w:r w:rsidRPr="00CA64D6">
        <w:t>基础设施、物理资源管理、虚拟资源云池、虚拟资源管理等五层内容，并概述了若干虚拟</w:t>
      </w:r>
      <w:proofErr w:type="gramStart"/>
      <w:r w:rsidRPr="00CA64D6">
        <w:t>化支持</w:t>
      </w:r>
      <w:proofErr w:type="gramEnd"/>
      <w:r w:rsidRPr="00CA64D6">
        <w:t>下的</w:t>
      </w:r>
      <w:proofErr w:type="gramStart"/>
      <w:r w:rsidRPr="00CA64D6">
        <w:t>云制造</w:t>
      </w:r>
      <w:proofErr w:type="gramEnd"/>
      <w:r w:rsidRPr="00CA64D6">
        <w:t>关键技术及其优点。</w:t>
      </w:r>
    </w:p>
    <w:p w14:paraId="2BE8C8F2" w14:textId="77777777" w:rsidR="003F3D1B" w:rsidRPr="00772869" w:rsidRDefault="003F3D1B" w:rsidP="00821FF0">
      <w:pPr>
        <w:spacing w:line="400" w:lineRule="exact"/>
        <w:ind w:firstLineChars="200" w:firstLine="482"/>
        <w:rPr>
          <w:b/>
        </w:rPr>
      </w:pPr>
      <w:r w:rsidRPr="00772869">
        <w:rPr>
          <w:rFonts w:ascii="宋体" w:hAnsi="宋体" w:cs="宋体" w:hint="eastAsia"/>
          <w:b/>
        </w:rPr>
        <w:t>3.</w:t>
      </w:r>
      <w:r w:rsidR="00C179E9" w:rsidRPr="00772869">
        <w:rPr>
          <w:b/>
        </w:rPr>
        <w:t>在资源的服务化方面。</w:t>
      </w:r>
    </w:p>
    <w:p w14:paraId="1E0CE0B6" w14:textId="3A3892CB" w:rsidR="00FD3ED0" w:rsidRDefault="00C179E9" w:rsidP="00821FF0">
      <w:pPr>
        <w:spacing w:line="400" w:lineRule="exact"/>
        <w:ind w:firstLineChars="200" w:firstLine="480"/>
      </w:pPr>
      <w:r w:rsidRPr="00CA64D6">
        <w:t>RAUSCHECHER U</w:t>
      </w:r>
      <w:r w:rsidRPr="00CA64D6">
        <w:t>等</w:t>
      </w:r>
      <w:r w:rsidR="001C5DC5">
        <w:fldChar w:fldCharType="begin"/>
      </w:r>
      <w:r w:rsidR="00650716">
        <w:instrText xml:space="preserve"> ADDIN NE.Ref.{0B925283-FB22-43ED-8D63-DBBEF726CA9A}</w:instrText>
      </w:r>
      <w:r w:rsidR="001C5DC5">
        <w:fldChar w:fldCharType="separate"/>
      </w:r>
      <w:r w:rsidR="001102C4">
        <w:rPr>
          <w:color w:val="080000"/>
          <w:vertAlign w:val="superscript"/>
        </w:rPr>
        <w:t>[23]</w:t>
      </w:r>
      <w:r w:rsidR="001C5DC5">
        <w:fldChar w:fldCharType="end"/>
      </w:r>
      <w:r w:rsidRPr="00CA64D6">
        <w:t>提出了一种面向产品定制的制造服务描述语言（</w:t>
      </w:r>
      <w:r w:rsidRPr="00CA64D6">
        <w:t>MSDL</w:t>
      </w:r>
      <w:r w:rsidRPr="00CA64D6">
        <w:t>），给出了</w:t>
      </w:r>
      <w:proofErr w:type="gramStart"/>
      <w:r w:rsidRPr="00CA64D6">
        <w:t>该云服务</w:t>
      </w:r>
      <w:proofErr w:type="gramEnd"/>
      <w:r w:rsidRPr="00CA64D6">
        <w:t>模型产品方面的属性描述，指出该模型有助于用户基于制造云（</w:t>
      </w:r>
      <w:r w:rsidRPr="00CA64D6">
        <w:t>ManuCloud</w:t>
      </w:r>
      <w:r w:rsidRPr="00CA64D6">
        <w:t>）配置和订购定制产品；李楠等</w:t>
      </w:r>
      <w:r w:rsidR="00251523">
        <w:fldChar w:fldCharType="begin"/>
      </w:r>
      <w:r w:rsidR="00650716">
        <w:instrText xml:space="preserve"> ADDIN NE.Ref.{9FCD5FDF-7FCA-44C9-8938-D1894BD5801A}</w:instrText>
      </w:r>
      <w:r w:rsidR="00251523">
        <w:fldChar w:fldCharType="separate"/>
      </w:r>
      <w:r w:rsidR="001102C4">
        <w:rPr>
          <w:color w:val="080000"/>
          <w:vertAlign w:val="superscript"/>
        </w:rPr>
        <w:t>[24]</w:t>
      </w:r>
      <w:r w:rsidR="00251523">
        <w:fldChar w:fldCharType="end"/>
      </w:r>
      <w:r w:rsidRPr="00CA64D6">
        <w:t>分析了几种制造资源的服务化封装方式；陈琨等提出了一种基于</w:t>
      </w:r>
      <w:r w:rsidRPr="00CA64D6">
        <w:t>Web</w:t>
      </w:r>
      <w:r w:rsidRPr="00CA64D6">
        <w:t>服务的</w:t>
      </w:r>
      <w:proofErr w:type="gramStart"/>
      <w:r w:rsidRPr="00CA64D6">
        <w:t>云制造</w:t>
      </w:r>
      <w:proofErr w:type="gramEnd"/>
      <w:r w:rsidRPr="00CA64D6">
        <w:t>软资源封装架构，给出了一种通用的软资源描述模型；</w:t>
      </w:r>
      <w:proofErr w:type="gramStart"/>
      <w:r w:rsidRPr="00CA64D6">
        <w:t>吴雪娇等</w:t>
      </w:r>
      <w:proofErr w:type="gramEnd"/>
      <w:r w:rsidR="00251523">
        <w:fldChar w:fldCharType="begin"/>
      </w:r>
      <w:r w:rsidR="00650716">
        <w:instrText xml:space="preserve"> ADDIN NE.Ref.{EE4AFEF7-4E2E-40E1-AF54-5EA988051376}</w:instrText>
      </w:r>
      <w:r w:rsidR="00251523">
        <w:fldChar w:fldCharType="separate"/>
      </w:r>
      <w:r w:rsidR="001102C4">
        <w:rPr>
          <w:color w:val="080000"/>
          <w:vertAlign w:val="superscript"/>
        </w:rPr>
        <w:t>[25]</w:t>
      </w:r>
      <w:r w:rsidR="00251523">
        <w:fldChar w:fldCharType="end"/>
      </w:r>
      <w:r w:rsidRPr="00CA64D6">
        <w:t>借鉴</w:t>
      </w:r>
      <w:r w:rsidRPr="00CA64D6">
        <w:t>Web</w:t>
      </w:r>
      <w:r w:rsidRPr="00CA64D6">
        <w:t>服务本体描述语言（</w:t>
      </w:r>
      <w:r w:rsidRPr="00CA64D6">
        <w:t>Web Ontology Language for Service</w:t>
      </w:r>
      <w:r w:rsidRPr="00CA64D6">
        <w:t>，</w:t>
      </w:r>
      <w:r w:rsidRPr="00CA64D6">
        <w:t>OWL-S</w:t>
      </w:r>
      <w:r w:rsidRPr="00CA64D6">
        <w:t>）给出了一种基于语义的</w:t>
      </w:r>
      <w:proofErr w:type="gramStart"/>
      <w:r w:rsidRPr="00CA64D6">
        <w:t>云服务</w:t>
      </w:r>
      <w:proofErr w:type="gramEnd"/>
      <w:r w:rsidRPr="00CA64D6">
        <w:t>描述方法；尹胜等</w:t>
      </w:r>
      <w:r w:rsidR="00251523">
        <w:fldChar w:fldCharType="begin"/>
      </w:r>
      <w:r w:rsidR="00650716">
        <w:instrText xml:space="preserve"> ADDIN NE.Ref.{36C14E53-1285-4F9D-A477-99AA5D9F54C3}</w:instrText>
      </w:r>
      <w:r w:rsidR="00251523">
        <w:fldChar w:fldCharType="separate"/>
      </w:r>
      <w:r w:rsidR="001102C4">
        <w:rPr>
          <w:color w:val="080000"/>
          <w:vertAlign w:val="superscript"/>
        </w:rPr>
        <w:t>[26]</w:t>
      </w:r>
      <w:r w:rsidR="00251523">
        <w:fldChar w:fldCharType="end"/>
      </w:r>
      <w:r w:rsidRPr="00CA64D6">
        <w:t>、王中杰等</w:t>
      </w:r>
      <w:r w:rsidR="00251523">
        <w:fldChar w:fldCharType="begin"/>
      </w:r>
      <w:r w:rsidR="00650716">
        <w:instrText xml:space="preserve"> ADDIN NE.Ref.{190D588D-1300-4BE7-890D-897BA6079E19}</w:instrText>
      </w:r>
      <w:r w:rsidR="00251523">
        <w:fldChar w:fldCharType="separate"/>
      </w:r>
      <w:r w:rsidR="001102C4">
        <w:rPr>
          <w:color w:val="080000"/>
          <w:vertAlign w:val="superscript"/>
        </w:rPr>
        <w:t>[27]</w:t>
      </w:r>
      <w:r w:rsidR="00251523">
        <w:fldChar w:fldCharType="end"/>
      </w:r>
      <w:r w:rsidRPr="00CA64D6">
        <w:t>和王正成等</w:t>
      </w:r>
      <w:r w:rsidR="00251523">
        <w:fldChar w:fldCharType="begin"/>
      </w:r>
      <w:r w:rsidR="00650716">
        <w:instrText xml:space="preserve"> ADDIN NE.Ref.{05E46856-36A9-46CA-906D-2108B4F57A0E}</w:instrText>
      </w:r>
      <w:r w:rsidR="00251523">
        <w:fldChar w:fldCharType="separate"/>
      </w:r>
      <w:r w:rsidR="001102C4">
        <w:rPr>
          <w:color w:val="080000"/>
          <w:vertAlign w:val="superscript"/>
        </w:rPr>
        <w:t>[28]</w:t>
      </w:r>
      <w:r w:rsidR="00251523">
        <w:fldChar w:fldCharType="end"/>
      </w:r>
      <w:r w:rsidRPr="00CA64D6">
        <w:t>分别提出了一种外协加工资源、加工</w:t>
      </w:r>
      <w:proofErr w:type="gramStart"/>
      <w:r w:rsidRPr="00CA64D6">
        <w:t>云能力</w:t>
      </w:r>
      <w:proofErr w:type="gramEnd"/>
      <w:r w:rsidRPr="00CA64D6">
        <w:t>服务和设备类资源的描述模型；李向前等</w:t>
      </w:r>
      <w:r w:rsidR="00251523">
        <w:fldChar w:fldCharType="begin"/>
      </w:r>
      <w:r w:rsidR="00650716">
        <w:instrText xml:space="preserve"> ADDIN NE.Ref.{DFBD9B65-9E5F-4BFA-A5FC-2D9DF2A14D9F}</w:instrText>
      </w:r>
      <w:r w:rsidR="00251523">
        <w:fldChar w:fldCharType="separate"/>
      </w:r>
      <w:r w:rsidR="001102C4">
        <w:rPr>
          <w:color w:val="080000"/>
          <w:vertAlign w:val="superscript"/>
        </w:rPr>
        <w:t>[29]</w:t>
      </w:r>
      <w:r w:rsidR="00251523">
        <w:fldChar w:fldCharType="end"/>
      </w:r>
      <w:r w:rsidRPr="00CA64D6">
        <w:t>建立了面向集团企业</w:t>
      </w:r>
      <w:proofErr w:type="gramStart"/>
      <w:r w:rsidRPr="00CA64D6">
        <w:t>云制造</w:t>
      </w:r>
      <w:proofErr w:type="gramEnd"/>
      <w:r w:rsidRPr="00CA64D6">
        <w:t>的静态知识服务模型和动态知识服务模型。</w:t>
      </w:r>
    </w:p>
    <w:p w14:paraId="6457C6C1" w14:textId="3C9554C6" w:rsidR="00FB5784" w:rsidRDefault="00FB5784" w:rsidP="00FB5784">
      <w:pPr>
        <w:pStyle w:val="3"/>
      </w:pPr>
      <w:bookmarkStart w:id="58" w:name="_Toc501892790"/>
      <w:r>
        <w:rPr>
          <w:rFonts w:hint="eastAsia"/>
        </w:rPr>
        <w:t>1</w:t>
      </w:r>
      <w:r>
        <w:t xml:space="preserve">.3.2 </w:t>
      </w:r>
      <w:proofErr w:type="gramStart"/>
      <w:r>
        <w:rPr>
          <w:rFonts w:hint="eastAsia"/>
        </w:rPr>
        <w:t>云制造</w:t>
      </w:r>
      <w:proofErr w:type="gramEnd"/>
      <w:r>
        <w:t>服务匹配</w:t>
      </w:r>
      <w:r w:rsidR="00D4307E">
        <w:rPr>
          <w:rFonts w:hint="eastAsia"/>
        </w:rPr>
        <w:t>及组合</w:t>
      </w:r>
      <w:r>
        <w:t>的研究进展</w:t>
      </w:r>
      <w:bookmarkEnd w:id="58"/>
    </w:p>
    <w:p w14:paraId="28AC19BB" w14:textId="2B22934A" w:rsidR="00A64907" w:rsidRPr="00A64907" w:rsidRDefault="00A64907" w:rsidP="00A503A4">
      <w:pPr>
        <w:spacing w:line="400" w:lineRule="exact"/>
        <w:ind w:firstLineChars="200" w:firstLine="480"/>
        <w:rPr>
          <w:color w:val="000000"/>
        </w:rPr>
      </w:pPr>
      <w:proofErr w:type="gramStart"/>
      <w:r w:rsidRPr="00A64907">
        <w:rPr>
          <w:color w:val="000000"/>
        </w:rPr>
        <w:t>云制造</w:t>
      </w:r>
      <w:proofErr w:type="gramEnd"/>
      <w:r w:rsidRPr="00A64907">
        <w:rPr>
          <w:color w:val="000000"/>
        </w:rPr>
        <w:t>服务匹配</w:t>
      </w:r>
      <w:r>
        <w:rPr>
          <w:rFonts w:hint="eastAsia"/>
          <w:color w:val="000000"/>
        </w:rPr>
        <w:t>，</w:t>
      </w:r>
      <w:r>
        <w:rPr>
          <w:color w:val="000000"/>
        </w:rPr>
        <w:t>是</w:t>
      </w:r>
      <w:r w:rsidRPr="00A64907">
        <w:rPr>
          <w:color w:val="000000"/>
        </w:rPr>
        <w:t>指在</w:t>
      </w:r>
      <w:proofErr w:type="gramStart"/>
      <w:r w:rsidRPr="00A64907">
        <w:rPr>
          <w:color w:val="000000"/>
        </w:rPr>
        <w:t>云制造</w:t>
      </w:r>
      <w:proofErr w:type="gramEnd"/>
      <w:r w:rsidRPr="00A64907">
        <w:rPr>
          <w:color w:val="000000"/>
        </w:rPr>
        <w:t>环境下，将用户个性化的制造需求与功能多样、种类繁多的</w:t>
      </w:r>
      <w:proofErr w:type="gramStart"/>
      <w:r w:rsidRPr="00A64907">
        <w:rPr>
          <w:color w:val="000000"/>
        </w:rPr>
        <w:t>云制造</w:t>
      </w:r>
      <w:proofErr w:type="gramEnd"/>
      <w:r w:rsidRPr="00A64907">
        <w:rPr>
          <w:color w:val="000000"/>
        </w:rPr>
        <w:t>服务进行匹配，以寻求最能满足需求的制造服务。</w:t>
      </w:r>
      <w:proofErr w:type="gramStart"/>
      <w:r w:rsidRPr="00A64907">
        <w:rPr>
          <w:color w:val="000000"/>
        </w:rPr>
        <w:t>云制造</w:t>
      </w:r>
      <w:proofErr w:type="gramEnd"/>
      <w:r w:rsidRPr="00A64907">
        <w:rPr>
          <w:color w:val="000000"/>
        </w:rPr>
        <w:t>服务匹配作为促进</w:t>
      </w:r>
      <w:proofErr w:type="gramStart"/>
      <w:r w:rsidRPr="00A64907">
        <w:rPr>
          <w:color w:val="000000"/>
        </w:rPr>
        <w:t>云制造</w:t>
      </w:r>
      <w:proofErr w:type="gramEnd"/>
      <w:r w:rsidRPr="00A64907">
        <w:rPr>
          <w:color w:val="000000"/>
        </w:rPr>
        <w:t>资源充分共享、实现制造资源有效利用的关键途径之一，对</w:t>
      </w:r>
      <w:proofErr w:type="gramStart"/>
      <w:r w:rsidRPr="00A64907">
        <w:rPr>
          <w:color w:val="000000"/>
        </w:rPr>
        <w:t>云制造</w:t>
      </w:r>
      <w:proofErr w:type="gramEnd"/>
      <w:r w:rsidRPr="00A64907">
        <w:rPr>
          <w:color w:val="000000"/>
        </w:rPr>
        <w:t>的实施和开展具有重要的作用</w:t>
      </w:r>
      <w:r w:rsidR="001102C4">
        <w:rPr>
          <w:color w:val="000000"/>
        </w:rPr>
        <w:fldChar w:fldCharType="begin"/>
      </w:r>
      <w:r w:rsidR="001102C4">
        <w:rPr>
          <w:color w:val="000000"/>
        </w:rPr>
        <w:instrText xml:space="preserve"> ADDIN NE.Ref.{B6A6B308-BBF9-4E2D-A990-14A15016A3A8}</w:instrText>
      </w:r>
      <w:r w:rsidR="001102C4">
        <w:rPr>
          <w:color w:val="000000"/>
        </w:rPr>
        <w:fldChar w:fldCharType="separate"/>
      </w:r>
      <w:r w:rsidR="001102C4">
        <w:rPr>
          <w:color w:val="080000"/>
          <w:vertAlign w:val="superscript"/>
        </w:rPr>
        <w:t>[30]</w:t>
      </w:r>
      <w:r w:rsidR="001102C4">
        <w:rPr>
          <w:color w:val="000000"/>
        </w:rPr>
        <w:fldChar w:fldCharType="end"/>
      </w:r>
      <w:r w:rsidRPr="00A64907">
        <w:rPr>
          <w:color w:val="000000"/>
        </w:rPr>
        <w:t>。</w:t>
      </w:r>
    </w:p>
    <w:p w14:paraId="0935B836" w14:textId="6FA1DF46" w:rsidR="00585F70" w:rsidRDefault="00080177" w:rsidP="00585F70">
      <w:pPr>
        <w:spacing w:line="400" w:lineRule="exact"/>
        <w:ind w:firstLineChars="200" w:firstLine="480"/>
      </w:pPr>
      <w:proofErr w:type="gramStart"/>
      <w:r w:rsidRPr="00080177">
        <w:t>尹</w:t>
      </w:r>
      <w:proofErr w:type="gramEnd"/>
      <w:r w:rsidRPr="00080177">
        <w:t>超等</w:t>
      </w:r>
      <w:r w:rsidR="00EC2687">
        <w:fldChar w:fldCharType="begin"/>
      </w:r>
      <w:r w:rsidR="00650716">
        <w:instrText xml:space="preserve"> ADDIN NE.Ref.{5E8DDC17-2068-4AB2-B457-4FA70612F360}</w:instrText>
      </w:r>
      <w:r w:rsidR="00EC2687">
        <w:fldChar w:fldCharType="separate"/>
      </w:r>
      <w:r w:rsidR="001102C4">
        <w:rPr>
          <w:color w:val="080000"/>
          <w:vertAlign w:val="superscript"/>
        </w:rPr>
        <w:t>[30]</w:t>
      </w:r>
      <w:r w:rsidR="00EC2687">
        <w:fldChar w:fldCharType="end"/>
      </w:r>
      <w:r w:rsidRPr="00080177">
        <w:rPr>
          <w:color w:val="000000"/>
        </w:rPr>
        <w:t>针对</w:t>
      </w:r>
      <w:proofErr w:type="gramStart"/>
      <w:r w:rsidRPr="00080177">
        <w:rPr>
          <w:color w:val="000000"/>
        </w:rPr>
        <w:t>云制造</w:t>
      </w:r>
      <w:proofErr w:type="gramEnd"/>
      <w:r w:rsidRPr="00080177">
        <w:rPr>
          <w:color w:val="000000"/>
        </w:rPr>
        <w:t>服务在匹配过程中的多样性、异构性、动态性和多约束性等特点，建立</w:t>
      </w:r>
      <w:r w:rsidR="0026768C">
        <w:rPr>
          <w:rFonts w:hint="eastAsia"/>
          <w:color w:val="000000"/>
        </w:rPr>
        <w:t>了</w:t>
      </w:r>
      <w:r w:rsidRPr="00080177">
        <w:rPr>
          <w:color w:val="000000"/>
        </w:rPr>
        <w:t>一种基于</w:t>
      </w:r>
      <w:r>
        <w:rPr>
          <w:rFonts w:hint="eastAsia"/>
          <w:color w:val="000000"/>
        </w:rPr>
        <w:t>Web</w:t>
      </w:r>
      <w:r w:rsidRPr="00080177">
        <w:rPr>
          <w:color w:val="000000"/>
        </w:rPr>
        <w:t>服务本体描述语言的</w:t>
      </w:r>
      <w:proofErr w:type="gramStart"/>
      <w:r w:rsidRPr="00080177">
        <w:rPr>
          <w:color w:val="000000"/>
        </w:rPr>
        <w:t>云制造</w:t>
      </w:r>
      <w:proofErr w:type="gramEnd"/>
      <w:r w:rsidRPr="00080177">
        <w:rPr>
          <w:color w:val="000000"/>
        </w:rPr>
        <w:t>服务输入、输出、前提、效果匹配模型</w:t>
      </w:r>
      <w:r w:rsidR="0026768C">
        <w:rPr>
          <w:rFonts w:hint="eastAsia"/>
          <w:color w:val="000000"/>
        </w:rPr>
        <w:t>，</w:t>
      </w:r>
      <w:r w:rsidR="0026768C" w:rsidRPr="00080177">
        <w:rPr>
          <w:color w:val="000000"/>
        </w:rPr>
        <w:t>结合语义相似度和基于蕴涵关系推理的量化方法及匹配算法</w:t>
      </w:r>
      <w:r w:rsidR="0026768C">
        <w:rPr>
          <w:rFonts w:hint="eastAsia"/>
          <w:color w:val="000000"/>
        </w:rPr>
        <w:t>研究</w:t>
      </w:r>
      <w:r w:rsidR="0026768C">
        <w:rPr>
          <w:color w:val="000000"/>
        </w:rPr>
        <w:t>了</w:t>
      </w:r>
      <w:r w:rsidR="0026768C" w:rsidRPr="00080177">
        <w:rPr>
          <w:color w:val="000000"/>
        </w:rPr>
        <w:t>参数匹配过程中本体概念参数和约束条件参数的匹配度量化问题</w:t>
      </w:r>
      <w:r w:rsidR="0026768C">
        <w:rPr>
          <w:rFonts w:hint="eastAsia"/>
        </w:rPr>
        <w:t>。</w:t>
      </w:r>
    </w:p>
    <w:p w14:paraId="404824CD" w14:textId="3F01AA89" w:rsidR="00484B4A" w:rsidRPr="00585F70" w:rsidRDefault="00585F70" w:rsidP="00585F70">
      <w:pPr>
        <w:spacing w:line="400" w:lineRule="exact"/>
        <w:ind w:firstLineChars="200" w:firstLine="480"/>
      </w:pPr>
      <w:r>
        <w:rPr>
          <w:rFonts w:hint="eastAsia"/>
        </w:rPr>
        <w:lastRenderedPageBreak/>
        <w:t>李慧芳等</w:t>
      </w:r>
      <w:r w:rsidR="00EC2687">
        <w:fldChar w:fldCharType="begin"/>
      </w:r>
      <w:r w:rsidR="00650716">
        <w:instrText xml:space="preserve"> ADDIN NE.Ref.{A3E31B8E-9FC2-4C99-AD12-3EB7D4E6BDAE}</w:instrText>
      </w:r>
      <w:r w:rsidR="00EC2687">
        <w:fldChar w:fldCharType="separate"/>
      </w:r>
      <w:r w:rsidR="001102C4">
        <w:rPr>
          <w:color w:val="080000"/>
          <w:vertAlign w:val="superscript"/>
        </w:rPr>
        <w:t>[31]</w:t>
      </w:r>
      <w:r w:rsidR="00EC2687">
        <w:fldChar w:fldCharType="end"/>
      </w:r>
      <w:r>
        <w:rPr>
          <w:rFonts w:hint="eastAsia"/>
        </w:rPr>
        <w:t>在</w:t>
      </w:r>
      <w:r>
        <w:t>对制造</w:t>
      </w:r>
      <w:proofErr w:type="gramStart"/>
      <w:r>
        <w:t>云服务</w:t>
      </w:r>
      <w:proofErr w:type="gramEnd"/>
      <w:r>
        <w:t>进行形式化描述的基础上，</w:t>
      </w:r>
      <w:r>
        <w:rPr>
          <w:rFonts w:hint="eastAsia"/>
        </w:rPr>
        <w:t>提出</w:t>
      </w:r>
      <w:r>
        <w:t>了一种</w:t>
      </w:r>
      <w:r>
        <w:rPr>
          <w:rFonts w:hint="eastAsia"/>
        </w:rPr>
        <w:t>智能化</w:t>
      </w:r>
      <w:r>
        <w:t>的</w:t>
      </w:r>
      <w:r>
        <w:rPr>
          <w:rFonts w:hint="eastAsia"/>
        </w:rPr>
        <w:t>制造</w:t>
      </w:r>
      <w:proofErr w:type="gramStart"/>
      <w:r>
        <w:t>云服务</w:t>
      </w:r>
      <w:proofErr w:type="gramEnd"/>
      <w:r>
        <w:t>搜索</w:t>
      </w:r>
      <w:r>
        <w:rPr>
          <w:rFonts w:hint="eastAsia"/>
        </w:rPr>
        <w:t>与</w:t>
      </w:r>
      <w:r>
        <w:t>匹配方法</w:t>
      </w:r>
      <w:r>
        <w:rPr>
          <w:rFonts w:hint="eastAsia"/>
        </w:rPr>
        <w:t>，</w:t>
      </w:r>
      <w:r>
        <w:t>该方法主要包括两部分</w:t>
      </w:r>
      <w:r>
        <w:rPr>
          <w:rFonts w:hint="eastAsia"/>
        </w:rPr>
        <w:t>：</w:t>
      </w:r>
      <w:r>
        <w:t>根据</w:t>
      </w:r>
      <w:r>
        <w:rPr>
          <w:rFonts w:hint="eastAsia"/>
        </w:rPr>
        <w:t>服务</w:t>
      </w:r>
      <w:r>
        <w:t>的类型</w:t>
      </w:r>
      <w:r>
        <w:rPr>
          <w:rFonts w:hint="eastAsia"/>
        </w:rPr>
        <w:t>和</w:t>
      </w:r>
      <w:r>
        <w:t>状态信息</w:t>
      </w:r>
      <w:r>
        <w:rPr>
          <w:rFonts w:hint="eastAsia"/>
        </w:rPr>
        <w:t>，</w:t>
      </w:r>
      <w:r>
        <w:t>快速过滤</w:t>
      </w:r>
      <w:r>
        <w:rPr>
          <w:rFonts w:hint="eastAsia"/>
        </w:rPr>
        <w:t>发布端</w:t>
      </w:r>
      <w:r>
        <w:t>服务</w:t>
      </w:r>
      <w:r>
        <w:rPr>
          <w:rFonts w:hint="eastAsia"/>
        </w:rPr>
        <w:t>，</w:t>
      </w:r>
      <w:r>
        <w:t>得到初步</w:t>
      </w:r>
      <w:r>
        <w:rPr>
          <w:rFonts w:hint="eastAsia"/>
        </w:rPr>
        <w:t>的</w:t>
      </w:r>
      <w:r>
        <w:t>候选服务集合</w:t>
      </w:r>
      <w:r>
        <w:rPr>
          <w:rFonts w:hint="eastAsia"/>
        </w:rPr>
        <w:t>；</w:t>
      </w:r>
      <w:r>
        <w:t>通过对</w:t>
      </w:r>
      <w:r>
        <w:rPr>
          <w:rFonts w:hint="eastAsia"/>
        </w:rPr>
        <w:t>请求端与</w:t>
      </w:r>
      <w:r>
        <w:t>发布</w:t>
      </w:r>
      <w:proofErr w:type="gramStart"/>
      <w:r>
        <w:t>端</w:t>
      </w:r>
      <w:r>
        <w:rPr>
          <w:rFonts w:hint="eastAsia"/>
        </w:rPr>
        <w:t>服务</w:t>
      </w:r>
      <w:proofErr w:type="gramEnd"/>
      <w:r>
        <w:t>进行</w:t>
      </w:r>
      <w:r>
        <w:rPr>
          <w:rFonts w:hint="eastAsia"/>
        </w:rPr>
        <w:t>功能</w:t>
      </w:r>
      <w:r>
        <w:t>属性</w:t>
      </w:r>
      <w:r>
        <w:rPr>
          <w:rFonts w:hint="eastAsia"/>
        </w:rPr>
        <w:t>、非</w:t>
      </w:r>
      <w:r>
        <w:t>功能属性</w:t>
      </w:r>
      <w:r>
        <w:rPr>
          <w:rFonts w:hint="eastAsia"/>
        </w:rPr>
        <w:t>匹配，</w:t>
      </w:r>
      <w:r>
        <w:t>从候选</w:t>
      </w:r>
      <w:r>
        <w:rPr>
          <w:rFonts w:hint="eastAsia"/>
        </w:rPr>
        <w:t>服务</w:t>
      </w:r>
      <w:r>
        <w:t>集合</w:t>
      </w:r>
      <w:r>
        <w:rPr>
          <w:rFonts w:hint="eastAsia"/>
        </w:rPr>
        <w:t>中筛选</w:t>
      </w:r>
      <w:r>
        <w:t>出</w:t>
      </w:r>
      <w:r>
        <w:rPr>
          <w:rFonts w:hint="eastAsia"/>
        </w:rPr>
        <w:t>具有</w:t>
      </w:r>
      <w:r>
        <w:t>最高匹配</w:t>
      </w:r>
      <w:r>
        <w:rPr>
          <w:rFonts w:hint="eastAsia"/>
        </w:rPr>
        <w:t>度</w:t>
      </w:r>
      <w:r>
        <w:t>的</w:t>
      </w:r>
      <w:r>
        <w:rPr>
          <w:rFonts w:hint="eastAsia"/>
        </w:rPr>
        <w:t>制造</w:t>
      </w:r>
      <w:r>
        <w:t>云服务</w:t>
      </w:r>
      <w:r>
        <w:rPr>
          <w:rFonts w:hint="eastAsia"/>
        </w:rPr>
        <w:t>。</w:t>
      </w:r>
    </w:p>
    <w:p w14:paraId="6D99BD20" w14:textId="710814CA" w:rsidR="004154AC" w:rsidRDefault="00A503A4" w:rsidP="004154AC">
      <w:pPr>
        <w:spacing w:line="400" w:lineRule="exact"/>
        <w:ind w:firstLineChars="200" w:firstLine="480"/>
      </w:pPr>
      <w:proofErr w:type="gramStart"/>
      <w:r>
        <w:rPr>
          <w:rFonts w:hint="eastAsia"/>
        </w:rPr>
        <w:t>江萍</w:t>
      </w:r>
      <w:r>
        <w:t>等</w:t>
      </w:r>
      <w:proofErr w:type="gramEnd"/>
      <w:r w:rsidR="00EC2687">
        <w:fldChar w:fldCharType="begin"/>
      </w:r>
      <w:r w:rsidR="00650716">
        <w:instrText xml:space="preserve"> ADDIN NE.Ref.{BE8BE332-7850-4E6C-A9E8-0F5921817B3B}</w:instrText>
      </w:r>
      <w:r w:rsidR="00EC2687">
        <w:fldChar w:fldCharType="separate"/>
      </w:r>
      <w:r w:rsidR="001102C4">
        <w:rPr>
          <w:color w:val="080000"/>
          <w:vertAlign w:val="superscript"/>
        </w:rPr>
        <w:t>[32]</w:t>
      </w:r>
      <w:r w:rsidR="00EC2687">
        <w:fldChar w:fldCharType="end"/>
      </w:r>
      <w:r>
        <w:rPr>
          <w:rFonts w:hint="eastAsia"/>
        </w:rPr>
        <w:t>通过</w:t>
      </w:r>
      <w:r>
        <w:t>生成和扩展用户需求向量</w:t>
      </w:r>
      <w:r>
        <w:rPr>
          <w:rFonts w:hint="eastAsia"/>
        </w:rPr>
        <w:t>对</w:t>
      </w:r>
      <w:r>
        <w:t>服务名称、服务功能和服务非功能</w:t>
      </w:r>
      <w:r>
        <w:rPr>
          <w:rFonts w:hint="eastAsia"/>
        </w:rPr>
        <w:t>属性</w:t>
      </w:r>
      <w:r>
        <w:t>分别进行匹配</w:t>
      </w:r>
      <w:r>
        <w:rPr>
          <w:rFonts w:hint="eastAsia"/>
        </w:rPr>
        <w:t>，</w:t>
      </w:r>
      <w:r>
        <w:t>提高匹配</w:t>
      </w:r>
      <w:r>
        <w:rPr>
          <w:rFonts w:hint="eastAsia"/>
        </w:rPr>
        <w:t>服务</w:t>
      </w:r>
      <w:r>
        <w:t>匹配的查全率和查准率。</w:t>
      </w:r>
    </w:p>
    <w:p w14:paraId="6ED75D2A" w14:textId="5FD24689" w:rsidR="00585F70" w:rsidRDefault="00585F70" w:rsidP="00585F70">
      <w:pPr>
        <w:spacing w:line="400" w:lineRule="exact"/>
        <w:ind w:firstLineChars="200" w:firstLine="480"/>
      </w:pPr>
      <w:r>
        <w:rPr>
          <w:rFonts w:hint="eastAsia"/>
        </w:rPr>
        <w:t>张金广</w:t>
      </w:r>
      <w:r>
        <w:t>等</w:t>
      </w:r>
      <w:r w:rsidR="00EC2687">
        <w:fldChar w:fldCharType="begin"/>
      </w:r>
      <w:r w:rsidR="00650716">
        <w:instrText xml:space="preserve"> ADDIN NE.Ref.{7908CC95-BB74-4ABA-A652-68E4A2A6D964}</w:instrText>
      </w:r>
      <w:r w:rsidR="00EC2687">
        <w:fldChar w:fldCharType="separate"/>
      </w:r>
      <w:r w:rsidR="001102C4">
        <w:rPr>
          <w:color w:val="080000"/>
          <w:vertAlign w:val="superscript"/>
        </w:rPr>
        <w:t>[33]</w:t>
      </w:r>
      <w:r w:rsidR="00EC2687">
        <w:fldChar w:fldCharType="end"/>
      </w:r>
      <w:r>
        <w:rPr>
          <w:rFonts w:hint="eastAsia"/>
        </w:rPr>
        <w:t>面向</w:t>
      </w:r>
      <w:proofErr w:type="gramStart"/>
      <w:r>
        <w:rPr>
          <w:rFonts w:hint="eastAsia"/>
        </w:rPr>
        <w:t>云制造</w:t>
      </w:r>
      <w:proofErr w:type="gramEnd"/>
      <w:r>
        <w:rPr>
          <w:rFonts w:hint="eastAsia"/>
        </w:rPr>
        <w:t>背景</w:t>
      </w:r>
      <w:r>
        <w:t>下海量数据处理的效率要求，</w:t>
      </w:r>
      <w:r w:rsidRPr="00BB59C9">
        <w:t>将基于语义距离的语义相似度算法应用到</w:t>
      </w:r>
      <w:proofErr w:type="gramStart"/>
      <w:r w:rsidRPr="00BB59C9">
        <w:t>云制造</w:t>
      </w:r>
      <w:proofErr w:type="gramEnd"/>
      <w:r w:rsidRPr="00BB59C9">
        <w:t>背景下的服务匹配中</w:t>
      </w:r>
      <w:r>
        <w:rPr>
          <w:rFonts w:hint="eastAsia"/>
        </w:rPr>
        <w:t>，</w:t>
      </w:r>
      <w:r w:rsidRPr="00BB59C9">
        <w:t>在满足查准率和查全率的同时</w:t>
      </w:r>
      <w:r w:rsidRPr="00BB59C9">
        <w:t>,</w:t>
      </w:r>
      <w:r w:rsidRPr="00BB59C9">
        <w:t>通过设置相应的过滤器</w:t>
      </w:r>
      <w:r>
        <w:rPr>
          <w:rFonts w:hint="eastAsia"/>
        </w:rPr>
        <w:t>，</w:t>
      </w:r>
      <w:r>
        <w:t>减少</w:t>
      </w:r>
      <w:r w:rsidRPr="00BB59C9">
        <w:t>不必要的匹配过程。</w:t>
      </w:r>
    </w:p>
    <w:p w14:paraId="0DEA414A" w14:textId="4981667F" w:rsidR="00585F70" w:rsidRDefault="00585F70" w:rsidP="00585F70">
      <w:pPr>
        <w:spacing w:line="400" w:lineRule="exact"/>
        <w:ind w:firstLineChars="200" w:firstLine="480"/>
      </w:pPr>
      <w:r>
        <w:rPr>
          <w:rFonts w:hint="eastAsia"/>
        </w:rPr>
        <w:t>李成海等</w:t>
      </w:r>
      <w:r w:rsidR="00EC2687">
        <w:fldChar w:fldCharType="begin"/>
      </w:r>
      <w:r w:rsidR="00650716">
        <w:instrText xml:space="preserve"> ADDIN NE.Ref.{48D79A37-1674-4A85-8BA6-1B734FE6405A}</w:instrText>
      </w:r>
      <w:r w:rsidR="00EC2687">
        <w:fldChar w:fldCharType="separate"/>
      </w:r>
      <w:r w:rsidR="001102C4">
        <w:rPr>
          <w:color w:val="080000"/>
          <w:vertAlign w:val="superscript"/>
        </w:rPr>
        <w:t>[34]</w:t>
      </w:r>
      <w:r w:rsidR="00EC2687">
        <w:fldChar w:fldCharType="end"/>
      </w:r>
      <w:r>
        <w:rPr>
          <w:rFonts w:hint="eastAsia"/>
        </w:rPr>
        <w:t>提出</w:t>
      </w:r>
      <w:r>
        <w:t>了一种基于</w:t>
      </w:r>
      <w:r>
        <w:rPr>
          <w:rFonts w:hint="eastAsia"/>
        </w:rPr>
        <w:t>属性匹配的</w:t>
      </w:r>
      <w:proofErr w:type="gramStart"/>
      <w:r>
        <w:t>云制造</w:t>
      </w:r>
      <w:proofErr w:type="gramEnd"/>
      <w:r>
        <w:rPr>
          <w:rFonts w:hint="eastAsia"/>
        </w:rPr>
        <w:t>资源</w:t>
      </w:r>
      <w:r>
        <w:t>搜索</w:t>
      </w:r>
      <w:r>
        <w:rPr>
          <w:rFonts w:hint="eastAsia"/>
        </w:rPr>
        <w:t>方法</w:t>
      </w:r>
      <w:r w:rsidRPr="00F6322A">
        <w:t>，并建立了其中云制造服务资源属性标准化分类描述模型；设计了服务资源同义词字典集和属性字典集，并以此为基础构造了关键词规范化算法和参数化的属性匹配算法。</w:t>
      </w:r>
    </w:p>
    <w:p w14:paraId="5CF3184E" w14:textId="486871BD" w:rsidR="00EC2687" w:rsidRPr="00EC2687" w:rsidRDefault="00EC2687" w:rsidP="003C33B3">
      <w:pPr>
        <w:spacing w:line="400" w:lineRule="exact"/>
        <w:ind w:firstLineChars="200" w:firstLine="480"/>
      </w:pPr>
      <w:proofErr w:type="gramStart"/>
      <w:r>
        <w:rPr>
          <w:rFonts w:hint="eastAsia"/>
        </w:rPr>
        <w:t>盛步云</w:t>
      </w:r>
      <w:proofErr w:type="gramEnd"/>
      <w:r>
        <w:t>等</w:t>
      </w:r>
      <w:r>
        <w:fldChar w:fldCharType="begin"/>
      </w:r>
      <w:r w:rsidR="00650716">
        <w:instrText xml:space="preserve"> ADDIN NE.Ref.{B42A2273-681A-4183-A3C5-9B996CA7B07B}</w:instrText>
      </w:r>
      <w:r>
        <w:fldChar w:fldCharType="separate"/>
      </w:r>
      <w:r w:rsidR="001102C4">
        <w:rPr>
          <w:color w:val="080000"/>
          <w:vertAlign w:val="superscript"/>
        </w:rPr>
        <w:t>[35]</w:t>
      </w:r>
      <w:r>
        <w:fldChar w:fldCharType="end"/>
      </w:r>
      <w:r w:rsidRPr="00081192">
        <w:t>基于</w:t>
      </w:r>
      <w:proofErr w:type="gramStart"/>
      <w:r w:rsidRPr="00081192">
        <w:t>云制造</w:t>
      </w:r>
      <w:proofErr w:type="gramEnd"/>
      <w:r w:rsidRPr="00081192">
        <w:t>服务模式和思想</w:t>
      </w:r>
      <w:r>
        <w:rPr>
          <w:rFonts w:hint="eastAsia"/>
        </w:rPr>
        <w:t>，</w:t>
      </w:r>
      <w:r w:rsidRPr="00081192">
        <w:t>开发了一个面向中小企业</w:t>
      </w:r>
      <w:proofErr w:type="gramStart"/>
      <w:r w:rsidRPr="00081192">
        <w:t>云制造</w:t>
      </w:r>
      <w:proofErr w:type="gramEnd"/>
      <w:r w:rsidRPr="00081192">
        <w:t>服务平台的供需智能匹配引擎。采用关键字语义智能搜索，使用制造服务资源本体库，根据需求本体构建形式化的需求匹配模式，进行了制造服务资源的智能匹配算法。</w:t>
      </w:r>
    </w:p>
    <w:p w14:paraId="6F157324" w14:textId="05EDCDE6" w:rsidR="00CE2771" w:rsidRPr="00CE2771" w:rsidRDefault="00A503A4" w:rsidP="008C2BD6">
      <w:pPr>
        <w:spacing w:line="400" w:lineRule="exact"/>
        <w:ind w:firstLineChars="200" w:firstLine="480"/>
      </w:pPr>
      <w:r>
        <w:rPr>
          <w:rFonts w:hint="eastAsia"/>
        </w:rPr>
        <w:t>赵金辉等</w:t>
      </w:r>
      <w:r w:rsidR="00EC2687">
        <w:fldChar w:fldCharType="begin"/>
      </w:r>
      <w:r w:rsidR="00650716">
        <w:instrText xml:space="preserve"> ADDIN NE.Ref.{740199BE-DEC2-44D9-85E5-F983DEF5D2E1}</w:instrText>
      </w:r>
      <w:r w:rsidR="00EC2687">
        <w:fldChar w:fldCharType="separate"/>
      </w:r>
      <w:r w:rsidR="001102C4">
        <w:rPr>
          <w:color w:val="080000"/>
          <w:vertAlign w:val="superscript"/>
        </w:rPr>
        <w:t>[36]</w:t>
      </w:r>
      <w:r w:rsidR="00EC2687">
        <w:fldChar w:fldCharType="end"/>
      </w:r>
      <w:r w:rsidRPr="00A503A4">
        <w:t>针对云制造服务提供方与需求方给出的短语评价信息，采用云模型将其量化为可计算的数值。利用可变模糊识别方法进行多指标信息的综合满意度计算。以服务提供方和需求方双方服务质量满意度最大为优化求解目标，建立了多目标优化数学模型，并利用隶属度函数的加权和方法将其转化为单目标线性规划模型进行求解。</w:t>
      </w:r>
      <w:r w:rsidR="001102C4">
        <w:rPr>
          <w:rFonts w:hint="eastAsia"/>
        </w:rPr>
        <w:t xml:space="preserve"> </w:t>
      </w:r>
    </w:p>
    <w:p w14:paraId="0F1AB8A0" w14:textId="79E9D8F5" w:rsidR="00D13549" w:rsidRPr="00D13549" w:rsidRDefault="00D13549" w:rsidP="00D82C24">
      <w:pPr>
        <w:spacing w:line="400" w:lineRule="exact"/>
        <w:ind w:firstLineChars="200" w:firstLine="480"/>
      </w:pPr>
      <w:r w:rsidRPr="00D13549">
        <w:t>在</w:t>
      </w:r>
      <w:proofErr w:type="gramStart"/>
      <w:r w:rsidRPr="00D13549">
        <w:t>云制造</w:t>
      </w:r>
      <w:proofErr w:type="gramEnd"/>
      <w:r w:rsidRPr="00D13549">
        <w:t>系统中，根据用户需求或任务的粒度，可以将用户需求分为单一资源服务需求任务和多资源服务需求任务。针对单一资源服务需求任务，系统必须从大量的待</w:t>
      </w:r>
      <w:proofErr w:type="gramStart"/>
      <w:r w:rsidRPr="00D13549">
        <w:t>选云服务</w:t>
      </w:r>
      <w:proofErr w:type="gramEnd"/>
      <w:r w:rsidRPr="00D13549">
        <w:t>中选择最佳的</w:t>
      </w:r>
      <w:proofErr w:type="gramStart"/>
      <w:r w:rsidRPr="00D13549">
        <w:t>云服务</w:t>
      </w:r>
      <w:proofErr w:type="gramEnd"/>
      <w:r w:rsidRPr="00D13549">
        <w:t>来执行该任务，即</w:t>
      </w:r>
      <w:proofErr w:type="gramStart"/>
      <w:r w:rsidRPr="00D13549">
        <w:t>云服务</w:t>
      </w:r>
      <w:proofErr w:type="gramEnd"/>
      <w:r w:rsidRPr="00D13549">
        <w:t>优选；针对多资源服务需求，系统必须从搜索到的符合各</w:t>
      </w:r>
      <w:proofErr w:type="gramStart"/>
      <w:r w:rsidRPr="00D13549">
        <w:t>子任务</w:t>
      </w:r>
      <w:proofErr w:type="gramEnd"/>
      <w:r w:rsidRPr="00D13549">
        <w:t>需求的待</w:t>
      </w:r>
      <w:proofErr w:type="gramStart"/>
      <w:r w:rsidRPr="00D13549">
        <w:t>选云服务</w:t>
      </w:r>
      <w:proofErr w:type="gramEnd"/>
      <w:r w:rsidRPr="00D13549">
        <w:t>集中，各选一个</w:t>
      </w:r>
      <w:proofErr w:type="gramStart"/>
      <w:r w:rsidRPr="00D13549">
        <w:t>云服务</w:t>
      </w:r>
      <w:proofErr w:type="gramEnd"/>
      <w:r w:rsidRPr="00D13549">
        <w:t>组装成组合云服务，并从所有可能组合中选择最佳的一组组合来协同完成任务，即</w:t>
      </w:r>
      <w:proofErr w:type="gramStart"/>
      <w:r w:rsidRPr="00D13549">
        <w:t>云服务</w:t>
      </w:r>
      <w:proofErr w:type="gramEnd"/>
      <w:r w:rsidRPr="00D13549">
        <w:t>组合及优选</w:t>
      </w:r>
      <w:r w:rsidR="00A0705D">
        <w:fldChar w:fldCharType="begin"/>
      </w:r>
      <w:r w:rsidR="00650716">
        <w:instrText xml:space="preserve"> ADDIN NE.Ref.{700D79A2-504B-4428-B130-A3DBD35CA285}</w:instrText>
      </w:r>
      <w:r w:rsidR="00A0705D">
        <w:fldChar w:fldCharType="separate"/>
      </w:r>
      <w:r w:rsidR="001102C4">
        <w:rPr>
          <w:color w:val="080000"/>
          <w:vertAlign w:val="superscript"/>
        </w:rPr>
        <w:t>[37]</w:t>
      </w:r>
      <w:r w:rsidR="00A0705D">
        <w:fldChar w:fldCharType="end"/>
      </w:r>
      <w:r w:rsidRPr="00D13549">
        <w:t>。</w:t>
      </w:r>
    </w:p>
    <w:p w14:paraId="0F2988FA" w14:textId="77777777" w:rsidR="00D13549" w:rsidRPr="00D13549" w:rsidRDefault="00D13549" w:rsidP="00D13549">
      <w:pPr>
        <w:spacing w:line="400" w:lineRule="exact"/>
        <w:ind w:firstLineChars="200" w:firstLine="480"/>
      </w:pPr>
      <w:proofErr w:type="gramStart"/>
      <w:r w:rsidRPr="00D13549">
        <w:t>云服务</w:t>
      </w:r>
      <w:proofErr w:type="gramEnd"/>
      <w:r w:rsidRPr="00D13549">
        <w:t>及其组合能够形成不同粒度的制造</w:t>
      </w:r>
      <w:proofErr w:type="gramStart"/>
      <w:r w:rsidRPr="00D13549">
        <w:t>云服务</w:t>
      </w:r>
      <w:proofErr w:type="gramEnd"/>
      <w:r w:rsidRPr="00D13549">
        <w:t>或制造能力，为</w:t>
      </w:r>
      <w:proofErr w:type="gramStart"/>
      <w:r w:rsidRPr="00D13549">
        <w:t>云制造</w:t>
      </w:r>
      <w:proofErr w:type="gramEnd"/>
      <w:r w:rsidRPr="00D13549">
        <w:t>终端用户提供个性化服务，</w:t>
      </w:r>
      <w:proofErr w:type="gramStart"/>
      <w:r w:rsidRPr="00D13549">
        <w:t>云服务</w:t>
      </w:r>
      <w:proofErr w:type="gramEnd"/>
      <w:r w:rsidRPr="00D13549">
        <w:t>组合是实现</w:t>
      </w:r>
      <w:proofErr w:type="gramStart"/>
      <w:r w:rsidRPr="00D13549">
        <w:t>云制造</w:t>
      </w:r>
      <w:proofErr w:type="gramEnd"/>
      <w:r w:rsidRPr="00D13549">
        <w:t>按需分配和使用资源的有效</w:t>
      </w:r>
      <w:r w:rsidRPr="00D13549">
        <w:lastRenderedPageBreak/>
        <w:t>途径。通过对</w:t>
      </w:r>
      <w:proofErr w:type="gramStart"/>
      <w:r w:rsidRPr="00D13549">
        <w:t>云制造</w:t>
      </w:r>
      <w:proofErr w:type="gramEnd"/>
      <w:r w:rsidRPr="00D13549">
        <w:t>服务平台中已有的适合的</w:t>
      </w:r>
      <w:proofErr w:type="gramStart"/>
      <w:r w:rsidRPr="00D13549">
        <w:t>云服务</w:t>
      </w:r>
      <w:proofErr w:type="gramEnd"/>
      <w:r w:rsidRPr="00D13549">
        <w:t>进行重用、组合、验证，构成能随大众需求而即时应变的松耦合制造</w:t>
      </w:r>
      <w:proofErr w:type="gramStart"/>
      <w:r w:rsidRPr="00D13549">
        <w:t>云服务</w:t>
      </w:r>
      <w:proofErr w:type="gramEnd"/>
      <w:r w:rsidRPr="00D13549">
        <w:t>应用。</w:t>
      </w:r>
    </w:p>
    <w:p w14:paraId="477890CC" w14:textId="77777777" w:rsidR="00D13549" w:rsidRPr="00D13549" w:rsidRDefault="00D13549" w:rsidP="00D13549">
      <w:pPr>
        <w:spacing w:line="400" w:lineRule="exact"/>
        <w:ind w:firstLineChars="200" w:firstLine="480"/>
      </w:pPr>
      <w:r w:rsidRPr="00D13549">
        <w:t>在实际的制造任务中，单一的</w:t>
      </w:r>
      <w:proofErr w:type="gramStart"/>
      <w:r w:rsidRPr="00D13549">
        <w:t>云制造</w:t>
      </w:r>
      <w:proofErr w:type="gramEnd"/>
      <w:r w:rsidRPr="00D13549">
        <w:t>服务功能有限，往往难以满足复杂的制造业</w:t>
      </w:r>
      <w:proofErr w:type="gramStart"/>
      <w:r w:rsidRPr="00D13549">
        <w:t>务需</w:t>
      </w:r>
      <w:proofErr w:type="gramEnd"/>
      <w:r w:rsidRPr="00D13549">
        <w:t>求。因此，</w:t>
      </w:r>
      <w:proofErr w:type="gramStart"/>
      <w:r w:rsidRPr="00D13549">
        <w:t>云服务</w:t>
      </w:r>
      <w:proofErr w:type="gramEnd"/>
      <w:r w:rsidRPr="00D13549">
        <w:t>组合成为</w:t>
      </w:r>
      <w:proofErr w:type="gramStart"/>
      <w:r w:rsidRPr="00D13549">
        <w:t>云制造</w:t>
      </w:r>
      <w:proofErr w:type="gramEnd"/>
      <w:r w:rsidRPr="00D13549">
        <w:t>服务的主要表现形式和执行方法，关于</w:t>
      </w:r>
      <w:proofErr w:type="gramStart"/>
      <w:r w:rsidRPr="00D13549">
        <w:t>云服务</w:t>
      </w:r>
      <w:proofErr w:type="gramEnd"/>
      <w:r w:rsidRPr="00D13549">
        <w:t>组合问题也必然会引起学术界广大的关注和重视，同时也出现了相应的研究成果。</w:t>
      </w:r>
    </w:p>
    <w:p w14:paraId="7CB540BB" w14:textId="08500084" w:rsidR="00D13549" w:rsidRPr="00D13549" w:rsidRDefault="00D13549" w:rsidP="00A0705D">
      <w:pPr>
        <w:spacing w:line="400" w:lineRule="exact"/>
        <w:ind w:firstLineChars="200" w:firstLine="480"/>
      </w:pPr>
      <w:proofErr w:type="gramStart"/>
      <w:r w:rsidRPr="00D13549">
        <w:t>邹</w:t>
      </w:r>
      <w:proofErr w:type="gramEnd"/>
      <w:r w:rsidRPr="00D13549">
        <w:t>德国等</w:t>
      </w:r>
      <w:r w:rsidR="00A0705D">
        <w:rPr>
          <w:vertAlign w:val="superscript"/>
        </w:rPr>
        <w:fldChar w:fldCharType="begin"/>
      </w:r>
      <w:r w:rsidR="00650716">
        <w:rPr>
          <w:vertAlign w:val="superscript"/>
        </w:rPr>
        <w:instrText xml:space="preserve"> ADDIN NE.Ref.{C4028846-C2CE-49C3-AF57-A53752A89F90}</w:instrText>
      </w:r>
      <w:r w:rsidR="00A0705D">
        <w:rPr>
          <w:vertAlign w:val="superscript"/>
        </w:rPr>
        <w:fldChar w:fldCharType="separate"/>
      </w:r>
      <w:r w:rsidR="001102C4">
        <w:rPr>
          <w:color w:val="080000"/>
          <w:vertAlign w:val="superscript"/>
        </w:rPr>
        <w:t>[38]</w:t>
      </w:r>
      <w:r w:rsidR="00A0705D">
        <w:rPr>
          <w:vertAlign w:val="superscript"/>
        </w:rPr>
        <w:fldChar w:fldCharType="end"/>
      </w:r>
      <w:r w:rsidRPr="00D13549">
        <w:t>提出了一种基于图灵机的</w:t>
      </w:r>
      <w:proofErr w:type="gramStart"/>
      <w:r w:rsidRPr="00D13549">
        <w:t>云服务</w:t>
      </w:r>
      <w:proofErr w:type="gramEnd"/>
      <w:r w:rsidRPr="00D13549">
        <w:t>组合方法，从</w:t>
      </w:r>
      <w:proofErr w:type="gramStart"/>
      <w:r w:rsidRPr="00D13549">
        <w:t>云服务</w:t>
      </w:r>
      <w:proofErr w:type="gramEnd"/>
      <w:r w:rsidRPr="00D13549">
        <w:t>架构的</w:t>
      </w:r>
      <w:proofErr w:type="gramStart"/>
      <w:r w:rsidRPr="00D13549">
        <w:t>中间件层角度</w:t>
      </w:r>
      <w:proofErr w:type="gramEnd"/>
      <w:r w:rsidRPr="00D13549">
        <w:t>出发，提出了一种基于图灵机的</w:t>
      </w:r>
      <w:proofErr w:type="gramStart"/>
      <w:r w:rsidRPr="00D13549">
        <w:t>云服务</w:t>
      </w:r>
      <w:proofErr w:type="gramEnd"/>
      <w:r w:rsidRPr="00D13549">
        <w:t>模型并且提出了一种基于图灵机的组合算法。该文献提供的方法在</w:t>
      </w:r>
      <w:proofErr w:type="gramStart"/>
      <w:r w:rsidRPr="00D13549">
        <w:t>云服务</w:t>
      </w:r>
      <w:proofErr w:type="gramEnd"/>
      <w:r w:rsidRPr="00D13549">
        <w:t>功能上有较好的性能，并且其部署有较高的成功率。</w:t>
      </w:r>
      <w:r w:rsidRPr="00D13549">
        <w:t>Fu</w:t>
      </w:r>
      <w:r w:rsidR="00A0705D">
        <w:rPr>
          <w:vertAlign w:val="superscript"/>
        </w:rPr>
        <w:fldChar w:fldCharType="begin"/>
      </w:r>
      <w:r w:rsidR="00650716">
        <w:rPr>
          <w:vertAlign w:val="superscript"/>
        </w:rPr>
        <w:instrText xml:space="preserve"> ADDIN NE.Ref.{7C8075A6-C3A9-4D77-B68F-DC74B3BDE7BF}</w:instrText>
      </w:r>
      <w:r w:rsidR="00A0705D">
        <w:rPr>
          <w:vertAlign w:val="superscript"/>
        </w:rPr>
        <w:fldChar w:fldCharType="separate"/>
      </w:r>
      <w:r w:rsidR="001102C4">
        <w:rPr>
          <w:color w:val="080000"/>
          <w:vertAlign w:val="superscript"/>
        </w:rPr>
        <w:t>[39]</w:t>
      </w:r>
      <w:r w:rsidR="00A0705D">
        <w:rPr>
          <w:vertAlign w:val="superscript"/>
        </w:rPr>
        <w:fldChar w:fldCharType="end"/>
      </w:r>
      <w:r w:rsidRPr="00D13549">
        <w:t>提出了一种虚拟服务的高级</w:t>
      </w:r>
      <w:proofErr w:type="gramStart"/>
      <w:r w:rsidRPr="00D13549">
        <w:t>云服务</w:t>
      </w:r>
      <w:proofErr w:type="gramEnd"/>
      <w:r w:rsidRPr="00D13549">
        <w:t>组合的概念，这些服务可以是物理</w:t>
      </w:r>
      <w:r w:rsidR="00A0705D">
        <w:t>的连接，它们以真实连接方式可以使</w:t>
      </w:r>
      <w:proofErr w:type="gramStart"/>
      <w:r w:rsidR="00A0705D">
        <w:t>云服务</w:t>
      </w:r>
      <w:proofErr w:type="gramEnd"/>
      <w:r w:rsidR="00A0705D">
        <w:t>更加成功的组合。刘卫宁</w:t>
      </w:r>
      <w:r w:rsidR="00A0705D">
        <w:rPr>
          <w:rFonts w:hint="eastAsia"/>
        </w:rPr>
        <w:t>等</w:t>
      </w:r>
      <w:r w:rsidR="00A0705D">
        <w:fldChar w:fldCharType="begin"/>
      </w:r>
      <w:r w:rsidR="00650716">
        <w:instrText xml:space="preserve"> ADDIN NE.Ref.{62627970-7896-4074-8113-8AEABE02274F}</w:instrText>
      </w:r>
      <w:r w:rsidR="00A0705D">
        <w:fldChar w:fldCharType="separate"/>
      </w:r>
      <w:r w:rsidR="001102C4">
        <w:rPr>
          <w:color w:val="080000"/>
          <w:vertAlign w:val="superscript"/>
        </w:rPr>
        <w:t>[40]</w:t>
      </w:r>
      <w:r w:rsidR="00A0705D">
        <w:fldChar w:fldCharType="end"/>
      </w:r>
      <w:r w:rsidRPr="00D13549">
        <w:t>提出了跨平台的</w:t>
      </w:r>
      <w:proofErr w:type="gramStart"/>
      <w:r w:rsidRPr="00D13549">
        <w:t>云服务</w:t>
      </w:r>
      <w:proofErr w:type="gramEnd"/>
      <w:r w:rsidRPr="00D13549">
        <w:t>组合方法，并指出</w:t>
      </w:r>
      <w:r w:rsidRPr="00D13549">
        <w:t>SOA</w:t>
      </w:r>
      <w:r w:rsidRPr="00D13549">
        <w:t>架构中的</w:t>
      </w:r>
      <w:r w:rsidRPr="00D13549">
        <w:t>Web</w:t>
      </w:r>
      <w:r w:rsidRPr="00D13549">
        <w:t>服务组合方法用于处理</w:t>
      </w:r>
      <w:proofErr w:type="gramStart"/>
      <w:r w:rsidRPr="00D13549">
        <w:t>云服务</w:t>
      </w:r>
      <w:proofErr w:type="gramEnd"/>
      <w:r w:rsidRPr="00D13549">
        <w:t>组合问题时受限，并且会导致在</w:t>
      </w:r>
      <w:proofErr w:type="gramStart"/>
      <w:r w:rsidRPr="00D13549">
        <w:t>云计算</w:t>
      </w:r>
      <w:proofErr w:type="gramEnd"/>
      <w:r w:rsidRPr="00D13549">
        <w:t>环境下会有巨大数量的</w:t>
      </w:r>
      <w:proofErr w:type="gramStart"/>
      <w:r w:rsidRPr="00D13549">
        <w:t>云服务</w:t>
      </w:r>
      <w:proofErr w:type="gramEnd"/>
      <w:r w:rsidRPr="00D13549">
        <w:t>闲置。该文献为以后向云平台中的服务组合的研究做出了一定的贡献。</w:t>
      </w:r>
    </w:p>
    <w:p w14:paraId="579BCD2A" w14:textId="3726867B" w:rsidR="00D13549" w:rsidRPr="00D13549" w:rsidRDefault="00D13549" w:rsidP="00D13549">
      <w:pPr>
        <w:spacing w:line="400" w:lineRule="exact"/>
        <w:ind w:firstLineChars="200" w:firstLine="480"/>
      </w:pPr>
      <w:r w:rsidRPr="00D13549">
        <w:t>倪晚成等</w:t>
      </w:r>
      <w:r w:rsidR="00A0705D">
        <w:fldChar w:fldCharType="begin"/>
      </w:r>
      <w:r w:rsidR="00650716">
        <w:instrText xml:space="preserve"> ADDIN NE.Ref.{DB5410BD-234E-45CC-AE6B-77D552BAFF9B}</w:instrText>
      </w:r>
      <w:r w:rsidR="00A0705D">
        <w:fldChar w:fldCharType="separate"/>
      </w:r>
      <w:r w:rsidR="001102C4">
        <w:rPr>
          <w:color w:val="080000"/>
          <w:vertAlign w:val="superscript"/>
        </w:rPr>
        <w:t>[41]</w:t>
      </w:r>
      <w:r w:rsidR="00A0705D">
        <w:fldChar w:fldCharType="end"/>
      </w:r>
      <w:r w:rsidRPr="00D13549">
        <w:t>在总结了各种</w:t>
      </w:r>
      <w:r w:rsidRPr="00D13549">
        <w:t>Web</w:t>
      </w:r>
      <w:r w:rsidRPr="00D13549">
        <w:t>服务组合方法的基础上，将</w:t>
      </w:r>
      <w:r w:rsidRPr="00D13549">
        <w:t>Web</w:t>
      </w:r>
      <w:r w:rsidRPr="00D13549">
        <w:t>服务组合方法归纳为语义型和过程型。语义型</w:t>
      </w:r>
      <w:r w:rsidRPr="00D13549">
        <w:t>Web</w:t>
      </w:r>
      <w:r w:rsidRPr="00D13549">
        <w:t>服务组合为</w:t>
      </w:r>
      <w:r w:rsidRPr="00D13549">
        <w:t>Web</w:t>
      </w:r>
      <w:r w:rsidRPr="00D13549">
        <w:t>服务描述和请求描述添加能被计算机系统理解的语义，使</w:t>
      </w:r>
      <w:r w:rsidRPr="00D13549">
        <w:t>Web</w:t>
      </w:r>
      <w:r w:rsidRPr="00D13549">
        <w:t>服务组合方案通过推理自动生成。过程型</w:t>
      </w:r>
      <w:r w:rsidRPr="00D13549">
        <w:t>Web</w:t>
      </w:r>
      <w:r w:rsidRPr="00D13549">
        <w:t>服务组合使用流程定义工具和语言对</w:t>
      </w:r>
      <w:r w:rsidRPr="00D13549">
        <w:t>Web</w:t>
      </w:r>
      <w:r w:rsidRPr="00D13549">
        <w:t>服务组合业务过程进行建模，在具体流程执行前根据服务</w:t>
      </w:r>
      <w:r w:rsidRPr="00D13549">
        <w:t xml:space="preserve"> QoS</w:t>
      </w:r>
      <w:r w:rsidRPr="00D13549">
        <w:t>属性选择具体服务来替代流程模型中的抽象服务以获得可执行的组合服务方案，如</w:t>
      </w:r>
      <w:r w:rsidRPr="00D13549">
        <w:t>AgFlow</w:t>
      </w:r>
      <w:r w:rsidRPr="00D13549">
        <w:rPr>
          <w:vertAlign w:val="superscript"/>
        </w:rPr>
        <w:t xml:space="preserve"> [82]</w:t>
      </w:r>
      <w:r w:rsidRPr="00D13549">
        <w:t>穷举计算法与进化算法是两种基于服务</w:t>
      </w:r>
      <w:r w:rsidRPr="00D13549">
        <w:t>QoS</w:t>
      </w:r>
      <w:r w:rsidRPr="00D13549">
        <w:t>属性的计算方法，采用穷举计算法存在扩展性差、计算量大的弊端</w:t>
      </w:r>
      <w:r w:rsidR="00A0705D">
        <w:fldChar w:fldCharType="begin"/>
      </w:r>
      <w:r w:rsidR="00650716">
        <w:instrText xml:space="preserve"> ADDIN NE.Ref.{4746A4E8-2E4F-49F5-99EF-C7242AFFA939}</w:instrText>
      </w:r>
      <w:r w:rsidR="00A0705D">
        <w:fldChar w:fldCharType="separate"/>
      </w:r>
      <w:r w:rsidR="001102C4">
        <w:rPr>
          <w:color w:val="080000"/>
          <w:vertAlign w:val="superscript"/>
        </w:rPr>
        <w:t>[42]</w:t>
      </w:r>
      <w:r w:rsidR="00A0705D">
        <w:fldChar w:fldCharType="end"/>
      </w:r>
      <w:r w:rsidR="00A0705D">
        <w:rPr>
          <w:rFonts w:hint="eastAsia"/>
        </w:rPr>
        <w:t>。</w:t>
      </w:r>
    </w:p>
    <w:p w14:paraId="24EF21CB" w14:textId="1B3FCE1C" w:rsidR="00580FCE" w:rsidRDefault="00BD4FFA" w:rsidP="00BD4FFA">
      <w:pPr>
        <w:spacing w:line="400" w:lineRule="exact"/>
        <w:ind w:firstLineChars="200" w:firstLine="480"/>
      </w:pPr>
      <w:r w:rsidRPr="00BD4FFA">
        <w:t>Wang</w:t>
      </w:r>
      <w:r w:rsidRPr="00BD4FFA">
        <w:t>等人</w:t>
      </w:r>
      <w:r w:rsidR="006E4BAE" w:rsidRPr="006E4BAE">
        <w:fldChar w:fldCharType="begin"/>
      </w:r>
      <w:r w:rsidR="00650716">
        <w:instrText xml:space="preserve"> ADDIN NE.Ref.{2E7DF131-A245-4C88-82EA-1713C573DA57}</w:instrText>
      </w:r>
      <w:r w:rsidR="006E4BAE" w:rsidRPr="006E4BAE">
        <w:fldChar w:fldCharType="separate"/>
      </w:r>
      <w:r w:rsidR="001102C4">
        <w:rPr>
          <w:color w:val="080000"/>
          <w:vertAlign w:val="superscript"/>
        </w:rPr>
        <w:t>[43]</w:t>
      </w:r>
      <w:r w:rsidR="006E4BAE" w:rsidRPr="006E4BAE">
        <w:fldChar w:fldCharType="end"/>
      </w:r>
      <w:r w:rsidRPr="006E4BAE">
        <w:t>构造了由具有偏好的目标规划模型和</w:t>
      </w:r>
      <w:r w:rsidRPr="006E4BAE">
        <w:t>AHP</w:t>
      </w:r>
      <w:r w:rsidRPr="006E4BAE">
        <w:t>组成的组合模型，并借助优先目标规划法确定供应商的最佳采购量配额。</w:t>
      </w:r>
      <w:r w:rsidR="006E4BAE" w:rsidRPr="006E4BAE">
        <w:rPr>
          <w:szCs w:val="21"/>
        </w:rPr>
        <w:t>Kulak</w:t>
      </w:r>
      <w:r w:rsidRPr="006E4BAE">
        <w:t>等</w:t>
      </w:r>
      <w:r w:rsidR="006E4BAE" w:rsidRPr="006E4BAE">
        <w:fldChar w:fldCharType="begin"/>
      </w:r>
      <w:r w:rsidR="00650716">
        <w:instrText xml:space="preserve"> ADDIN NE.Ref.{677F2DDF-067B-479E-B8AA-9D317FD6CE54}</w:instrText>
      </w:r>
      <w:r w:rsidR="006E4BAE" w:rsidRPr="006E4BAE">
        <w:fldChar w:fldCharType="separate"/>
      </w:r>
      <w:r w:rsidR="001102C4">
        <w:rPr>
          <w:color w:val="080000"/>
          <w:vertAlign w:val="superscript"/>
        </w:rPr>
        <w:t>[44]</w:t>
      </w:r>
      <w:r w:rsidR="006E4BAE" w:rsidRPr="006E4BAE">
        <w:fldChar w:fldCharType="end"/>
      </w:r>
      <w:r w:rsidRPr="006E4BAE">
        <w:t>运用多目标混合整数线性规划模型与</w:t>
      </w:r>
      <w:r w:rsidRPr="006E4BAE">
        <w:t>ANP</w:t>
      </w:r>
      <w:r w:rsidRPr="006E4BAE">
        <w:t>组合的方法进行供应商选择与订单分配。</w:t>
      </w:r>
    </w:p>
    <w:p w14:paraId="6E465526" w14:textId="6B8FE3F0" w:rsidR="00E93E8D" w:rsidRPr="00CE2771" w:rsidRDefault="00E93E8D" w:rsidP="00E93E8D">
      <w:pPr>
        <w:pStyle w:val="3"/>
      </w:pPr>
      <w:bookmarkStart w:id="59" w:name="_Toc501892792"/>
      <w:r>
        <w:rPr>
          <w:rFonts w:hint="eastAsia"/>
        </w:rPr>
        <w:t xml:space="preserve">1.3.3 </w:t>
      </w:r>
      <w:proofErr w:type="gramStart"/>
      <w:r>
        <w:rPr>
          <w:rFonts w:hint="eastAsia"/>
        </w:rPr>
        <w:t>云制造</w:t>
      </w:r>
      <w:proofErr w:type="gramEnd"/>
      <w:r w:rsidR="00E816EB">
        <w:rPr>
          <w:rFonts w:hint="eastAsia"/>
        </w:rPr>
        <w:t>组合</w:t>
      </w:r>
      <w:r>
        <w:rPr>
          <w:rFonts w:hint="eastAsia"/>
        </w:rPr>
        <w:t>服务评价</w:t>
      </w:r>
      <w:r w:rsidR="00E51EF7">
        <w:rPr>
          <w:rFonts w:hint="eastAsia"/>
        </w:rPr>
        <w:t>方法</w:t>
      </w:r>
      <w:r>
        <w:rPr>
          <w:rFonts w:hint="eastAsia"/>
        </w:rPr>
        <w:t>的研究进展</w:t>
      </w:r>
      <w:bookmarkEnd w:id="59"/>
    </w:p>
    <w:p w14:paraId="22A181F2" w14:textId="78B62B96" w:rsidR="006472AC" w:rsidRPr="006472AC" w:rsidRDefault="006472AC" w:rsidP="006472AC">
      <w:pPr>
        <w:spacing w:line="400" w:lineRule="exact"/>
        <w:ind w:firstLineChars="200" w:firstLine="480"/>
      </w:pPr>
      <w:r w:rsidRPr="006472AC">
        <w:t>对</w:t>
      </w:r>
      <w:proofErr w:type="gramStart"/>
      <w:r w:rsidRPr="006472AC">
        <w:t>云制造</w:t>
      </w:r>
      <w:proofErr w:type="gramEnd"/>
      <w:r w:rsidRPr="006472AC">
        <w:t>服务资源的评价是</w:t>
      </w:r>
      <w:proofErr w:type="gramStart"/>
      <w:r w:rsidRPr="006472AC">
        <w:t>云制造</w:t>
      </w:r>
      <w:proofErr w:type="gramEnd"/>
      <w:r w:rsidRPr="006472AC">
        <w:t>资源优选的一个重要过程</w:t>
      </w:r>
      <w:r w:rsidR="00CB1D7C">
        <w:fldChar w:fldCharType="begin"/>
      </w:r>
      <w:r w:rsidR="00650716">
        <w:instrText xml:space="preserve"> ADDIN NE.Ref.{1041063E-036B-4380-80CC-1D16770FC0A1}</w:instrText>
      </w:r>
      <w:r w:rsidR="00CB1D7C">
        <w:fldChar w:fldCharType="separate"/>
      </w:r>
      <w:r w:rsidR="001102C4">
        <w:rPr>
          <w:color w:val="080000"/>
          <w:vertAlign w:val="superscript"/>
        </w:rPr>
        <w:t>[45]</w:t>
      </w:r>
      <w:r w:rsidR="00CB1D7C">
        <w:fldChar w:fldCharType="end"/>
      </w:r>
      <w:r w:rsidRPr="006472AC">
        <w:t>，目前针对评价方法的研究进展如下</w:t>
      </w:r>
      <w:r w:rsidRPr="006472AC">
        <w:t xml:space="preserve">: </w:t>
      </w:r>
    </w:p>
    <w:p w14:paraId="2902DB96" w14:textId="4C1C7D7A" w:rsidR="006472AC" w:rsidRPr="006472AC" w:rsidRDefault="006472AC" w:rsidP="006472AC">
      <w:pPr>
        <w:spacing w:line="400" w:lineRule="exact"/>
        <w:ind w:firstLineChars="200" w:firstLine="480"/>
      </w:pPr>
      <w:r w:rsidRPr="006472AC">
        <w:t>Nie</w:t>
      </w:r>
      <w:r w:rsidRPr="006472AC">
        <w:t>等</w:t>
      </w:r>
      <w:r w:rsidR="00CB1D7C">
        <w:fldChar w:fldCharType="begin"/>
      </w:r>
      <w:r w:rsidR="00650716">
        <w:instrText xml:space="preserve"> ADDIN NE.Ref.{F3E1DD1C-3301-4145-9419-69671C15B035}</w:instrText>
      </w:r>
      <w:r w:rsidR="00CB1D7C">
        <w:fldChar w:fldCharType="separate"/>
      </w:r>
      <w:r w:rsidR="001102C4">
        <w:rPr>
          <w:color w:val="080000"/>
          <w:vertAlign w:val="superscript"/>
        </w:rPr>
        <w:t>[46]</w:t>
      </w:r>
      <w:r w:rsidR="00CB1D7C">
        <w:fldChar w:fldCharType="end"/>
      </w:r>
      <w:r w:rsidRPr="006472AC">
        <w:t>提出了</w:t>
      </w:r>
      <w:proofErr w:type="gramStart"/>
      <w:r w:rsidRPr="006472AC">
        <w:t>云服务</w:t>
      </w:r>
      <w:proofErr w:type="gramEnd"/>
      <w:r w:rsidRPr="006472AC">
        <w:t>的完整的评价指标体系，针对需要计算的服务评价属性的权重，文中利用了层次分析法来确定。</w:t>
      </w:r>
      <w:r w:rsidRPr="006472AC">
        <w:t>Garg</w:t>
      </w:r>
      <w:r w:rsidRPr="006472AC">
        <w:t>等</w:t>
      </w:r>
      <w:r w:rsidR="00CB1D7C">
        <w:fldChar w:fldCharType="begin"/>
      </w:r>
      <w:r w:rsidR="00650716">
        <w:instrText xml:space="preserve"> ADDIN NE.Ref.{30009951-1596-4C61-BCA7-E6D42CD4FA9E}</w:instrText>
      </w:r>
      <w:r w:rsidR="00CB1D7C">
        <w:fldChar w:fldCharType="separate"/>
      </w:r>
      <w:r w:rsidR="001102C4">
        <w:rPr>
          <w:color w:val="080000"/>
          <w:vertAlign w:val="superscript"/>
        </w:rPr>
        <w:t>[47]</w:t>
      </w:r>
      <w:r w:rsidR="00CB1D7C">
        <w:fldChar w:fldCharType="end"/>
      </w:r>
      <w:r w:rsidRPr="006472AC">
        <w:t>提出了一个框架即</w:t>
      </w:r>
      <w:r w:rsidRPr="006472AC">
        <w:t>“SMICloud”</w:t>
      </w:r>
      <w:r w:rsidRPr="006472AC">
        <w:t>，该框架能够系统地衡量</w:t>
      </w:r>
      <w:r w:rsidRPr="006472AC">
        <w:t>SMI</w:t>
      </w:r>
      <w:r w:rsidRPr="006472AC">
        <w:t>中的所有</w:t>
      </w:r>
      <w:r w:rsidRPr="006472AC">
        <w:t>QoS</w:t>
      </w:r>
      <w:r w:rsidRPr="006472AC">
        <w:t>属性，然后采用层次</w:t>
      </w:r>
      <w:r w:rsidRPr="006472AC">
        <w:lastRenderedPageBreak/>
        <w:t>分析法对</w:t>
      </w:r>
      <w:proofErr w:type="gramStart"/>
      <w:r w:rsidRPr="006472AC">
        <w:t>云服务</w:t>
      </w:r>
      <w:proofErr w:type="gramEnd"/>
      <w:r w:rsidRPr="006472AC">
        <w:t>进行排名。但是层次分析法对于矩阵的一致性判断还缺乏统一的根据，一致性检验也相对困难并且缺乏科学性。</w:t>
      </w:r>
      <w:r w:rsidRPr="006472AC">
        <w:t>Benouaret</w:t>
      </w:r>
      <w:r w:rsidRPr="006472AC">
        <w:t>等</w:t>
      </w:r>
      <w:r w:rsidR="00CB1D7C">
        <w:fldChar w:fldCharType="begin"/>
      </w:r>
      <w:r w:rsidR="00650716">
        <w:instrText xml:space="preserve"> ADDIN NE.Ref.{6EB9A589-B494-4721-B17E-43443071DDB2}</w:instrText>
      </w:r>
      <w:r w:rsidR="00CB1D7C">
        <w:fldChar w:fldCharType="separate"/>
      </w:r>
      <w:r w:rsidR="001102C4">
        <w:rPr>
          <w:color w:val="080000"/>
          <w:vertAlign w:val="superscript"/>
        </w:rPr>
        <w:t>[48]</w:t>
      </w:r>
      <w:r w:rsidR="00CB1D7C">
        <w:fldChar w:fldCharType="end"/>
      </w:r>
      <w:r w:rsidRPr="006472AC">
        <w:t>提出了一个考虑用户喜好的</w:t>
      </w:r>
      <w:r w:rsidRPr="006472AC">
        <w:t>Web</w:t>
      </w:r>
      <w:r w:rsidRPr="006472AC">
        <w:t>数据服务自动组合方法，该方法采用模糊集，对用户的喜好进行建模。</w:t>
      </w:r>
      <w:r w:rsidRPr="006472AC">
        <w:t>Wang</w:t>
      </w:r>
      <w:r w:rsidRPr="006472AC">
        <w:t>等</w:t>
      </w:r>
      <w:r w:rsidR="00CB1D7C">
        <w:fldChar w:fldCharType="begin"/>
      </w:r>
      <w:r w:rsidR="00650716">
        <w:instrText xml:space="preserve"> ADDIN NE.Ref.{A63D27AE-9F32-4789-AF3A-7801391B3DE7}</w:instrText>
      </w:r>
      <w:r w:rsidR="00CB1D7C">
        <w:fldChar w:fldCharType="separate"/>
      </w:r>
      <w:r w:rsidR="001102C4">
        <w:rPr>
          <w:color w:val="080000"/>
          <w:vertAlign w:val="superscript"/>
        </w:rPr>
        <w:t>[49]</w:t>
      </w:r>
      <w:r w:rsidR="00CB1D7C">
        <w:fldChar w:fldCharType="end"/>
      </w:r>
      <w:r w:rsidRPr="006472AC">
        <w:t>提出了一个高效</w:t>
      </w:r>
      <w:r w:rsidRPr="006472AC">
        <w:t>QoS</w:t>
      </w:r>
      <w:r w:rsidRPr="006472AC">
        <w:t>感知服务选择的方法，通过混合整数规划来选择最佳的服务。</w:t>
      </w:r>
    </w:p>
    <w:p w14:paraId="6DAEC595" w14:textId="786661F8" w:rsidR="006472AC" w:rsidRPr="006472AC" w:rsidRDefault="006472AC" w:rsidP="006472AC">
      <w:pPr>
        <w:spacing w:line="400" w:lineRule="exact"/>
        <w:ind w:firstLineChars="200" w:firstLine="480"/>
      </w:pPr>
      <w:r w:rsidRPr="006472AC">
        <w:t>在组合法方面，</w:t>
      </w:r>
      <w:r w:rsidRPr="006472AC">
        <w:t>Amid</w:t>
      </w:r>
      <w:r w:rsidR="00CB1D7C">
        <w:fldChar w:fldCharType="begin"/>
      </w:r>
      <w:r w:rsidR="00650716">
        <w:instrText xml:space="preserve"> ADDIN NE.Ref.{4D170872-89EC-455C-B7B7-52159650AFBC}</w:instrText>
      </w:r>
      <w:r w:rsidR="00CB1D7C">
        <w:fldChar w:fldCharType="separate"/>
      </w:r>
      <w:r w:rsidR="001102C4">
        <w:rPr>
          <w:color w:val="080000"/>
          <w:vertAlign w:val="superscript"/>
        </w:rPr>
        <w:t>[50]</w:t>
      </w:r>
      <w:r w:rsidR="00CB1D7C">
        <w:fldChar w:fldCharType="end"/>
      </w:r>
      <w:r w:rsidRPr="006472AC">
        <w:t>使用模糊</w:t>
      </w:r>
      <w:proofErr w:type="gramStart"/>
      <w:r w:rsidRPr="006472AC">
        <w:t>集理论</w:t>
      </w:r>
      <w:proofErr w:type="gramEnd"/>
      <w:r w:rsidRPr="006472AC">
        <w:t>与</w:t>
      </w:r>
      <w:r w:rsidRPr="006472AC">
        <w:t>AHP</w:t>
      </w:r>
      <w:r w:rsidRPr="006472AC">
        <w:t>方法，建立了以质量、价格与配送时间为选择标准的加权最大最小模糊多目标供应商选择模型。王尚广等</w:t>
      </w:r>
      <w:r w:rsidR="00CB1D7C">
        <w:fldChar w:fldCharType="begin"/>
      </w:r>
      <w:r w:rsidR="00650716">
        <w:instrText xml:space="preserve"> ADDIN NE.Ref.{27527EF2-1FFD-48F3-BE5E-569AAFFDD27C}</w:instrText>
      </w:r>
      <w:r w:rsidR="00CB1D7C">
        <w:fldChar w:fldCharType="separate"/>
      </w:r>
      <w:r w:rsidR="001102C4">
        <w:rPr>
          <w:color w:val="080000"/>
          <w:vertAlign w:val="superscript"/>
        </w:rPr>
        <w:t>[51]</w:t>
      </w:r>
      <w:r w:rsidR="00CB1D7C">
        <w:fldChar w:fldCharType="end"/>
      </w:r>
      <w:r w:rsidRPr="006472AC">
        <w:t>提出将全局约束与局部最优相结合的新算法，该算法首先利用全局</w:t>
      </w:r>
      <w:r w:rsidRPr="006472AC">
        <w:t>QoS</w:t>
      </w:r>
      <w:r w:rsidRPr="006472AC">
        <w:t>约束对时间花销进行分解，以便获取用户的偏好约束。再利用局部最优选取满足用户需求的服务。该算法能够实时地为用户提供服务的需求。刘开等</w:t>
      </w:r>
      <w:r w:rsidR="00CB1D7C">
        <w:fldChar w:fldCharType="begin"/>
      </w:r>
      <w:r w:rsidR="00650716">
        <w:instrText xml:space="preserve"> ADDIN NE.Ref.{D54BA3CE-2514-426C-B7D6-365DA9D202C4}</w:instrText>
      </w:r>
      <w:r w:rsidR="00CB1D7C">
        <w:fldChar w:fldCharType="separate"/>
      </w:r>
      <w:r w:rsidR="001102C4">
        <w:rPr>
          <w:color w:val="080000"/>
          <w:vertAlign w:val="superscript"/>
        </w:rPr>
        <w:t>[52]</w:t>
      </w:r>
      <w:r w:rsidR="00CB1D7C">
        <w:fldChar w:fldCharType="end"/>
      </w:r>
      <w:r w:rsidRPr="006472AC">
        <w:t>在分析制造</w:t>
      </w:r>
      <w:proofErr w:type="gramStart"/>
      <w:r w:rsidRPr="006472AC">
        <w:t>云服务</w:t>
      </w:r>
      <w:proofErr w:type="gramEnd"/>
      <w:r w:rsidRPr="006472AC">
        <w:t>组合各类柔性基础上，提出覆盖多类属性的制造</w:t>
      </w:r>
      <w:proofErr w:type="gramStart"/>
      <w:r w:rsidRPr="006472AC">
        <w:t>云服务</w:t>
      </w:r>
      <w:proofErr w:type="gramEnd"/>
      <w:r w:rsidRPr="006472AC">
        <w:t>组合柔性评价方法，为相关企业构建和运用</w:t>
      </w:r>
      <w:proofErr w:type="gramStart"/>
      <w:r w:rsidRPr="006472AC">
        <w:t>云制造</w:t>
      </w:r>
      <w:proofErr w:type="gramEnd"/>
      <w:r w:rsidRPr="006472AC">
        <w:t>服务平台提供决策理论和工具。李雪</w:t>
      </w:r>
      <w:r w:rsidR="00CB1D7C">
        <w:fldChar w:fldCharType="begin"/>
      </w:r>
      <w:r w:rsidR="00650716">
        <w:instrText xml:space="preserve"> ADDIN NE.Ref.{2E5C5566-11A6-4368-B730-4BE4C347D8FA}</w:instrText>
      </w:r>
      <w:r w:rsidR="00CB1D7C">
        <w:fldChar w:fldCharType="separate"/>
      </w:r>
      <w:r w:rsidR="001102C4">
        <w:rPr>
          <w:color w:val="080000"/>
          <w:vertAlign w:val="superscript"/>
        </w:rPr>
        <w:t>[53]</w:t>
      </w:r>
      <w:r w:rsidR="00CB1D7C">
        <w:fldChar w:fldCharType="end"/>
      </w:r>
      <w:r w:rsidRPr="006472AC">
        <w:t>建立了制造</w:t>
      </w:r>
      <w:proofErr w:type="gramStart"/>
      <w:r w:rsidRPr="006472AC">
        <w:t>云服务</w:t>
      </w:r>
      <w:proofErr w:type="gramEnd"/>
      <w:r w:rsidRPr="006472AC">
        <w:t>组合柔性评价指标体系，并提出了各项评价指标的量化方法；利用层次分析法</w:t>
      </w:r>
      <w:proofErr w:type="gramStart"/>
      <w:r w:rsidRPr="006472AC">
        <w:t>与熵权法相</w:t>
      </w:r>
      <w:proofErr w:type="gramEnd"/>
      <w:r w:rsidRPr="006472AC">
        <w:t>结合的组合赋权法对逼近理想解法进行改进，提出了制造</w:t>
      </w:r>
      <w:proofErr w:type="gramStart"/>
      <w:r w:rsidRPr="006472AC">
        <w:t>云服务</w:t>
      </w:r>
      <w:proofErr w:type="gramEnd"/>
      <w:r w:rsidRPr="006472AC">
        <w:t>组合柔性综合评价步骤；最后以实例验证了</w:t>
      </w:r>
      <w:proofErr w:type="gramStart"/>
      <w:r w:rsidRPr="006472AC">
        <w:t>该制造云服务</w:t>
      </w:r>
      <w:proofErr w:type="gramEnd"/>
      <w:r w:rsidRPr="006472AC">
        <w:t>组合柔性综合评价步骤的科学性和有效性，为企业优选制造</w:t>
      </w:r>
      <w:proofErr w:type="gramStart"/>
      <w:r w:rsidRPr="006472AC">
        <w:t>云服务</w:t>
      </w:r>
      <w:proofErr w:type="gramEnd"/>
      <w:r w:rsidRPr="006472AC">
        <w:t>组合提供理论依据。</w:t>
      </w:r>
      <w:proofErr w:type="gramStart"/>
      <w:r w:rsidRPr="006472AC">
        <w:t>董元发</w:t>
      </w:r>
      <w:proofErr w:type="gramEnd"/>
      <w:r w:rsidRPr="006472AC">
        <w:t>和郭刚</w:t>
      </w:r>
      <w:r w:rsidR="00CB1D7C">
        <w:fldChar w:fldCharType="begin"/>
      </w:r>
      <w:r w:rsidR="00650716">
        <w:instrText xml:space="preserve"> ADDIN NE.Ref.{33EB20AE-CA4F-408A-9F92-DE5A90EF6EA3}</w:instrText>
      </w:r>
      <w:r w:rsidR="00CB1D7C">
        <w:fldChar w:fldCharType="separate"/>
      </w:r>
      <w:r w:rsidR="001102C4">
        <w:rPr>
          <w:color w:val="080000"/>
          <w:vertAlign w:val="superscript"/>
        </w:rPr>
        <w:t>[54]</w:t>
      </w:r>
      <w:r w:rsidR="00CB1D7C">
        <w:fldChar w:fldCharType="end"/>
      </w:r>
      <w:r w:rsidRPr="006472AC">
        <w:t>从</w:t>
      </w:r>
      <w:proofErr w:type="gramStart"/>
      <w:r w:rsidRPr="006472AC">
        <w:t>云制造</w:t>
      </w:r>
      <w:proofErr w:type="gramEnd"/>
      <w:r w:rsidRPr="006472AC">
        <w:t>服务的分类、服务接口规范和服务质量等方面对</w:t>
      </w:r>
      <w:proofErr w:type="gramStart"/>
      <w:r w:rsidRPr="006472AC">
        <w:t>云制造</w:t>
      </w:r>
      <w:proofErr w:type="gramEnd"/>
      <w:r w:rsidRPr="006472AC">
        <w:t>服务与</w:t>
      </w:r>
      <w:proofErr w:type="gramStart"/>
      <w:r w:rsidRPr="006472AC">
        <w:t>云制造</w:t>
      </w:r>
      <w:proofErr w:type="gramEnd"/>
      <w:r w:rsidRPr="006472AC">
        <w:t>服务组合模板进行了形式化描述，提出</w:t>
      </w:r>
      <w:proofErr w:type="gramStart"/>
      <w:r w:rsidRPr="006472AC">
        <w:t>云制造</w:t>
      </w:r>
      <w:proofErr w:type="gramEnd"/>
      <w:r w:rsidRPr="006472AC">
        <w:t>模式下基于互评机制的</w:t>
      </w:r>
      <w:proofErr w:type="gramStart"/>
      <w:r w:rsidRPr="006472AC">
        <w:t>云制造</w:t>
      </w:r>
      <w:proofErr w:type="gramEnd"/>
      <w:r w:rsidRPr="006472AC">
        <w:t>服务质量获取方法，建立了</w:t>
      </w:r>
      <w:proofErr w:type="gramStart"/>
      <w:r w:rsidRPr="006472AC">
        <w:t>云制造</w:t>
      </w:r>
      <w:proofErr w:type="gramEnd"/>
      <w:r w:rsidRPr="006472AC">
        <w:t>服务信任度评价模型；建立了基于服务匹配度与全局信任度的综合优化模型，并运用遗传算法进行求解。</w:t>
      </w:r>
      <w:proofErr w:type="gramStart"/>
      <w:r w:rsidRPr="006472AC">
        <w:t>李永湘等</w:t>
      </w:r>
      <w:proofErr w:type="gramEnd"/>
      <w:r w:rsidR="00CB1D7C">
        <w:fldChar w:fldCharType="begin"/>
      </w:r>
      <w:r w:rsidR="00650716">
        <w:instrText xml:space="preserve"> ADDIN NE.Ref.{525B6FCE-46E4-4DD6-8FAE-E84EB9DA0C74}</w:instrText>
      </w:r>
      <w:r w:rsidR="00CB1D7C">
        <w:fldChar w:fldCharType="separate"/>
      </w:r>
      <w:r w:rsidR="001102C4">
        <w:rPr>
          <w:color w:val="080000"/>
          <w:vertAlign w:val="superscript"/>
        </w:rPr>
        <w:t>[55]</w:t>
      </w:r>
      <w:r w:rsidR="00CB1D7C">
        <w:fldChar w:fldCharType="end"/>
      </w:r>
      <w:r w:rsidRPr="006472AC">
        <w:t>为解决</w:t>
      </w:r>
      <w:proofErr w:type="gramStart"/>
      <w:r w:rsidRPr="006472AC">
        <w:t>云制造</w:t>
      </w:r>
      <w:proofErr w:type="gramEnd"/>
      <w:r w:rsidRPr="006472AC">
        <w:t>服务组合建模与形式化验证问题，在</w:t>
      </w:r>
      <w:r w:rsidRPr="006472AC">
        <w:t>Web</w:t>
      </w:r>
      <w:r w:rsidRPr="006472AC">
        <w:t>服务编制演算的基础上提出一种扩展了服务质量信息的进程代数</w:t>
      </w:r>
      <w:r w:rsidRPr="006472AC">
        <w:t>XPC4CMSC</w:t>
      </w:r>
      <w:r w:rsidRPr="006472AC">
        <w:t>，给出了</w:t>
      </w:r>
      <w:r w:rsidRPr="006472AC">
        <w:t>XPC4CMSC</w:t>
      </w:r>
      <w:r w:rsidRPr="006472AC">
        <w:t>的语法、操作语义，建立了顺序组合、并发组合、选择组合的活动图与</w:t>
      </w:r>
      <w:r w:rsidRPr="006472AC">
        <w:t>XPC4CMSC</w:t>
      </w:r>
      <w:r w:rsidRPr="006472AC">
        <w:t>描述模型，给出了服务质量评价算法与服务组合的形式化验证方案。</w:t>
      </w:r>
    </w:p>
    <w:p w14:paraId="64DED8E4" w14:textId="62914849" w:rsidR="006472AC" w:rsidRPr="006472AC" w:rsidRDefault="006472AC" w:rsidP="006472AC">
      <w:pPr>
        <w:spacing w:line="400" w:lineRule="exact"/>
        <w:ind w:firstLineChars="200" w:firstLine="480"/>
      </w:pPr>
      <w:r w:rsidRPr="006472AC">
        <w:t>通过对国内外相关文献对比分析，基于科学性和可靠性、定性与定量，重点突出的原则。目前</w:t>
      </w:r>
      <w:proofErr w:type="gramStart"/>
      <w:r w:rsidRPr="006472AC">
        <w:t>云制造</w:t>
      </w:r>
      <w:proofErr w:type="gramEnd"/>
      <w:r w:rsidRPr="006472AC">
        <w:t>服务评价方法已经发展到了多种方法相结合的综合评价阶段，更加适合</w:t>
      </w:r>
      <w:proofErr w:type="gramStart"/>
      <w:r w:rsidRPr="006472AC">
        <w:t>云制造</w:t>
      </w:r>
      <w:proofErr w:type="gramEnd"/>
      <w:r w:rsidRPr="006472AC">
        <w:t>服务系统性、复杂性的特点。</w:t>
      </w:r>
    </w:p>
    <w:p w14:paraId="04F02A03" w14:textId="77777777" w:rsidR="00580FCE" w:rsidRDefault="00A90127" w:rsidP="00A90127">
      <w:pPr>
        <w:pStyle w:val="2"/>
      </w:pPr>
      <w:bookmarkStart w:id="60" w:name="_Toc501892793"/>
      <w:r>
        <w:rPr>
          <w:rFonts w:hint="eastAsia"/>
        </w:rPr>
        <w:t>1.4 论文的主要工作和章节安排</w:t>
      </w:r>
      <w:bookmarkEnd w:id="60"/>
    </w:p>
    <w:p w14:paraId="4680D961" w14:textId="62284578" w:rsidR="00407D56" w:rsidRDefault="00407D56" w:rsidP="00407D56">
      <w:pPr>
        <w:pStyle w:val="3"/>
      </w:pPr>
      <w:bookmarkStart w:id="61" w:name="_Toc501892794"/>
      <w:r>
        <w:rPr>
          <w:rFonts w:hint="eastAsia"/>
        </w:rPr>
        <w:t>1.4.1</w:t>
      </w:r>
      <w:r>
        <w:t xml:space="preserve"> </w:t>
      </w:r>
      <w:r>
        <w:rPr>
          <w:rFonts w:hint="eastAsia"/>
        </w:rPr>
        <w:t>论文主要工作</w:t>
      </w:r>
      <w:bookmarkEnd w:id="61"/>
    </w:p>
    <w:p w14:paraId="1B131FA1" w14:textId="32CB90DA" w:rsidR="00E63AF5" w:rsidRPr="00E63AF5" w:rsidRDefault="00E63AF5" w:rsidP="00E63AF5">
      <w:pPr>
        <w:spacing w:line="400" w:lineRule="exact"/>
        <w:ind w:firstLineChars="200" w:firstLine="480"/>
      </w:pPr>
      <w:r w:rsidRPr="00E63AF5">
        <w:t>论文以</w:t>
      </w:r>
      <w:proofErr w:type="gramStart"/>
      <w:r w:rsidRPr="00E63AF5">
        <w:t>云制造</w:t>
      </w:r>
      <w:proofErr w:type="gramEnd"/>
      <w:r w:rsidRPr="00E63AF5">
        <w:t>服务</w:t>
      </w:r>
      <w:r>
        <w:rPr>
          <w:rFonts w:hint="eastAsia"/>
        </w:rPr>
        <w:t>发布和组合方法的研究</w:t>
      </w:r>
      <w:r>
        <w:t>为主线展开，首先分析和总结了</w:t>
      </w:r>
      <w:proofErr w:type="gramStart"/>
      <w:r>
        <w:t>云制造</w:t>
      </w:r>
      <w:proofErr w:type="gramEnd"/>
      <w:r>
        <w:t>服务</w:t>
      </w:r>
      <w:r>
        <w:rPr>
          <w:rFonts w:hint="eastAsia"/>
        </w:rPr>
        <w:t>发布和组合的研究现状，介绍了</w:t>
      </w:r>
      <w:proofErr w:type="gramStart"/>
      <w:r>
        <w:rPr>
          <w:rFonts w:hint="eastAsia"/>
        </w:rPr>
        <w:t>云制造</w:t>
      </w:r>
      <w:proofErr w:type="gramEnd"/>
      <w:r>
        <w:rPr>
          <w:rFonts w:hint="eastAsia"/>
        </w:rPr>
        <w:t>服务服务和管理流程中涉及到的概念和理论</w:t>
      </w:r>
      <w:r w:rsidRPr="00E63AF5">
        <w:t>，</w:t>
      </w:r>
      <w:r>
        <w:rPr>
          <w:rFonts w:hint="eastAsia"/>
        </w:rPr>
        <w:t>在分析现在</w:t>
      </w:r>
      <w:proofErr w:type="gramStart"/>
      <w:r>
        <w:rPr>
          <w:rFonts w:hint="eastAsia"/>
        </w:rPr>
        <w:t>云制造</w:t>
      </w:r>
      <w:proofErr w:type="gramEnd"/>
      <w:r>
        <w:rPr>
          <w:rFonts w:hint="eastAsia"/>
        </w:rPr>
        <w:t>服务发布方法缺陷的前提</w:t>
      </w:r>
      <w:r w:rsidRPr="00E63AF5">
        <w:t>提出把仿真的方法应用到</w:t>
      </w:r>
      <w:proofErr w:type="gramStart"/>
      <w:r w:rsidRPr="00E63AF5">
        <w:t>云制造</w:t>
      </w:r>
      <w:proofErr w:type="gramEnd"/>
      <w:r w:rsidRPr="00E63AF5">
        <w:t>服务组合的评价当中去，</w:t>
      </w:r>
      <w:r>
        <w:rPr>
          <w:rFonts w:hint="eastAsia"/>
        </w:rPr>
        <w:t>在服务发布阶段</w:t>
      </w:r>
      <w:proofErr w:type="gramStart"/>
      <w:r>
        <w:rPr>
          <w:rFonts w:hint="eastAsia"/>
        </w:rPr>
        <w:t>往服务</w:t>
      </w:r>
      <w:proofErr w:type="gramEnd"/>
      <w:r>
        <w:rPr>
          <w:rFonts w:hint="eastAsia"/>
        </w:rPr>
        <w:t>描述文件中注入仿真信息，服务组合阶段组合各个原子服务的仿真信息，在服务评价阶段根据组合服务的仿真信息建立仿真模型，</w:t>
      </w:r>
      <w:r w:rsidRPr="00E63AF5">
        <w:t>根据仿真结果映射到</w:t>
      </w:r>
      <w:proofErr w:type="gramStart"/>
      <w:r w:rsidRPr="00E63AF5">
        <w:t>云制造</w:t>
      </w:r>
      <w:proofErr w:type="gramEnd"/>
      <w:r w:rsidRPr="00E63AF5">
        <w:t>服务组合的评价指标。论文主要工作如下：</w:t>
      </w:r>
    </w:p>
    <w:p w14:paraId="47B11FA8" w14:textId="5376DD0B" w:rsidR="00E63AF5" w:rsidRPr="00E63AF5" w:rsidRDefault="00E63AF5" w:rsidP="00E63AF5">
      <w:pPr>
        <w:spacing w:line="400" w:lineRule="exact"/>
        <w:ind w:firstLineChars="200" w:firstLine="480"/>
      </w:pPr>
      <w:r w:rsidRPr="00E63AF5">
        <w:t>（</w:t>
      </w:r>
      <w:r w:rsidRPr="00E63AF5">
        <w:t>1</w:t>
      </w:r>
      <w:r w:rsidRPr="00E63AF5">
        <w:t>）</w:t>
      </w:r>
      <w:r w:rsidR="00177756">
        <w:rPr>
          <w:rFonts w:hint="eastAsia"/>
        </w:rPr>
        <w:t>运用本体论知识构建制造资源或制造能力的本体模型，提供对服务发布和服务匹配阶段的支持；运用</w:t>
      </w:r>
      <w:r w:rsidR="00177756">
        <w:rPr>
          <w:rFonts w:hint="eastAsia"/>
        </w:rPr>
        <w:t>Java</w:t>
      </w:r>
      <w:r w:rsidR="00177756">
        <w:t xml:space="preserve"> J</w:t>
      </w:r>
      <w:r w:rsidR="00177756">
        <w:rPr>
          <w:rFonts w:hint="eastAsia"/>
        </w:rPr>
        <w:t>AX-WS</w:t>
      </w:r>
      <w:r w:rsidR="00177756">
        <w:rPr>
          <w:rFonts w:hint="eastAsia"/>
        </w:rPr>
        <w:t>框架将制造资源或制造能力服务化封装，</w:t>
      </w:r>
      <w:r w:rsidR="00FB6A27">
        <w:rPr>
          <w:rFonts w:hint="eastAsia"/>
        </w:rPr>
        <w:t>生成</w:t>
      </w:r>
      <w:r w:rsidR="00FB6A27">
        <w:rPr>
          <w:rFonts w:hint="eastAsia"/>
        </w:rPr>
        <w:t>WSDL</w:t>
      </w:r>
      <w:r w:rsidR="00FB6A27">
        <w:rPr>
          <w:rFonts w:hint="eastAsia"/>
        </w:rPr>
        <w:t>服务描述文件，并</w:t>
      </w:r>
      <w:r w:rsidR="00177756">
        <w:rPr>
          <w:rFonts w:hint="eastAsia"/>
        </w:rPr>
        <w:t>创建</w:t>
      </w:r>
      <w:r w:rsidR="00177756">
        <w:rPr>
          <w:rFonts w:hint="eastAsia"/>
        </w:rPr>
        <w:t>Web</w:t>
      </w:r>
      <w:r w:rsidR="00177756">
        <w:t xml:space="preserve"> S</w:t>
      </w:r>
      <w:r w:rsidR="00177756">
        <w:rPr>
          <w:rFonts w:hint="eastAsia"/>
        </w:rPr>
        <w:t>ervice</w:t>
      </w:r>
      <w:r w:rsidR="00177756">
        <w:rPr>
          <w:rFonts w:hint="eastAsia"/>
        </w:rPr>
        <w:t>接口。</w:t>
      </w:r>
    </w:p>
    <w:p w14:paraId="71184466" w14:textId="0F61D222" w:rsidR="00E63AF5" w:rsidRPr="00E63AF5" w:rsidRDefault="00E63AF5" w:rsidP="00E63AF5">
      <w:pPr>
        <w:spacing w:line="400" w:lineRule="exact"/>
        <w:ind w:firstLineChars="200" w:firstLine="480"/>
      </w:pPr>
      <w:r w:rsidRPr="00E63AF5">
        <w:t>（</w:t>
      </w:r>
      <w:r w:rsidRPr="00E63AF5">
        <w:t>2</w:t>
      </w:r>
      <w:r w:rsidRPr="00E63AF5">
        <w:t>）</w:t>
      </w:r>
      <w:r w:rsidR="00FB6A27">
        <w:rPr>
          <w:rFonts w:hint="eastAsia"/>
        </w:rPr>
        <w:t>使用</w:t>
      </w:r>
      <w:r w:rsidR="00FB6A27">
        <w:rPr>
          <w:rFonts w:hint="eastAsia"/>
        </w:rPr>
        <w:t>Java</w:t>
      </w:r>
      <w:r w:rsidR="00FB6A27">
        <w:rPr>
          <w:rFonts w:hint="eastAsia"/>
        </w:rPr>
        <w:t>编写转换器将</w:t>
      </w:r>
      <w:r w:rsidR="00FB6A27">
        <w:rPr>
          <w:rFonts w:hint="eastAsia"/>
        </w:rPr>
        <w:t>WSDL</w:t>
      </w:r>
      <w:r w:rsidR="00FB6A27">
        <w:rPr>
          <w:rFonts w:hint="eastAsia"/>
        </w:rPr>
        <w:t>文件转换成</w:t>
      </w:r>
      <w:r w:rsidR="00FB6A27">
        <w:rPr>
          <w:rFonts w:hint="eastAsia"/>
        </w:rPr>
        <w:t>OWL-S</w:t>
      </w:r>
      <w:r w:rsidR="00FB6A27">
        <w:rPr>
          <w:rFonts w:hint="eastAsia"/>
        </w:rPr>
        <w:t>服务描述文档，并在</w:t>
      </w:r>
      <w:r w:rsidR="00FB6A27">
        <w:rPr>
          <w:rFonts w:hint="eastAsia"/>
        </w:rPr>
        <w:t>OWL-S</w:t>
      </w:r>
      <w:r w:rsidR="00FB6A27">
        <w:rPr>
          <w:rFonts w:hint="eastAsia"/>
        </w:rPr>
        <w:t>文件中注入服务对应仿真模型信息，形成包含仿真信息的</w:t>
      </w:r>
      <w:proofErr w:type="gramStart"/>
      <w:r w:rsidR="00FB6A27">
        <w:rPr>
          <w:rFonts w:hint="eastAsia"/>
        </w:rPr>
        <w:t>云制造</w:t>
      </w:r>
      <w:proofErr w:type="gramEnd"/>
      <w:r w:rsidR="00FB6A27">
        <w:rPr>
          <w:rFonts w:hint="eastAsia"/>
        </w:rPr>
        <w:t>服务描述文件。</w:t>
      </w:r>
    </w:p>
    <w:p w14:paraId="4B04EB20" w14:textId="24D796BF" w:rsidR="00E63AF5" w:rsidRPr="000D38E2" w:rsidRDefault="00E63AF5" w:rsidP="00E63AF5">
      <w:pPr>
        <w:spacing w:line="400" w:lineRule="exact"/>
        <w:ind w:firstLineChars="200" w:firstLine="480"/>
      </w:pPr>
      <w:r w:rsidRPr="00E63AF5">
        <w:t>（</w:t>
      </w:r>
      <w:r w:rsidRPr="00E63AF5">
        <w:t>3</w:t>
      </w:r>
      <w:r w:rsidRPr="00E63AF5">
        <w:t>）</w:t>
      </w:r>
      <w:r w:rsidR="001A7A8D">
        <w:rPr>
          <w:rFonts w:hint="eastAsia"/>
        </w:rPr>
        <w:t>分析</w:t>
      </w:r>
      <w:r w:rsidR="001A7A8D">
        <w:t>了</w:t>
      </w:r>
      <w:r w:rsidR="00FB6A27">
        <w:rPr>
          <w:rFonts w:hint="eastAsia"/>
        </w:rPr>
        <w:t>图形数据库</w:t>
      </w:r>
      <w:r w:rsidR="00FB6A27">
        <w:rPr>
          <w:rFonts w:hint="eastAsia"/>
        </w:rPr>
        <w:t>RDF4J</w:t>
      </w:r>
      <w:r w:rsidR="001A7A8D">
        <w:rPr>
          <w:rFonts w:hint="eastAsia"/>
        </w:rPr>
        <w:t>的</w:t>
      </w:r>
      <w:r w:rsidR="001A7A8D">
        <w:t>基本功能</w:t>
      </w:r>
      <w:r w:rsidR="00FB6A27">
        <w:rPr>
          <w:rFonts w:hint="eastAsia"/>
        </w:rPr>
        <w:t>，将服务描述文件和相关本体知识保存在图数据库中，通过从</w:t>
      </w:r>
      <w:r w:rsidR="00FB6A27">
        <w:rPr>
          <w:rFonts w:hint="eastAsia"/>
        </w:rPr>
        <w:t>RDF4J</w:t>
      </w:r>
      <w:r w:rsidR="00FB6A27">
        <w:rPr>
          <w:rFonts w:hint="eastAsia"/>
        </w:rPr>
        <w:t>中读取本体模型对服务发布提供支持，通过</w:t>
      </w:r>
      <w:r w:rsidR="00FB6A27">
        <w:rPr>
          <w:rFonts w:hint="eastAsia"/>
        </w:rPr>
        <w:t>Jen</w:t>
      </w:r>
      <w:r w:rsidR="00FB6A27" w:rsidRPr="000D38E2">
        <w:rPr>
          <w:rFonts w:hint="eastAsia"/>
        </w:rPr>
        <w:t>a</w:t>
      </w:r>
      <w:r w:rsidR="00FB6A27" w:rsidRPr="000D38E2">
        <w:rPr>
          <w:rFonts w:hint="eastAsia"/>
        </w:rPr>
        <w:t>在</w:t>
      </w:r>
      <w:r w:rsidR="00FB6A27" w:rsidRPr="000D38E2">
        <w:rPr>
          <w:rFonts w:hint="eastAsia"/>
        </w:rPr>
        <w:t>RDF4J</w:t>
      </w:r>
      <w:r w:rsidR="00FB6A27" w:rsidRPr="000D38E2">
        <w:rPr>
          <w:rFonts w:hint="eastAsia"/>
        </w:rPr>
        <w:t>数据库中实现服务的推理检索。</w:t>
      </w:r>
    </w:p>
    <w:p w14:paraId="16BCFE06" w14:textId="28269D69" w:rsidR="00E63AF5" w:rsidRPr="000D38E2" w:rsidRDefault="00E63AF5" w:rsidP="00E63AF5">
      <w:pPr>
        <w:spacing w:line="400" w:lineRule="exact"/>
        <w:ind w:firstLineChars="200" w:firstLine="480"/>
      </w:pPr>
      <w:r w:rsidRPr="000D38E2">
        <w:t>（</w:t>
      </w:r>
      <w:r w:rsidRPr="000D38E2">
        <w:t>4</w:t>
      </w:r>
      <w:r w:rsidRPr="000D38E2">
        <w:t>）</w:t>
      </w:r>
      <w:r w:rsidR="00FB6A27" w:rsidRPr="000D38E2">
        <w:rPr>
          <w:rFonts w:hint="eastAsia"/>
        </w:rPr>
        <w:t>编写代码实现多个原子服务描述文件的组合以提供对服务组合的支持，同时在服务组合阶段需要读取各个原子服务的仿真模型信息，并进行组合生成对应组合服务的完整仿真模型。</w:t>
      </w:r>
    </w:p>
    <w:p w14:paraId="7A7C1DCB" w14:textId="4C698A86" w:rsidR="00FB6A27" w:rsidRDefault="00FB6A27" w:rsidP="00E63AF5">
      <w:pPr>
        <w:spacing w:line="400" w:lineRule="exact"/>
        <w:ind w:firstLineChars="200" w:firstLine="480"/>
      </w:pPr>
      <w:r w:rsidRPr="000D38E2">
        <w:rPr>
          <w:rFonts w:hint="eastAsia"/>
        </w:rPr>
        <w:t>（</w:t>
      </w:r>
      <w:r w:rsidRPr="000D38E2">
        <w:rPr>
          <w:rFonts w:hint="eastAsia"/>
        </w:rPr>
        <w:t>5</w:t>
      </w:r>
      <w:r w:rsidRPr="000D38E2">
        <w:rPr>
          <w:rFonts w:hint="eastAsia"/>
        </w:rPr>
        <w:t>）</w:t>
      </w:r>
      <w:r w:rsidR="007B6766">
        <w:rPr>
          <w:rFonts w:hint="eastAsia"/>
        </w:rPr>
        <w:t>构建了</w:t>
      </w:r>
      <w:r w:rsidRPr="000D38E2">
        <w:rPr>
          <w:rFonts w:hint="eastAsia"/>
        </w:rPr>
        <w:t>仿真平台，通过仿真平台实现对服务描述</w:t>
      </w:r>
      <w:r w:rsidR="000D38E2">
        <w:rPr>
          <w:rFonts w:hint="eastAsia"/>
        </w:rPr>
        <w:t>文件</w:t>
      </w:r>
      <w:r w:rsidRPr="000D38E2">
        <w:rPr>
          <w:rFonts w:hint="eastAsia"/>
        </w:rPr>
        <w:t>OWL-S</w:t>
      </w:r>
      <w:r w:rsidRPr="000D38E2">
        <w:rPr>
          <w:rFonts w:hint="eastAsia"/>
        </w:rPr>
        <w:t>的读取和解析，</w:t>
      </w:r>
      <w:r w:rsidR="000D38E2">
        <w:rPr>
          <w:rFonts w:hint="eastAsia"/>
        </w:rPr>
        <w:t>实现</w:t>
      </w:r>
      <w:r w:rsidRPr="000D38E2">
        <w:rPr>
          <w:rFonts w:hint="eastAsia"/>
        </w:rPr>
        <w:t>仿真模型的自动构建</w:t>
      </w:r>
      <w:r w:rsidR="000D38E2">
        <w:rPr>
          <w:rFonts w:hint="eastAsia"/>
        </w:rPr>
        <w:t>，并将仿真结果以</w:t>
      </w:r>
      <w:r w:rsidR="000D38E2">
        <w:rPr>
          <w:rFonts w:hint="eastAsia"/>
        </w:rPr>
        <w:t>XML</w:t>
      </w:r>
      <w:r w:rsidR="000D38E2">
        <w:rPr>
          <w:rFonts w:hint="eastAsia"/>
        </w:rPr>
        <w:t>文件和图片的形式返回给原型系统展示。</w:t>
      </w:r>
    </w:p>
    <w:p w14:paraId="32FF9A26" w14:textId="2A877644" w:rsidR="000D38E2" w:rsidRPr="000D38E2" w:rsidRDefault="000D38E2" w:rsidP="00E63AF5">
      <w:pPr>
        <w:spacing w:line="400" w:lineRule="exact"/>
        <w:ind w:firstLineChars="200" w:firstLine="480"/>
      </w:pPr>
      <w:r w:rsidRPr="000D38E2">
        <w:rPr>
          <w:rFonts w:hint="eastAsia"/>
        </w:rPr>
        <w:t>（</w:t>
      </w:r>
      <w:r>
        <w:rPr>
          <w:rFonts w:hint="eastAsia"/>
        </w:rPr>
        <w:t>6</w:t>
      </w:r>
      <w:r w:rsidRPr="000D38E2">
        <w:rPr>
          <w:rFonts w:hint="eastAsia"/>
        </w:rPr>
        <w:t>）</w:t>
      </w:r>
      <w:r>
        <w:rPr>
          <w:rFonts w:hint="eastAsia"/>
        </w:rPr>
        <w:t>使用</w:t>
      </w:r>
      <w:r>
        <w:rPr>
          <w:rFonts w:hint="eastAsia"/>
        </w:rPr>
        <w:t>Java</w:t>
      </w:r>
      <w:r>
        <w:rPr>
          <w:rFonts w:hint="eastAsia"/>
        </w:rPr>
        <w:t>、</w:t>
      </w:r>
      <w:r>
        <w:rPr>
          <w:rFonts w:hint="eastAsia"/>
        </w:rPr>
        <w:t>JavaScript</w:t>
      </w:r>
      <w:r>
        <w:rPr>
          <w:rFonts w:hint="eastAsia"/>
        </w:rPr>
        <w:t>、</w:t>
      </w:r>
      <w:r>
        <w:rPr>
          <w:rFonts w:hint="eastAsia"/>
        </w:rPr>
        <w:t>SQL</w:t>
      </w:r>
      <w:r>
        <w:rPr>
          <w:rFonts w:hint="eastAsia"/>
        </w:rPr>
        <w:t>等语言，运用</w:t>
      </w:r>
      <w:r>
        <w:rPr>
          <w:rFonts w:hint="eastAsia"/>
        </w:rPr>
        <w:t>Spring</w:t>
      </w:r>
      <w:r>
        <w:rPr>
          <w:rFonts w:hint="eastAsia"/>
        </w:rPr>
        <w:t>、</w:t>
      </w:r>
      <w:r>
        <w:rPr>
          <w:rFonts w:hint="eastAsia"/>
        </w:rPr>
        <w:t>AngularJS</w:t>
      </w:r>
      <w:r>
        <w:rPr>
          <w:rFonts w:hint="eastAsia"/>
        </w:rPr>
        <w:t>、</w:t>
      </w:r>
      <w:r>
        <w:rPr>
          <w:rFonts w:hint="eastAsia"/>
        </w:rPr>
        <w:t>MyBatis</w:t>
      </w:r>
      <w:r>
        <w:rPr>
          <w:rFonts w:hint="eastAsia"/>
        </w:rPr>
        <w:t>等多种框架搭建了</w:t>
      </w:r>
      <w:proofErr w:type="gramStart"/>
      <w:r>
        <w:rPr>
          <w:rFonts w:hint="eastAsia"/>
        </w:rPr>
        <w:t>云制造</w:t>
      </w:r>
      <w:proofErr w:type="gramEnd"/>
      <w:r>
        <w:rPr>
          <w:rFonts w:hint="eastAsia"/>
        </w:rPr>
        <w:t>服务原型系统，提供服务发布、需求发布与匹配、服务组合、服务仿真评价及展示等功能，从而验证论文的可行性。</w:t>
      </w:r>
    </w:p>
    <w:p w14:paraId="6B69E606" w14:textId="55EF07EA" w:rsidR="00E63AF5" w:rsidRPr="00407D56" w:rsidRDefault="00407D56" w:rsidP="00407D56">
      <w:pPr>
        <w:pStyle w:val="3"/>
      </w:pPr>
      <w:bookmarkStart w:id="62" w:name="_Toc501892795"/>
      <w:r>
        <w:rPr>
          <w:rFonts w:hint="eastAsia"/>
        </w:rPr>
        <w:t>1.4.2</w:t>
      </w:r>
      <w:r>
        <w:t xml:space="preserve"> 论文章节安排</w:t>
      </w:r>
      <w:bookmarkEnd w:id="62"/>
    </w:p>
    <w:p w14:paraId="03B29392" w14:textId="77777777" w:rsidR="00407D56" w:rsidRDefault="00407D56" w:rsidP="00407D56">
      <w:pPr>
        <w:spacing w:line="400" w:lineRule="exact"/>
        <w:ind w:firstLineChars="200" w:firstLine="480"/>
      </w:pPr>
      <w:r>
        <w:rPr>
          <w:rFonts w:hint="eastAsia"/>
        </w:rPr>
        <w:t>论文的各章节安排如图</w:t>
      </w:r>
      <w:r>
        <w:rPr>
          <w:rFonts w:hint="eastAsia"/>
        </w:rPr>
        <w:t>1.1</w:t>
      </w:r>
      <w:r>
        <w:rPr>
          <w:rFonts w:hint="eastAsia"/>
        </w:rPr>
        <w:t>所示。</w:t>
      </w:r>
    </w:p>
    <w:p w14:paraId="5F479C91" w14:textId="51323066" w:rsidR="00AB6E83" w:rsidRPr="00AB6E83" w:rsidRDefault="00AB6E83" w:rsidP="00AB6E83">
      <w:pPr>
        <w:pStyle w:val="a5"/>
        <w:rPr>
          <w:rFonts w:eastAsiaTheme="minorEastAsia"/>
        </w:rPr>
      </w:pPr>
      <w:r>
        <w:object w:dxaOrig="8055" w:dyaOrig="7036" w14:anchorId="799E83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2.75pt;height:351.75pt" o:ole="">
            <v:imagedata r:id="rId23" o:title=""/>
          </v:shape>
          <o:OLEObject Type="Embed" ProgID="Visio.Drawing.15" ShapeID="_x0000_i1025" DrawAspect="Content" ObjectID="_1576848140" r:id="rId24"/>
        </w:object>
      </w:r>
    </w:p>
    <w:p w14:paraId="6E339C6D" w14:textId="65C853F6" w:rsidR="00AB6E83" w:rsidRDefault="00AB6E83" w:rsidP="00AB6E83">
      <w:pPr>
        <w:pStyle w:val="a4"/>
        <w:ind w:firstLine="643"/>
      </w:pPr>
      <w:r>
        <w:rPr>
          <w:rFonts w:hint="eastAsia"/>
        </w:rPr>
        <w:t>图</w:t>
      </w:r>
      <w:r>
        <w:rPr>
          <w:rFonts w:hint="eastAsia"/>
        </w:rPr>
        <w:t xml:space="preserve">1.1 </w:t>
      </w:r>
      <w:r>
        <w:rPr>
          <w:rFonts w:hint="eastAsia"/>
        </w:rPr>
        <w:t>论文架构图</w:t>
      </w:r>
    </w:p>
    <w:p w14:paraId="5855883E" w14:textId="23F7BE9B" w:rsidR="00312A6E" w:rsidRPr="00312A6E" w:rsidRDefault="00312A6E" w:rsidP="00312A6E"/>
    <w:p w14:paraId="55E159C9" w14:textId="6B01B9C1" w:rsidR="00312A6E" w:rsidRDefault="00312A6E" w:rsidP="00312A6E"/>
    <w:p w14:paraId="3C40140E" w14:textId="77777777" w:rsidR="00727C28" w:rsidRPr="00312A6E" w:rsidRDefault="00727C28" w:rsidP="00312A6E">
      <w:pPr>
        <w:sectPr w:rsidR="00727C28" w:rsidRPr="00312A6E" w:rsidSect="00312A6E">
          <w:headerReference w:type="even" r:id="rId25"/>
          <w:headerReference w:type="default" r:id="rId26"/>
          <w:pgSz w:w="11906" w:h="16838" w:code="9"/>
          <w:pgMar w:top="1440" w:right="1797" w:bottom="1440" w:left="1797" w:header="1134" w:footer="1134" w:gutter="0"/>
          <w:pgNumType w:start="1"/>
          <w:cols w:space="425"/>
          <w:docGrid w:type="lines" w:linePitch="326"/>
        </w:sectPr>
      </w:pPr>
    </w:p>
    <w:p w14:paraId="3EBCE86B" w14:textId="0B25CA1C" w:rsidR="009F382D" w:rsidRDefault="005F4FF9" w:rsidP="000309A2">
      <w:pPr>
        <w:pStyle w:val="1"/>
      </w:pPr>
      <w:bookmarkStart w:id="63" w:name="_Toc501892796"/>
      <w:r>
        <w:rPr>
          <w:rFonts w:hint="eastAsia"/>
        </w:rPr>
        <w:t xml:space="preserve">第2章 </w:t>
      </w:r>
      <w:proofErr w:type="gramStart"/>
      <w:r w:rsidR="004C7E01">
        <w:rPr>
          <w:rFonts w:hint="eastAsia"/>
        </w:rPr>
        <w:t>云制造</w:t>
      </w:r>
      <w:proofErr w:type="gramEnd"/>
      <w:r w:rsidR="004C7E01">
        <w:rPr>
          <w:rFonts w:hint="eastAsia"/>
        </w:rPr>
        <w:t>服务</w:t>
      </w:r>
      <w:r w:rsidR="007B6766">
        <w:rPr>
          <w:rFonts w:hint="eastAsia"/>
        </w:rPr>
        <w:t>及其</w:t>
      </w:r>
      <w:r w:rsidR="007B6766">
        <w:t>相关技术</w:t>
      </w:r>
      <w:bookmarkEnd w:id="63"/>
    </w:p>
    <w:p w14:paraId="35409124" w14:textId="316D9413" w:rsidR="00FB5784" w:rsidRDefault="004A51CE" w:rsidP="00FB5784">
      <w:pPr>
        <w:pStyle w:val="2"/>
      </w:pPr>
      <w:bookmarkStart w:id="64" w:name="_Toc501892797"/>
      <w:r>
        <w:rPr>
          <w:rFonts w:hint="eastAsia"/>
        </w:rPr>
        <w:t xml:space="preserve">2.1 </w:t>
      </w:r>
      <w:proofErr w:type="gramStart"/>
      <w:r w:rsidR="00686F55">
        <w:rPr>
          <w:rFonts w:hint="eastAsia"/>
        </w:rPr>
        <w:t>云制造</w:t>
      </w:r>
      <w:proofErr w:type="gramEnd"/>
      <w:r w:rsidR="006F4E79">
        <w:rPr>
          <w:rFonts w:hint="eastAsia"/>
        </w:rPr>
        <w:t>概念</w:t>
      </w:r>
      <w:bookmarkEnd w:id="64"/>
    </w:p>
    <w:p w14:paraId="53D671DF" w14:textId="226A57E8" w:rsidR="00241949" w:rsidRDefault="00241949" w:rsidP="007E1BCD">
      <w:pPr>
        <w:pStyle w:val="3"/>
      </w:pPr>
      <w:bookmarkStart w:id="65" w:name="_Toc501892798"/>
      <w:r>
        <w:rPr>
          <w:rFonts w:hint="eastAsia"/>
        </w:rPr>
        <w:t>2</w:t>
      </w:r>
      <w:r>
        <w:t xml:space="preserve">.1.1 </w:t>
      </w:r>
      <w:proofErr w:type="gramStart"/>
      <w:r>
        <w:rPr>
          <w:rFonts w:hint="eastAsia"/>
        </w:rPr>
        <w:t>云制造</w:t>
      </w:r>
      <w:proofErr w:type="gramEnd"/>
      <w:r>
        <w:t>概念</w:t>
      </w:r>
      <w:r>
        <w:rPr>
          <w:rFonts w:hint="eastAsia"/>
        </w:rPr>
        <w:t>及其</w:t>
      </w:r>
      <w:r>
        <w:t>发展</w:t>
      </w:r>
      <w:bookmarkEnd w:id="65"/>
    </w:p>
    <w:p w14:paraId="27C6FE46" w14:textId="40AC265C" w:rsidR="00FB5784" w:rsidRPr="00FB5784" w:rsidRDefault="00FB5784" w:rsidP="00FB5784">
      <w:pPr>
        <w:spacing w:line="400" w:lineRule="exact"/>
        <w:ind w:firstLineChars="200" w:firstLine="480"/>
      </w:pPr>
      <w:r w:rsidRPr="0025794D">
        <w:t>近几十年来</w:t>
      </w:r>
      <w:r w:rsidRPr="0025794D">
        <w:rPr>
          <w:rFonts w:hint="eastAsia"/>
        </w:rPr>
        <w:t>，</w:t>
      </w:r>
      <w:r w:rsidRPr="0025794D">
        <w:t>在市场应用需求的牵引下</w:t>
      </w:r>
      <w:r w:rsidRPr="0025794D">
        <w:rPr>
          <w:rFonts w:hint="eastAsia"/>
        </w:rPr>
        <w:t>，</w:t>
      </w:r>
      <w:r w:rsidRPr="0025794D">
        <w:t>在先进制造技术与迅猛发展的信息技术持续深化融合的推动下</w:t>
      </w:r>
      <w:r w:rsidRPr="0025794D">
        <w:rPr>
          <w:rFonts w:hint="eastAsia"/>
        </w:rPr>
        <w:t>，</w:t>
      </w:r>
      <w:r w:rsidRPr="0025794D">
        <w:t>制造业正以前所未有的深度和广度向前发展</w:t>
      </w:r>
      <w:r w:rsidRPr="0025794D">
        <w:rPr>
          <w:rFonts w:hint="eastAsia"/>
        </w:rPr>
        <w:t>，</w:t>
      </w:r>
      <w:proofErr w:type="gramStart"/>
      <w:r w:rsidRPr="0025794D">
        <w:t>云制造</w:t>
      </w:r>
      <w:proofErr w:type="gramEnd"/>
      <w:r w:rsidRPr="0025794D">
        <w:t>是在制造业应用持续需求牵引以及新兴信息技术与制造技术深度融合的推动下</w:t>
      </w:r>
      <w:r w:rsidRPr="0025794D">
        <w:rPr>
          <w:rFonts w:hint="eastAsia"/>
        </w:rPr>
        <w:t>，</w:t>
      </w:r>
      <w:r w:rsidRPr="0025794D">
        <w:t>推出的一种新的制造业信息化模式与技术手段</w:t>
      </w:r>
      <w:r w:rsidRPr="0025794D">
        <w:rPr>
          <w:rFonts w:hint="eastAsia"/>
        </w:rPr>
        <w:t>。</w:t>
      </w:r>
    </w:p>
    <w:p w14:paraId="2ED782BD" w14:textId="5854F034" w:rsidR="00AD3A21" w:rsidRDefault="005B2D17" w:rsidP="000F1BB4">
      <w:pPr>
        <w:spacing w:line="400" w:lineRule="exact"/>
        <w:ind w:firstLineChars="200" w:firstLine="480"/>
      </w:pPr>
      <w:r w:rsidRPr="00E348A2">
        <w:t>对于</w:t>
      </w:r>
      <w:proofErr w:type="gramStart"/>
      <w:r w:rsidRPr="00E348A2">
        <w:t>云制造</w:t>
      </w:r>
      <w:proofErr w:type="gramEnd"/>
      <w:r w:rsidRPr="00E348A2">
        <w:t>的概念，目前国内外学术界还没有统一的标准化定义。</w:t>
      </w:r>
      <w:r w:rsidR="00EA585F" w:rsidRPr="00EA585F">
        <w:t>2010</w:t>
      </w:r>
      <w:r w:rsidR="00EA585F" w:rsidRPr="00EA585F">
        <w:rPr>
          <w:rFonts w:hint="eastAsia"/>
        </w:rPr>
        <w:t>年，李伯虎等人</w:t>
      </w:r>
      <w:r w:rsidR="00EA585F">
        <w:fldChar w:fldCharType="begin"/>
      </w:r>
      <w:r w:rsidR="00650716">
        <w:instrText xml:space="preserve"> ADDIN NE.Ref.{251C7A4D-0FDB-4897-AAB7-5CA33A3958CD}</w:instrText>
      </w:r>
      <w:r w:rsidR="00EA585F">
        <w:fldChar w:fldCharType="separate"/>
      </w:r>
      <w:r w:rsidR="001102C4">
        <w:rPr>
          <w:color w:val="080000"/>
          <w:vertAlign w:val="superscript"/>
        </w:rPr>
        <w:t>[56]</w:t>
      </w:r>
      <w:r w:rsidR="00EA585F">
        <w:fldChar w:fldCharType="end"/>
      </w:r>
      <w:r w:rsidR="00EA585F" w:rsidRPr="00EA585F">
        <w:rPr>
          <w:rFonts w:hint="eastAsia"/>
        </w:rPr>
        <w:t>首次提出了云制造：即一种面向服务的网络化制造新模式，它融合</w:t>
      </w:r>
      <w:r w:rsidR="00196339">
        <w:rPr>
          <w:rFonts w:hint="eastAsia"/>
        </w:rPr>
        <w:t>并发展</w:t>
      </w:r>
      <w:r w:rsidR="00EA585F" w:rsidRPr="00EA585F">
        <w:rPr>
          <w:rFonts w:hint="eastAsia"/>
        </w:rPr>
        <w:t>了现有制造业信息化</w:t>
      </w:r>
      <w:r w:rsidR="00196339">
        <w:rPr>
          <w:rFonts w:hint="eastAsia"/>
        </w:rPr>
        <w:t>、制造数字化</w:t>
      </w:r>
      <w:r w:rsidR="00EA585F" w:rsidRPr="00EA585F">
        <w:rPr>
          <w:rFonts w:hint="eastAsia"/>
        </w:rPr>
        <w:t>、云计算、物联网、语义</w:t>
      </w:r>
      <w:r w:rsidR="00EA585F" w:rsidRPr="00EA585F">
        <w:t>Web</w:t>
      </w:r>
      <w:r w:rsidR="00EA585F" w:rsidRPr="00EA585F">
        <w:rPr>
          <w:rFonts w:hint="eastAsia"/>
        </w:rPr>
        <w:t>、</w:t>
      </w:r>
      <w:r w:rsidR="00196339">
        <w:rPr>
          <w:rFonts w:hint="eastAsia"/>
        </w:rPr>
        <w:t>服务计算、</w:t>
      </w:r>
      <w:r w:rsidR="00EA585F" w:rsidRPr="00EA585F">
        <w:rPr>
          <w:rFonts w:hint="eastAsia"/>
        </w:rPr>
        <w:t>效用计算等技术，通过对现有网络化制造与服务技术</w:t>
      </w:r>
      <w:r w:rsidR="00C231B6">
        <w:rPr>
          <w:rFonts w:hint="eastAsia"/>
        </w:rPr>
        <w:t>——</w:t>
      </w:r>
      <w:r w:rsidR="00EA585F" w:rsidRPr="00EA585F">
        <w:rPr>
          <w:rFonts w:hint="eastAsia"/>
        </w:rPr>
        <w:t>制造网格</w:t>
      </w:r>
      <w:r w:rsidR="00196339">
        <w:fldChar w:fldCharType="begin"/>
      </w:r>
      <w:r w:rsidR="00650716">
        <w:instrText xml:space="preserve"> ADDIN NE.Ref.{FE210DB1-251D-43F7-B3E8-3FF49A4D0786}</w:instrText>
      </w:r>
      <w:r w:rsidR="00196339">
        <w:fldChar w:fldCharType="separate"/>
      </w:r>
      <w:r w:rsidR="001102C4">
        <w:rPr>
          <w:color w:val="080000"/>
          <w:vertAlign w:val="superscript"/>
        </w:rPr>
        <w:t>[57, 58]</w:t>
      </w:r>
      <w:r w:rsidR="00196339">
        <w:fldChar w:fldCharType="end"/>
      </w:r>
      <w:r w:rsidR="00EA585F" w:rsidRPr="00EA585F">
        <w:rPr>
          <w:rFonts w:hint="eastAsia"/>
        </w:rPr>
        <w:t>、敏捷制造</w:t>
      </w:r>
      <w:r w:rsidR="00196339">
        <w:fldChar w:fldCharType="begin"/>
      </w:r>
      <w:r w:rsidR="00650716">
        <w:instrText xml:space="preserve"> ADDIN NE.Ref.{AAD89512-6F9F-4BDA-9A3C-9CEBCB9C7910}</w:instrText>
      </w:r>
      <w:r w:rsidR="00196339">
        <w:fldChar w:fldCharType="separate"/>
      </w:r>
      <w:r w:rsidR="001102C4">
        <w:rPr>
          <w:color w:val="080000"/>
          <w:vertAlign w:val="superscript"/>
        </w:rPr>
        <w:t>[59, 60]</w:t>
      </w:r>
      <w:r w:rsidR="00196339">
        <w:fldChar w:fldCharType="end"/>
      </w:r>
      <w:r w:rsidR="00EA585F" w:rsidRPr="00EA585F">
        <w:rPr>
          <w:rFonts w:hint="eastAsia"/>
        </w:rPr>
        <w:t>、计算机集成制造</w:t>
      </w:r>
      <w:r w:rsidR="00196339">
        <w:fldChar w:fldCharType="begin"/>
      </w:r>
      <w:r w:rsidR="00650716">
        <w:instrText xml:space="preserve"> ADDIN NE.Ref.{AA02D484-F6E5-4179-BFD6-7744AD56F89D}</w:instrText>
      </w:r>
      <w:r w:rsidR="00196339">
        <w:fldChar w:fldCharType="separate"/>
      </w:r>
      <w:r w:rsidR="001102C4">
        <w:rPr>
          <w:color w:val="080000"/>
          <w:vertAlign w:val="superscript"/>
        </w:rPr>
        <w:t>[61, 62]</w:t>
      </w:r>
      <w:r w:rsidR="00196339">
        <w:fldChar w:fldCharType="end"/>
      </w:r>
      <w:r w:rsidR="00EA585F" w:rsidRPr="00EA585F">
        <w:rPr>
          <w:rFonts w:hint="eastAsia"/>
        </w:rPr>
        <w:t>等进行延伸和变革，</w:t>
      </w:r>
      <w:r w:rsidR="006765F6" w:rsidRPr="00E348A2">
        <w:t>将各类制造资源和制造能力虚拟化、服务化，构成制造资源和制造能力的</w:t>
      </w:r>
      <w:proofErr w:type="gramStart"/>
      <w:r w:rsidR="006765F6" w:rsidRPr="00E348A2">
        <w:t>云服务池</w:t>
      </w:r>
      <w:proofErr w:type="gramEnd"/>
      <w:r w:rsidR="006765F6" w:rsidRPr="00E348A2">
        <w:t>，并进行统一的、集中的优化管理和经营，从而用户只要通过云端就能随时随地按需获取制造资源与能力服务，进而智慧地完成其制造全生命周期的各类活动。</w:t>
      </w:r>
      <w:r w:rsidR="00EA585F" w:rsidRPr="00EA585F">
        <w:t>2011</w:t>
      </w:r>
      <w:r w:rsidR="00353A62">
        <w:rPr>
          <w:rFonts w:hint="eastAsia"/>
        </w:rPr>
        <w:t>年</w:t>
      </w:r>
      <w:r w:rsidR="00EA585F" w:rsidRPr="00EA585F">
        <w:rPr>
          <w:rFonts w:hint="eastAsia"/>
        </w:rPr>
        <w:t>，李伯虎等人</w:t>
      </w:r>
      <w:r w:rsidR="00196339">
        <w:fldChar w:fldCharType="begin"/>
      </w:r>
      <w:r w:rsidR="00650716">
        <w:instrText xml:space="preserve"> ADDIN NE.Ref.{D477E226-72D9-441B-B8E4-146EB2C9257F}</w:instrText>
      </w:r>
      <w:r w:rsidR="00196339">
        <w:fldChar w:fldCharType="separate"/>
      </w:r>
      <w:r w:rsidR="001102C4">
        <w:rPr>
          <w:color w:val="080000"/>
          <w:vertAlign w:val="superscript"/>
        </w:rPr>
        <w:t>[63, 64]</w:t>
      </w:r>
      <w:r w:rsidR="00196339">
        <w:fldChar w:fldCharType="end"/>
      </w:r>
      <w:r w:rsidR="00EA585F" w:rsidRPr="00EA585F">
        <w:rPr>
          <w:rFonts w:hint="eastAsia"/>
        </w:rPr>
        <w:t>进一步论述了云制造，认为</w:t>
      </w:r>
      <w:proofErr w:type="gramStart"/>
      <w:r w:rsidR="00EA585F" w:rsidRPr="00EA585F">
        <w:rPr>
          <w:rFonts w:hint="eastAsia"/>
        </w:rPr>
        <w:t>云制造</w:t>
      </w:r>
      <w:proofErr w:type="gramEnd"/>
      <w:r w:rsidR="00EA585F" w:rsidRPr="00EA585F">
        <w:rPr>
          <w:rFonts w:hint="eastAsia"/>
        </w:rPr>
        <w:t>是建立在</w:t>
      </w:r>
      <w:proofErr w:type="gramStart"/>
      <w:r w:rsidR="00EA585F" w:rsidRPr="00EA585F">
        <w:rPr>
          <w:rFonts w:hint="eastAsia"/>
        </w:rPr>
        <w:t>云计算</w:t>
      </w:r>
      <w:proofErr w:type="gramEnd"/>
      <w:r w:rsidR="00EA585F" w:rsidRPr="00EA585F">
        <w:rPr>
          <w:rFonts w:hint="eastAsia"/>
        </w:rPr>
        <w:t>所提供服务模式的基础上，</w:t>
      </w:r>
      <w:r w:rsidR="00353A62">
        <w:rPr>
          <w:rFonts w:hint="eastAsia"/>
        </w:rPr>
        <w:t>对</w:t>
      </w:r>
      <w:proofErr w:type="gramStart"/>
      <w:r w:rsidR="00353A62" w:rsidRPr="00EA585F">
        <w:rPr>
          <w:rFonts w:hint="eastAsia"/>
        </w:rPr>
        <w:t>云计算</w:t>
      </w:r>
      <w:proofErr w:type="gramEnd"/>
      <w:r w:rsidR="00353A62" w:rsidRPr="00EA585F">
        <w:rPr>
          <w:rFonts w:hint="eastAsia"/>
        </w:rPr>
        <w:t>服务模式</w:t>
      </w:r>
      <w:r w:rsidR="00353A62">
        <w:rPr>
          <w:rFonts w:hint="eastAsia"/>
        </w:rPr>
        <w:t>进行</w:t>
      </w:r>
      <w:r w:rsidR="00EA585F" w:rsidRPr="00EA585F">
        <w:rPr>
          <w:rFonts w:hint="eastAsia"/>
        </w:rPr>
        <w:t>延伸和发展，这些模式包括平台即服务</w:t>
      </w:r>
      <w:r w:rsidR="00EA585F" w:rsidRPr="00EA585F">
        <w:t>(Platform</w:t>
      </w:r>
      <w:r w:rsidR="00FF2201">
        <w:t xml:space="preserve"> </w:t>
      </w:r>
      <w:r w:rsidR="00FF2201">
        <w:rPr>
          <w:rFonts w:hint="eastAsia"/>
        </w:rPr>
        <w:t>as</w:t>
      </w:r>
      <w:r w:rsidR="00FF2201">
        <w:t xml:space="preserve"> </w:t>
      </w:r>
      <w:r w:rsidR="00FF2201">
        <w:rPr>
          <w:rFonts w:hint="eastAsia"/>
        </w:rPr>
        <w:t>a</w:t>
      </w:r>
      <w:r w:rsidR="00EA585F" w:rsidRPr="00EA585F">
        <w:t xml:space="preserve"> Service</w:t>
      </w:r>
      <w:r w:rsidR="00EA585F" w:rsidRPr="00EA585F">
        <w:rPr>
          <w:rFonts w:hint="eastAsia"/>
        </w:rPr>
        <w:t>，</w:t>
      </w:r>
      <w:r w:rsidR="00EA585F" w:rsidRPr="00EA585F">
        <w:t>PaaS)</w:t>
      </w:r>
      <w:r w:rsidR="00EA585F" w:rsidRPr="00EA585F">
        <w:rPr>
          <w:rFonts w:hint="eastAsia"/>
        </w:rPr>
        <w:t>、服务基础设施</w:t>
      </w:r>
      <w:r w:rsidR="00EA585F" w:rsidRPr="00EA585F">
        <w:t>(Infrastructure as a Service</w:t>
      </w:r>
      <w:r w:rsidR="00EA585F" w:rsidRPr="00EA585F">
        <w:rPr>
          <w:rFonts w:hint="eastAsia"/>
        </w:rPr>
        <w:t>，</w:t>
      </w:r>
      <w:r w:rsidR="00EA585F" w:rsidRPr="00EA585F">
        <w:t>IaaS)</w:t>
      </w:r>
      <w:r w:rsidR="00EA585F" w:rsidRPr="00EA585F">
        <w:rPr>
          <w:rFonts w:hint="eastAsia"/>
        </w:rPr>
        <w:t>和软件即服务</w:t>
      </w:r>
      <w:r w:rsidR="00EA585F" w:rsidRPr="00EA585F">
        <w:t>(Software as a Service</w:t>
      </w:r>
      <w:r w:rsidR="00EA585F" w:rsidRPr="00EA585F">
        <w:rPr>
          <w:rFonts w:hint="eastAsia"/>
        </w:rPr>
        <w:t>，</w:t>
      </w:r>
      <w:r w:rsidR="00EA585F" w:rsidRPr="00EA585F">
        <w:t>SaaS)</w:t>
      </w:r>
      <w:r w:rsidR="00EA585F" w:rsidRPr="00EA585F">
        <w:rPr>
          <w:rFonts w:hint="eastAsia"/>
        </w:rPr>
        <w:t>，随后杨海成</w:t>
      </w:r>
      <w:r w:rsidR="00196339">
        <w:fldChar w:fldCharType="begin"/>
      </w:r>
      <w:r w:rsidR="00650716">
        <w:instrText xml:space="preserve"> ADDIN NE.Ref.{A017F387-8CF4-4EB6-B976-A09BFDA1E1FD}</w:instrText>
      </w:r>
      <w:r w:rsidR="00196339">
        <w:fldChar w:fldCharType="separate"/>
      </w:r>
      <w:r w:rsidR="001102C4">
        <w:rPr>
          <w:color w:val="080000"/>
          <w:vertAlign w:val="superscript"/>
        </w:rPr>
        <w:t>[65]</w:t>
      </w:r>
      <w:r w:rsidR="00196339">
        <w:fldChar w:fldCharType="end"/>
      </w:r>
      <w:r w:rsidR="00AE46C2">
        <w:rPr>
          <w:rFonts w:hint="eastAsia"/>
        </w:rPr>
        <w:t>进一步</w:t>
      </w:r>
      <w:r w:rsidR="00D4515D">
        <w:rPr>
          <w:rFonts w:hint="eastAsia"/>
        </w:rPr>
        <w:t>指出</w:t>
      </w:r>
      <w:proofErr w:type="gramStart"/>
      <w:r w:rsidR="00D4515D" w:rsidRPr="00E348A2">
        <w:t>云制造</w:t>
      </w:r>
      <w:proofErr w:type="gramEnd"/>
      <w:r w:rsidR="00D4515D" w:rsidRPr="00E348A2">
        <w:t>意义在于通过采取云计算、无线射频识别技术（</w:t>
      </w:r>
      <w:r w:rsidR="00D4515D" w:rsidRPr="00E348A2">
        <w:t>Radio Frequency Identification Devices</w:t>
      </w:r>
      <w:r w:rsidR="00D4515D" w:rsidRPr="00E348A2">
        <w:t>，简称</w:t>
      </w:r>
      <w:r w:rsidR="00D4515D" w:rsidRPr="00E348A2">
        <w:t>“RFID”</w:t>
      </w:r>
      <w:r w:rsidR="00D4515D" w:rsidRPr="00E348A2">
        <w:t>）等当代前沿理念和技术，</w:t>
      </w:r>
      <w:r w:rsidR="00EA585F" w:rsidRPr="00EA585F">
        <w:rPr>
          <w:rFonts w:hint="eastAsia"/>
        </w:rPr>
        <w:t>把“软件即服务</w:t>
      </w:r>
      <w:r w:rsidR="00AA24CE">
        <w:rPr>
          <w:rFonts w:hint="eastAsia"/>
        </w:rPr>
        <w:t>”</w:t>
      </w:r>
      <w:r w:rsidR="002F0A5D" w:rsidRPr="00E348A2">
        <w:t>（</w:t>
      </w:r>
      <w:r w:rsidR="002F0A5D" w:rsidRPr="00E348A2">
        <w:t>Software as a Service</w:t>
      </w:r>
      <w:r w:rsidR="002F0A5D" w:rsidRPr="00E348A2">
        <w:t>，简称</w:t>
      </w:r>
      <w:r w:rsidR="002F0A5D" w:rsidRPr="00E348A2">
        <w:t>“SaaS”</w:t>
      </w:r>
      <w:r w:rsidR="002F0A5D" w:rsidRPr="00E348A2">
        <w:t>）</w:t>
      </w:r>
      <w:r w:rsidR="00EA585F" w:rsidRPr="00EA585F">
        <w:rPr>
          <w:rFonts w:hint="eastAsia"/>
        </w:rPr>
        <w:t>的理念拓展至“制造即服务</w:t>
      </w:r>
      <w:r w:rsidR="00AA24CE">
        <w:rPr>
          <w:rFonts w:hint="eastAsia"/>
        </w:rPr>
        <w:t>”</w:t>
      </w:r>
      <w:r w:rsidR="002F0A5D" w:rsidRPr="00E348A2">
        <w:t>（</w:t>
      </w:r>
      <w:r w:rsidR="002F0A5D" w:rsidRPr="00E348A2">
        <w:t>Manufacturing as a Service</w:t>
      </w:r>
      <w:r w:rsidR="002F0A5D" w:rsidRPr="00E348A2">
        <w:t>，简称</w:t>
      </w:r>
      <w:r w:rsidR="002F0A5D">
        <w:rPr>
          <w:rFonts w:hint="eastAsia"/>
        </w:rPr>
        <w:t>“</w:t>
      </w:r>
      <w:r w:rsidR="002F0A5D" w:rsidRPr="00E348A2">
        <w:t>MaaS</w:t>
      </w:r>
      <w:r w:rsidR="002F0A5D">
        <w:rPr>
          <w:rFonts w:hint="eastAsia"/>
        </w:rPr>
        <w:t>”</w:t>
      </w:r>
      <w:r w:rsidR="002F0A5D" w:rsidRPr="00E348A2">
        <w:t>）</w:t>
      </w:r>
      <w:r w:rsidR="00EA585F" w:rsidRPr="00EA585F">
        <w:rPr>
          <w:rFonts w:hint="eastAsia"/>
        </w:rPr>
        <w:t>，丰富和拓展了</w:t>
      </w:r>
      <w:proofErr w:type="gramStart"/>
      <w:r w:rsidR="00EA585F" w:rsidRPr="00EA585F">
        <w:rPr>
          <w:rFonts w:hint="eastAsia"/>
        </w:rPr>
        <w:t>云计算</w:t>
      </w:r>
      <w:proofErr w:type="gramEnd"/>
      <w:r w:rsidR="00EA585F" w:rsidRPr="00EA585F">
        <w:rPr>
          <w:rFonts w:hint="eastAsia"/>
        </w:rPr>
        <w:t>的资源共享内容、服务模式和</w:t>
      </w:r>
      <w:r w:rsidR="003044A4">
        <w:rPr>
          <w:rFonts w:hint="eastAsia"/>
        </w:rPr>
        <w:t>技术，从此拉开了</w:t>
      </w:r>
      <w:proofErr w:type="gramStart"/>
      <w:r w:rsidR="003044A4">
        <w:rPr>
          <w:rFonts w:hint="eastAsia"/>
        </w:rPr>
        <w:t>云制造</w:t>
      </w:r>
      <w:proofErr w:type="gramEnd"/>
      <w:r w:rsidR="003044A4">
        <w:rPr>
          <w:rFonts w:hint="eastAsia"/>
        </w:rPr>
        <w:t>服务管理研究的序幕，</w:t>
      </w:r>
      <w:r w:rsidR="003044A4" w:rsidRPr="00E348A2">
        <w:t>使制造业在海量、复杂的网络资源的支持下，为产品提供低成本、高附加值和全球化的服务。</w:t>
      </w:r>
      <w:r w:rsidR="003044A4" w:rsidRPr="00E348A2">
        <w:t>Breiter</w:t>
      </w:r>
      <w:r w:rsidR="003044A4" w:rsidRPr="00E348A2">
        <w:t>等</w:t>
      </w:r>
      <w:r w:rsidR="003044A4">
        <w:fldChar w:fldCharType="begin"/>
      </w:r>
      <w:r w:rsidR="00650716">
        <w:instrText xml:space="preserve"> ADDIN NE.Ref.{FD9C8D17-7210-4E7D-9679-A22EF507A4E7}</w:instrText>
      </w:r>
      <w:r w:rsidR="003044A4">
        <w:fldChar w:fldCharType="separate"/>
      </w:r>
      <w:r w:rsidR="001102C4">
        <w:rPr>
          <w:color w:val="080000"/>
          <w:vertAlign w:val="superscript"/>
        </w:rPr>
        <w:t>[66]</w:t>
      </w:r>
      <w:r w:rsidR="003044A4">
        <w:fldChar w:fldCharType="end"/>
      </w:r>
      <w:r w:rsidR="003044A4" w:rsidRPr="00E348A2">
        <w:t>指出，作为一种制造服务模式，</w:t>
      </w:r>
      <w:proofErr w:type="gramStart"/>
      <w:r w:rsidR="003044A4" w:rsidRPr="00E348A2">
        <w:t>云制造</w:t>
      </w:r>
      <w:proofErr w:type="gramEnd"/>
      <w:r w:rsidR="003044A4" w:rsidRPr="00E348A2">
        <w:t>有其自身的生命周期，包含以下几个阶段：制造任务的提出、制造任务的分解、制造资源（能力）的定义、制造资源（能力）的发布、制造资源（能力）的匹配和选优、制造资源（能力）的组合、制造合作关系的确定（商业合同的签订）、生产制造、物流配送、制造任务的撤销（商业合同的完成）。</w:t>
      </w:r>
    </w:p>
    <w:p w14:paraId="1E034D7C" w14:textId="7DBA9E11" w:rsidR="00FB5784" w:rsidRPr="0025794D" w:rsidRDefault="00FB5784" w:rsidP="00FB5784">
      <w:pPr>
        <w:spacing w:line="400" w:lineRule="exact"/>
        <w:ind w:firstLineChars="200" w:firstLine="480"/>
      </w:pPr>
      <w:proofErr w:type="gramStart"/>
      <w:r w:rsidRPr="0025794D">
        <w:rPr>
          <w:rFonts w:hint="eastAsia"/>
        </w:rPr>
        <w:t>云制造</w:t>
      </w:r>
      <w:proofErr w:type="gramEnd"/>
      <w:r w:rsidRPr="0025794D">
        <w:rPr>
          <w:rFonts w:hint="eastAsia"/>
        </w:rPr>
        <w:t>是一种基于网络的、面向服务的智慧化制造新模式和手段，它融合发展了现有信息化制造技术与云计算、物联网、服务计算、智能科学、高效能计算等新兴信息技术，将各类制造资源和制造能力虚拟化、服务化，构成制造资源和制造能力的</w:t>
      </w:r>
      <w:proofErr w:type="gramStart"/>
      <w:r w:rsidRPr="0025794D">
        <w:rPr>
          <w:rFonts w:hint="eastAsia"/>
        </w:rPr>
        <w:t>云服务池</w:t>
      </w:r>
      <w:proofErr w:type="gramEnd"/>
      <w:r w:rsidRPr="0025794D">
        <w:rPr>
          <w:rFonts w:hint="eastAsia"/>
        </w:rPr>
        <w:t>，并进行统一的、集中的优化管理和经营，从而使用户只要通过云端就能随时随地按需获取制造资源与能力服务，进而完成其制造全生命周期的各类活动</w:t>
      </w:r>
      <w:r>
        <w:fldChar w:fldCharType="begin"/>
      </w:r>
      <w:r w:rsidR="00650716">
        <w:instrText xml:space="preserve"> ADDIN NE.Ref.{BFA85F84-42B1-4AC3-A7B3-3D8A23B6E123}</w:instrText>
      </w:r>
      <w:r>
        <w:fldChar w:fldCharType="separate"/>
      </w:r>
      <w:r w:rsidR="001102C4">
        <w:rPr>
          <w:color w:val="080000"/>
          <w:vertAlign w:val="superscript"/>
        </w:rPr>
        <w:t>[56, 64, 67]</w:t>
      </w:r>
      <w:r>
        <w:fldChar w:fldCharType="end"/>
      </w:r>
      <w:r w:rsidRPr="0025794D">
        <w:rPr>
          <w:rFonts w:hint="eastAsia"/>
        </w:rPr>
        <w:t>。基于</w:t>
      </w:r>
      <w:proofErr w:type="gramStart"/>
      <w:r w:rsidRPr="0025794D">
        <w:rPr>
          <w:rFonts w:hint="eastAsia"/>
        </w:rPr>
        <w:t>云制造</w:t>
      </w:r>
      <w:proofErr w:type="gramEnd"/>
      <w:r w:rsidRPr="0025794D">
        <w:rPr>
          <w:rFonts w:hint="eastAsia"/>
        </w:rPr>
        <w:t>模式和手段所构成的系统称为</w:t>
      </w:r>
      <w:proofErr w:type="gramStart"/>
      <w:r w:rsidRPr="0025794D">
        <w:rPr>
          <w:rFonts w:hint="eastAsia"/>
        </w:rPr>
        <w:t>云制造</w:t>
      </w:r>
      <w:proofErr w:type="gramEnd"/>
      <w:r w:rsidRPr="0025794D">
        <w:rPr>
          <w:rFonts w:hint="eastAsia"/>
        </w:rPr>
        <w:t>系统或制造云，它是一种基于各类网络（组合）的、人</w:t>
      </w:r>
      <w:r w:rsidRPr="0025794D">
        <w:rPr>
          <w:rFonts w:hint="eastAsia"/>
        </w:rPr>
        <w:t>/</w:t>
      </w:r>
      <w:r w:rsidRPr="0025794D">
        <w:rPr>
          <w:rFonts w:hint="eastAsia"/>
        </w:rPr>
        <w:t>机</w:t>
      </w:r>
      <w:r w:rsidRPr="0025794D">
        <w:rPr>
          <w:rFonts w:hint="eastAsia"/>
        </w:rPr>
        <w:t>/</w:t>
      </w:r>
      <w:r w:rsidRPr="0025794D">
        <w:rPr>
          <w:rFonts w:hint="eastAsia"/>
        </w:rPr>
        <w:t>物</w:t>
      </w:r>
      <w:r w:rsidRPr="0025794D">
        <w:rPr>
          <w:rFonts w:hint="eastAsia"/>
        </w:rPr>
        <w:t>/</w:t>
      </w:r>
      <w:r w:rsidRPr="0025794D">
        <w:rPr>
          <w:rFonts w:hint="eastAsia"/>
        </w:rPr>
        <w:t>环境</w:t>
      </w:r>
      <w:r w:rsidRPr="0025794D">
        <w:rPr>
          <w:rFonts w:hint="eastAsia"/>
        </w:rPr>
        <w:t>/</w:t>
      </w:r>
      <w:r w:rsidRPr="0025794D">
        <w:rPr>
          <w:rFonts w:hint="eastAsia"/>
        </w:rPr>
        <w:t>信息深度融合的、提供制造资源与能力服务的智慧化制造物联网。</w:t>
      </w:r>
      <w:proofErr w:type="gramStart"/>
      <w:r w:rsidRPr="0025794D">
        <w:rPr>
          <w:rFonts w:hint="eastAsia"/>
        </w:rPr>
        <w:t>云制造</w:t>
      </w:r>
      <w:proofErr w:type="gramEnd"/>
      <w:r w:rsidRPr="0025794D">
        <w:rPr>
          <w:rFonts w:hint="eastAsia"/>
        </w:rPr>
        <w:t>服务平台是</w:t>
      </w:r>
      <w:proofErr w:type="gramStart"/>
      <w:r w:rsidRPr="0025794D">
        <w:rPr>
          <w:rFonts w:hint="eastAsia"/>
        </w:rPr>
        <w:t>云制造</w:t>
      </w:r>
      <w:proofErr w:type="gramEnd"/>
      <w:r w:rsidRPr="0025794D">
        <w:rPr>
          <w:rFonts w:hint="eastAsia"/>
        </w:rPr>
        <w:t>系统中支持各类制造资源和能力的感知与接入，虚拟化，服务化，以及综合管理和按需使用的支撑环境和工具集，是</w:t>
      </w:r>
      <w:proofErr w:type="gramStart"/>
      <w:r w:rsidRPr="0025794D">
        <w:rPr>
          <w:rFonts w:hint="eastAsia"/>
        </w:rPr>
        <w:t>云制造</w:t>
      </w:r>
      <w:proofErr w:type="gramEnd"/>
      <w:r w:rsidRPr="0025794D">
        <w:rPr>
          <w:rFonts w:hint="eastAsia"/>
        </w:rPr>
        <w:t>系统的核心。</w:t>
      </w:r>
    </w:p>
    <w:p w14:paraId="7FC04C4F" w14:textId="744C0BEE" w:rsidR="00FB5784" w:rsidRPr="0025794D" w:rsidRDefault="00FB5784" w:rsidP="00FB5784">
      <w:pPr>
        <w:spacing w:line="400" w:lineRule="exact"/>
        <w:ind w:firstLineChars="200" w:firstLine="480"/>
      </w:pPr>
      <w:proofErr w:type="gramStart"/>
      <w:r w:rsidRPr="0025794D">
        <w:t>云制造</w:t>
      </w:r>
      <w:proofErr w:type="gramEnd"/>
      <w:r w:rsidRPr="0025794D">
        <w:t>中的用户角色主要由三种</w:t>
      </w:r>
      <w:r w:rsidRPr="0025794D">
        <w:rPr>
          <w:rFonts w:hint="eastAsia"/>
        </w:rPr>
        <w:t>，即资源提供者、制造云运营者、资源使用者。资源提供者通过对产品全生命周期过程中的制造资源和制造能力进行感知、虚拟化接入，以服务的形式提供给第三方运营平台（制造云运营者）；制造云运营者主要实现对</w:t>
      </w:r>
      <w:proofErr w:type="gramStart"/>
      <w:r w:rsidRPr="0025794D">
        <w:rPr>
          <w:rFonts w:hint="eastAsia"/>
        </w:rPr>
        <w:t>云服务</w:t>
      </w:r>
      <w:proofErr w:type="gramEnd"/>
      <w:r w:rsidRPr="0025794D">
        <w:rPr>
          <w:rFonts w:hint="eastAsia"/>
        </w:rPr>
        <w:t>池中的服务的高效管理、运营等，可根据资源使用者的应用请求，动态、灵活地为资源使用者提供服务；资源使用者能够在制造云运营平台的支持下，动态按需地使用各类应用服务（接出），并能实现多主体的协同交互</w:t>
      </w:r>
      <w:r>
        <w:fldChar w:fldCharType="begin"/>
      </w:r>
      <w:r w:rsidR="00650716">
        <w:instrText xml:space="preserve"> ADDIN NE.Ref.{FA8D3485-01B7-4C0F-838C-F20BCAC484EF}</w:instrText>
      </w:r>
      <w:r>
        <w:fldChar w:fldCharType="separate"/>
      </w:r>
      <w:r w:rsidR="001102C4">
        <w:rPr>
          <w:color w:val="080000"/>
          <w:vertAlign w:val="superscript"/>
        </w:rPr>
        <w:t>[18, 67]</w:t>
      </w:r>
      <w:r>
        <w:fldChar w:fldCharType="end"/>
      </w:r>
      <w:r w:rsidRPr="0025794D">
        <w:rPr>
          <w:rFonts w:hint="eastAsia"/>
        </w:rPr>
        <w:t>。如下</w:t>
      </w:r>
      <w:r w:rsidRPr="00490AAF">
        <w:rPr>
          <w:rFonts w:hint="eastAsia"/>
          <w:color w:val="FF0000"/>
        </w:rPr>
        <w:t>图</w:t>
      </w:r>
      <w:r w:rsidRPr="00490AAF">
        <w:rPr>
          <w:rFonts w:hint="eastAsia"/>
          <w:color w:val="FF0000"/>
        </w:rPr>
        <w:t>1.1</w:t>
      </w:r>
      <w:r w:rsidRPr="0025794D">
        <w:rPr>
          <w:rFonts w:hint="eastAsia"/>
        </w:rPr>
        <w:t>所示：</w:t>
      </w:r>
    </w:p>
    <w:p w14:paraId="0F3C70BB" w14:textId="77777777" w:rsidR="00FB5784" w:rsidRPr="0025794D" w:rsidRDefault="00FB5784" w:rsidP="00FB5784">
      <w:pPr>
        <w:jc w:val="center"/>
      </w:pPr>
      <w:r w:rsidRPr="0025794D">
        <w:rPr>
          <w:noProof/>
        </w:rPr>
        <w:drawing>
          <wp:inline distT="0" distB="0" distL="0" distR="0" wp14:anchorId="616CB003" wp14:editId="21A948FF">
            <wp:extent cx="3152775" cy="2165064"/>
            <wp:effectExtent l="0" t="0" r="0" b="698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53359" cy="2165465"/>
                    </a:xfrm>
                    <a:prstGeom prst="rect">
                      <a:avLst/>
                    </a:prstGeom>
                  </pic:spPr>
                </pic:pic>
              </a:graphicData>
            </a:graphic>
          </wp:inline>
        </w:drawing>
      </w:r>
    </w:p>
    <w:p w14:paraId="1CBD7D7E" w14:textId="77777777" w:rsidR="00FB5784" w:rsidRPr="0025794D" w:rsidRDefault="00FB5784" w:rsidP="00FB5784">
      <w:pPr>
        <w:pStyle w:val="a4"/>
      </w:pPr>
      <w:r w:rsidRPr="0025794D">
        <w:rPr>
          <w:rFonts w:hint="eastAsia"/>
        </w:rPr>
        <w:t>图</w:t>
      </w:r>
      <w:r w:rsidRPr="0025794D">
        <w:rPr>
          <w:rFonts w:hint="eastAsia"/>
        </w:rPr>
        <w:t xml:space="preserve">1.1  </w:t>
      </w:r>
      <w:proofErr w:type="gramStart"/>
      <w:r w:rsidRPr="0025794D">
        <w:rPr>
          <w:rFonts w:hint="eastAsia"/>
        </w:rPr>
        <w:t>云制造</w:t>
      </w:r>
      <w:proofErr w:type="gramEnd"/>
      <w:r w:rsidRPr="0025794D">
        <w:rPr>
          <w:rFonts w:hint="eastAsia"/>
        </w:rPr>
        <w:t>概念模型</w:t>
      </w:r>
    </w:p>
    <w:p w14:paraId="27485C22" w14:textId="7662134F" w:rsidR="00FB5784" w:rsidRDefault="00FB5784" w:rsidP="00FB5784">
      <w:pPr>
        <w:spacing w:line="400" w:lineRule="exact"/>
        <w:ind w:firstLineChars="200" w:firstLine="480"/>
      </w:pPr>
      <w:r w:rsidRPr="00A33584">
        <w:t>在制造产品全生命周期活动中，</w:t>
      </w:r>
      <w:proofErr w:type="gramStart"/>
      <w:r w:rsidRPr="00A33584">
        <w:t>云制造</w:t>
      </w:r>
      <w:proofErr w:type="gramEnd"/>
      <w:r w:rsidRPr="00A33584">
        <w:t>的服务内容可以分为</w:t>
      </w:r>
      <w:proofErr w:type="gramStart"/>
      <w:r w:rsidRPr="00A33584">
        <w:t>云制造</w:t>
      </w:r>
      <w:proofErr w:type="gramEnd"/>
      <w:r w:rsidRPr="00A33584">
        <w:t>资源服务及</w:t>
      </w:r>
      <w:proofErr w:type="gramStart"/>
      <w:r w:rsidRPr="00A33584">
        <w:t>云制造</w:t>
      </w:r>
      <w:proofErr w:type="gramEnd"/>
      <w:r w:rsidRPr="00A33584">
        <w:t>能力服务两类内容。</w:t>
      </w:r>
      <w:proofErr w:type="gramStart"/>
      <w:r w:rsidRPr="00A33584">
        <w:t>云制造</w:t>
      </w:r>
      <w:proofErr w:type="gramEnd"/>
      <w:r w:rsidRPr="00A33584">
        <w:t>资源服务内容包括</w:t>
      </w:r>
      <w:proofErr w:type="gramStart"/>
      <w:r w:rsidRPr="00A33584">
        <w:t>软制造</w:t>
      </w:r>
      <w:proofErr w:type="gramEnd"/>
      <w:r w:rsidRPr="00A33584">
        <w:t>资源服务</w:t>
      </w:r>
      <w:r w:rsidRPr="00A33584">
        <w:t>MSRaaS</w:t>
      </w:r>
      <w:r w:rsidRPr="00A33584">
        <w:t>（</w:t>
      </w:r>
      <w:r w:rsidRPr="00A33584">
        <w:t>manufacturing soft resource as a service</w:t>
      </w:r>
      <w:r w:rsidRPr="00A33584">
        <w:t>），如制造过程中的各种模型、（大）数据、软件、信息、知识等及</w:t>
      </w:r>
      <w:proofErr w:type="gramStart"/>
      <w:r w:rsidRPr="00A33584">
        <w:t>硬制造</w:t>
      </w:r>
      <w:proofErr w:type="gramEnd"/>
      <w:r w:rsidRPr="00A33584">
        <w:t>资源服务</w:t>
      </w:r>
      <w:r w:rsidRPr="00A33584">
        <w:t>MHSaaS</w:t>
      </w:r>
      <w:r w:rsidRPr="00A33584">
        <w:t>（</w:t>
      </w:r>
      <w:r w:rsidRPr="00A33584">
        <w:t>manufacturing hard resource as a service</w:t>
      </w:r>
      <w:r w:rsidRPr="00A33584">
        <w:t>），如制造生产加工硬设备（如机床、机器人、加工中心）、计算设备、仿真试验设备、测试设备等。</w:t>
      </w:r>
      <w:proofErr w:type="gramStart"/>
      <w:r w:rsidRPr="00A33584">
        <w:t>云制造</w:t>
      </w:r>
      <w:proofErr w:type="gramEnd"/>
      <w:r w:rsidRPr="00A33584">
        <w:t>能力服务内容包括论证能力为服务、设计能力为服务、仿真能力为服务、生产加工能力为服务、试验能力为服务、经营管理能力为服务、运营能力为服务、维修能力为服务、集成能力为服务等。其中，仿真为服务</w:t>
      </w:r>
      <w:r w:rsidRPr="00A33584">
        <w:t>SimaaS</w:t>
      </w:r>
      <w:r w:rsidRPr="00A33584">
        <w:t>（</w:t>
      </w:r>
      <w:r w:rsidRPr="00A33584">
        <w:t>simulation as a service</w:t>
      </w:r>
      <w:r w:rsidRPr="00A33584">
        <w:t>）的具体体现为：产品的虚拟样机仿真和半实物仿真需要大量软硬仿真资源的支持，</w:t>
      </w:r>
      <w:proofErr w:type="gramStart"/>
      <w:r w:rsidRPr="00A33584">
        <w:t>云制造</w:t>
      </w:r>
      <w:proofErr w:type="gramEnd"/>
      <w:r w:rsidRPr="00A33584">
        <w:t>服务平台可根据仿真任务的需求，动态构建虚拟化的仿真环境，将所需的计算资源、各种专业仿真软件、仿真模型和仿真数据等封装为云仿真服务，支持在广域网范围内和在高效能计算环境内开展联合仿真。对于仿真专用的半实物设备，能够提供远程使用、监控服务，使得用户无需关心设备的具体位置。同上，用户如果对仿真这块业务不是很擅长的话，可以利用制造云中的仿真能力即服务完成产品仿真</w:t>
      </w:r>
      <w:r w:rsidRPr="00A33584">
        <w:rPr>
          <w:vertAlign w:val="superscript"/>
        </w:rPr>
        <w:t>[2]</w:t>
      </w:r>
      <w:r w:rsidRPr="00A33584">
        <w:t>。</w:t>
      </w:r>
    </w:p>
    <w:p w14:paraId="5D7E83A8" w14:textId="2A68E37B" w:rsidR="007B6766" w:rsidRDefault="008C2BD6" w:rsidP="00583274">
      <w:pPr>
        <w:pStyle w:val="3"/>
      </w:pPr>
      <w:r>
        <w:rPr>
          <w:rFonts w:hint="eastAsia"/>
        </w:rPr>
        <w:t>2.1.</w:t>
      </w:r>
      <w:r w:rsidR="00EB29F1">
        <w:rPr>
          <w:rFonts w:hint="eastAsia"/>
        </w:rPr>
        <w:t>2</w:t>
      </w:r>
      <w:r>
        <w:t xml:space="preserve"> </w:t>
      </w:r>
      <w:r>
        <w:rPr>
          <w:rFonts w:hint="eastAsia"/>
        </w:rPr>
        <w:t>云制造服务组合的概念</w:t>
      </w:r>
    </w:p>
    <w:p w14:paraId="6E5298F7" w14:textId="2CFD2C9F" w:rsidR="000302DF" w:rsidRPr="00820170" w:rsidRDefault="00820170" w:rsidP="00820170">
      <w:pPr>
        <w:widowControl w:val="0"/>
        <w:autoSpaceDE w:val="0"/>
        <w:autoSpaceDN w:val="0"/>
        <w:adjustRightInd w:val="0"/>
        <w:spacing w:line="400" w:lineRule="exact"/>
        <w:ind w:firstLineChars="200" w:firstLine="480"/>
      </w:pPr>
      <w:r w:rsidRPr="00820170">
        <w:t>We</w:t>
      </w:r>
      <w:r w:rsidRPr="00820170">
        <w:t>b</w:t>
      </w:r>
      <w:r w:rsidRPr="00820170">
        <w:t>服务是一种简单的模块化的组件，通过网络发布，查找以及调用。随着技术的发展，如平台无关的编程语言及框架的出现，电子商务的兴起和基于网络的应用需求的增大，更加促进了面向服务的架构</w:t>
      </w:r>
      <w:r w:rsidRPr="00820170">
        <w:t>(SOA)</w:t>
      </w:r>
      <w:r w:rsidR="00425716">
        <w:rPr>
          <w:rFonts w:hint="eastAsia"/>
        </w:rPr>
        <w:t>、</w:t>
      </w:r>
      <w:r w:rsidRPr="00820170">
        <w:t>面向服务计算</w:t>
      </w:r>
      <w:r w:rsidRPr="00820170">
        <w:t>(SOC)</w:t>
      </w:r>
      <w:r w:rsidRPr="00820170">
        <w:t>的成熟。企业级的应用越来越复杂，单个的</w:t>
      </w:r>
      <w:r w:rsidR="00B81212">
        <w:t>W</w:t>
      </w:r>
      <w:r w:rsidRPr="00820170">
        <w:t>eb</w:t>
      </w:r>
      <w:r w:rsidR="00EF06AE">
        <w:t xml:space="preserve"> </w:t>
      </w:r>
      <w:r w:rsidR="00B81212">
        <w:rPr>
          <w:rFonts w:hint="eastAsia"/>
        </w:rPr>
        <w:t>S</w:t>
      </w:r>
      <w:r w:rsidR="00EF06AE">
        <w:rPr>
          <w:rFonts w:hint="eastAsia"/>
        </w:rPr>
        <w:t>ervice</w:t>
      </w:r>
      <w:r w:rsidRPr="00820170">
        <w:t>功能有限，无法满足复杂的业务流程的需要，为了解决这样的问题，</w:t>
      </w:r>
      <w:r w:rsidRPr="00820170">
        <w:t>web</w:t>
      </w:r>
      <w:r w:rsidRPr="00820170">
        <w:t>服务组合问题产生了。</w:t>
      </w:r>
      <w:r w:rsidR="000302DF" w:rsidRPr="00820170">
        <w:t>服务组合是指为了完成特定的业务目标或复杂的任务，将多个功能有限的</w:t>
      </w:r>
      <w:r w:rsidR="000302DF" w:rsidRPr="00820170">
        <w:t>Web</w:t>
      </w:r>
      <w:r w:rsidRPr="00820170">
        <w:t>服务按照一定的逻辑和服务自身之间的关系</w:t>
      </w:r>
      <w:r w:rsidRPr="00820170">
        <w:t>“</w:t>
      </w:r>
      <w:r w:rsidRPr="00820170">
        <w:t>封装</w:t>
      </w:r>
      <w:r w:rsidRPr="00820170">
        <w:t>”</w:t>
      </w:r>
      <w:r w:rsidRPr="00820170">
        <w:t>起来，实现用户的复杂需求，从而更大程度地复用</w:t>
      </w:r>
      <w:r w:rsidRPr="00820170">
        <w:t>Web</w:t>
      </w:r>
      <w:r w:rsidRPr="00820170">
        <w:t>服务，提供更加灵活，强大的能力。</w:t>
      </w:r>
      <w:r w:rsidR="00CC7D53">
        <w:rPr>
          <w:rFonts w:hint="eastAsia"/>
        </w:rPr>
        <w:t>【考虑执行可靠性的云制造服务组合算法】</w:t>
      </w:r>
    </w:p>
    <w:p w14:paraId="7ADF08F7" w14:textId="5E36B8F6" w:rsidR="008C2BD6" w:rsidRDefault="008C2BD6" w:rsidP="000C08F6">
      <w:pPr>
        <w:spacing w:line="400" w:lineRule="exact"/>
        <w:ind w:firstLineChars="200" w:firstLine="480"/>
        <w:rPr>
          <w:rFonts w:hint="eastAsia"/>
        </w:rPr>
      </w:pPr>
      <w:proofErr w:type="gramStart"/>
      <w:r w:rsidRPr="00820170">
        <w:t>云制造</w:t>
      </w:r>
      <w:proofErr w:type="gramEnd"/>
      <w:r w:rsidRPr="00820170">
        <w:t>中的服务组合是</w:t>
      </w:r>
      <w:r w:rsidR="0024529C" w:rsidRPr="00820170">
        <w:t>“</w:t>
      </w:r>
      <w:r w:rsidRPr="00820170">
        <w:t>分散资源集中使用</w:t>
      </w:r>
      <w:r w:rsidR="0024529C" w:rsidRPr="00820170">
        <w:t>”</w:t>
      </w:r>
      <w:r w:rsidRPr="00820170">
        <w:t>和</w:t>
      </w:r>
      <w:r w:rsidR="00677985" w:rsidRPr="00820170">
        <w:t>“</w:t>
      </w:r>
      <w:r w:rsidRPr="00820170">
        <w:t>集中资源分散使用</w:t>
      </w:r>
      <w:r w:rsidR="00706203" w:rsidRPr="00820170">
        <w:t>”</w:t>
      </w:r>
      <w:r w:rsidRPr="00820170">
        <w:t>的结合，它不仅能有效地集中分散资源完成复杂任务，也能有效地为分布在不同</w:t>
      </w:r>
      <w:r w:rsidR="00A7361F" w:rsidRPr="00820170">
        <w:t>地理位置的多用户提供服务。</w:t>
      </w:r>
      <w:r w:rsidRPr="00820170">
        <w:t>服务组合是</w:t>
      </w:r>
      <w:proofErr w:type="gramStart"/>
      <w:r w:rsidRPr="00820170">
        <w:t>云制造</w:t>
      </w:r>
      <w:proofErr w:type="gramEnd"/>
      <w:r w:rsidRPr="00820170">
        <w:t>的关键技术，依据用户需求组合简单或功能单一的服</w:t>
      </w:r>
      <w:r w:rsidR="00F42D4F" w:rsidRPr="00820170">
        <w:t>务，以生成功能复杂的组合</w:t>
      </w:r>
      <w:proofErr w:type="gramStart"/>
      <w:r w:rsidR="00F42D4F" w:rsidRPr="00820170">
        <w:t>云制造</w:t>
      </w:r>
      <w:proofErr w:type="gramEnd"/>
      <w:r w:rsidR="00F42D4F" w:rsidRPr="00820170">
        <w:t>服务。</w:t>
      </w:r>
      <w:r>
        <w:t>目前出现的</w:t>
      </w:r>
      <w:r>
        <w:t>web</w:t>
      </w:r>
      <w:r>
        <w:t>服务组合方法大致可以总结为基于工作流模</w:t>
      </w:r>
      <w:r w:rsidR="001F3E98">
        <w:t>型和基于人工智能的服务组合方法</w:t>
      </w:r>
      <w:r w:rsidR="001F3E98">
        <w:rPr>
          <w:rFonts w:hint="eastAsia"/>
        </w:rPr>
        <w:t>。</w:t>
      </w:r>
      <w:r>
        <w:t>前者首先建立经典的工作流模型，并用其来描述组合服务以指导</w:t>
      </w:r>
      <w:r w:rsidR="001F111E">
        <w:t>服务组合的实现，它易于编程实现</w:t>
      </w:r>
      <w:r w:rsidR="001F111E">
        <w:rPr>
          <w:rFonts w:hint="eastAsia"/>
        </w:rPr>
        <w:t>。</w:t>
      </w:r>
      <w:r>
        <w:t>后者将服务组合问题视为一个规划问题的自动求解或路径规划问</w:t>
      </w:r>
      <w:r w:rsidR="001F111E">
        <w:t>题</w:t>
      </w:r>
      <w:r w:rsidR="001F111E">
        <w:rPr>
          <w:rFonts w:hint="eastAsia"/>
        </w:rPr>
        <w:t>，</w:t>
      </w:r>
      <w:r>
        <w:t>通过给定一个服务对象的初始状态和目标状态，在服务集合中寻求一条较优的服务组合路径，以实</w:t>
      </w:r>
      <w:r w:rsidR="000C08F6">
        <w:t>现服务对象从初始状态到目标状态的转化</w:t>
      </w:r>
      <w:r w:rsidR="000C08F6">
        <w:rPr>
          <w:rFonts w:hint="eastAsia"/>
        </w:rPr>
        <w:t>。</w:t>
      </w:r>
      <w:r w:rsidR="008F22A2">
        <w:rPr>
          <w:rFonts w:hint="eastAsia"/>
        </w:rPr>
        <w:t>【基于扩展</w:t>
      </w:r>
      <w:r w:rsidR="008F22A2">
        <w:rPr>
          <w:rFonts w:hint="eastAsia"/>
        </w:rPr>
        <w:t>HTN</w:t>
      </w:r>
      <w:r w:rsidR="008F22A2">
        <w:rPr>
          <w:rFonts w:hint="eastAsia"/>
        </w:rPr>
        <w:t>的制造云服务组合研究】</w:t>
      </w:r>
    </w:p>
    <w:p w14:paraId="6F70DFF3" w14:textId="1D3CC472" w:rsidR="00E6712E" w:rsidRDefault="00E6712E" w:rsidP="004718A5">
      <w:pPr>
        <w:pStyle w:val="3"/>
      </w:pPr>
      <w:r>
        <w:rPr>
          <w:rFonts w:hint="eastAsia"/>
        </w:rPr>
        <w:t>2.1.</w:t>
      </w:r>
      <w:r w:rsidR="00EB29F1">
        <w:rPr>
          <w:rFonts w:hint="eastAsia"/>
        </w:rPr>
        <w:t>3</w:t>
      </w:r>
      <w:r>
        <w:t xml:space="preserve"> </w:t>
      </w:r>
      <w:proofErr w:type="gramStart"/>
      <w:r>
        <w:t>云制造</w:t>
      </w:r>
      <w:proofErr w:type="gramEnd"/>
      <w:r>
        <w:t>服务组合</w:t>
      </w:r>
      <w:r w:rsidR="000C6AC9">
        <w:rPr>
          <w:rFonts w:hint="eastAsia"/>
        </w:rPr>
        <w:t>方案</w:t>
      </w:r>
      <w:r>
        <w:t>评价的基本概念和</w:t>
      </w:r>
      <w:r>
        <w:rPr>
          <w:rFonts w:hint="eastAsia"/>
        </w:rPr>
        <w:t>指标</w:t>
      </w:r>
      <w:r>
        <w:t>体系</w:t>
      </w:r>
    </w:p>
    <w:p w14:paraId="2E3AF6BF" w14:textId="76C5CCDD" w:rsidR="00E6712E" w:rsidRDefault="00D110BE" w:rsidP="004B13E9">
      <w:pPr>
        <w:spacing w:line="400" w:lineRule="exact"/>
        <w:ind w:firstLineChars="200" w:firstLine="480"/>
      </w:pPr>
      <w:r w:rsidRPr="0039645E">
        <w:t>在服务组合阶段，用户可能会选择形成多个服务组合，然后用某种评价方法对待选的服务组合进行评价，根据评价指标的优劣选择一个最佳的服务组合，作为自己的服务优选。</w:t>
      </w:r>
    </w:p>
    <w:p w14:paraId="66217AEB" w14:textId="77777777" w:rsidR="00D110BE" w:rsidRPr="0039645E" w:rsidRDefault="00D110BE" w:rsidP="00D110BE">
      <w:pPr>
        <w:spacing w:line="400" w:lineRule="exact"/>
        <w:ind w:firstLineChars="200" w:firstLine="480"/>
      </w:pPr>
      <w:r w:rsidRPr="0039645E">
        <w:t>服务需求方希望从众多的</w:t>
      </w:r>
      <w:proofErr w:type="gramStart"/>
      <w:r w:rsidRPr="0039645E">
        <w:t>云制造</w:t>
      </w:r>
      <w:proofErr w:type="gramEnd"/>
      <w:r w:rsidRPr="0039645E">
        <w:t>资源中选择出最佳的服务，这就需要综合全面的考虑</w:t>
      </w:r>
      <w:r w:rsidRPr="0039645E">
        <w:t>QoS</w:t>
      </w:r>
      <w:r w:rsidRPr="0039645E">
        <w:t>性能指标。</w:t>
      </w:r>
      <w:r w:rsidRPr="0039645E">
        <w:t>QoS</w:t>
      </w:r>
      <w:r w:rsidRPr="0039645E">
        <w:t>属性值可以通过实时用户反馈、历史数据分析来得到，一般为服务需求方关注的指标。论文借鉴国内外现有对</w:t>
      </w:r>
      <w:r w:rsidRPr="0039645E">
        <w:t>QoS</w:t>
      </w:r>
      <w:r w:rsidRPr="0039645E">
        <w:t>的研究成果，将</w:t>
      </w:r>
      <w:r w:rsidRPr="0039645E">
        <w:t>QoS</w:t>
      </w:r>
      <w:r w:rsidRPr="0039645E">
        <w:t>指标定义为：（成本，时间，质量</w:t>
      </w:r>
      <w:r w:rsidRPr="0039645E">
        <w:t xml:space="preserve"> </w:t>
      </w:r>
      <w:r w:rsidRPr="0039645E">
        <w:t>，服务可靠性，服务可用性，服务诚信度），解释如下：</w:t>
      </w:r>
    </w:p>
    <w:p w14:paraId="2D757D2D" w14:textId="77777777" w:rsidR="00D110BE" w:rsidRPr="0039645E" w:rsidRDefault="00D110BE" w:rsidP="00D110BE">
      <w:pPr>
        <w:spacing w:line="400" w:lineRule="exact"/>
        <w:ind w:firstLineChars="200" w:firstLine="482"/>
        <w:rPr>
          <w:b/>
          <w:bCs/>
        </w:rPr>
      </w:pPr>
      <w:r w:rsidRPr="0039645E">
        <w:rPr>
          <w:b/>
          <w:bCs/>
        </w:rPr>
        <w:t xml:space="preserve">1. </w:t>
      </w:r>
      <w:r w:rsidRPr="0039645E">
        <w:rPr>
          <w:b/>
          <w:bCs/>
        </w:rPr>
        <w:t>时间（</w:t>
      </w:r>
      <w:r w:rsidRPr="0039645E">
        <w:rPr>
          <w:b/>
          <w:bCs/>
        </w:rPr>
        <w:t>Time</w:t>
      </w:r>
      <w:r w:rsidRPr="0039645E">
        <w:rPr>
          <w:b/>
          <w:bCs/>
        </w:rPr>
        <w:t>，</w:t>
      </w:r>
      <w:r w:rsidRPr="0039645E">
        <w:rPr>
          <w:b/>
          <w:bCs/>
        </w:rPr>
        <w:t>T</w:t>
      </w:r>
      <w:r w:rsidRPr="0039645E">
        <w:rPr>
          <w:b/>
          <w:bCs/>
        </w:rPr>
        <w:t>）</w:t>
      </w:r>
    </w:p>
    <w:p w14:paraId="0F4FE372" w14:textId="77777777" w:rsidR="00D110BE" w:rsidRPr="0039645E" w:rsidRDefault="00D110BE" w:rsidP="00D110BE">
      <w:pPr>
        <w:spacing w:line="400" w:lineRule="exact"/>
        <w:ind w:firstLineChars="200" w:firstLine="480"/>
      </w:pPr>
      <w:r w:rsidRPr="0039645E">
        <w:t>服务的执行时间</w:t>
      </w:r>
      <w:r w:rsidRPr="0039645E">
        <w:t>T</w:t>
      </w:r>
      <w:r w:rsidRPr="0039645E">
        <w:t>，即从服务请求者发起调用，到最终得到服务执行结果的时间，反映的是服务的及时性、响应性、有效性。</w:t>
      </w:r>
      <w:r w:rsidRPr="0039645E">
        <w:t>T</w:t>
      </w:r>
      <w:r w:rsidRPr="0039645E">
        <w:t>由三部分构成：准备时间</w:t>
      </w:r>
      <w:r w:rsidRPr="0039645E">
        <w:t>Tp</w:t>
      </w:r>
      <w:r w:rsidRPr="0039645E">
        <w:t>、生产制造时间</w:t>
      </w:r>
      <w:r w:rsidRPr="0039645E">
        <w:t>Tm</w:t>
      </w:r>
      <w:r w:rsidRPr="0039645E">
        <w:t>和物流运输时间</w:t>
      </w:r>
      <w:r w:rsidRPr="0039645E">
        <w:t>Tl</w:t>
      </w:r>
      <w:r w:rsidRPr="0039645E">
        <w:t>，</w:t>
      </w:r>
      <w:r w:rsidRPr="0039645E">
        <w:t xml:space="preserve"> </w:t>
      </w:r>
      <w:r w:rsidRPr="0039645E">
        <w:t>即</w:t>
      </w:r>
      <w:r w:rsidRPr="0039645E">
        <w:t>T = Tp + Tm + Tl</w:t>
      </w:r>
      <w:r w:rsidRPr="0039645E">
        <w:t>，该值应表示为精确数值型。</w:t>
      </w:r>
    </w:p>
    <w:p w14:paraId="06D53375" w14:textId="77777777" w:rsidR="00D110BE" w:rsidRPr="0039645E" w:rsidRDefault="00D110BE" w:rsidP="00D110BE">
      <w:pPr>
        <w:spacing w:line="400" w:lineRule="exact"/>
        <w:ind w:firstLineChars="200" w:firstLine="482"/>
        <w:rPr>
          <w:b/>
          <w:bCs/>
        </w:rPr>
      </w:pPr>
      <w:r w:rsidRPr="0039645E">
        <w:rPr>
          <w:b/>
          <w:bCs/>
        </w:rPr>
        <w:t xml:space="preserve">2. </w:t>
      </w:r>
      <w:r w:rsidRPr="0039645E">
        <w:rPr>
          <w:b/>
          <w:bCs/>
        </w:rPr>
        <w:t>成本（</w:t>
      </w:r>
      <w:r w:rsidRPr="0039645E">
        <w:rPr>
          <w:b/>
          <w:bCs/>
        </w:rPr>
        <w:t>Cost</w:t>
      </w:r>
      <w:r w:rsidRPr="0039645E">
        <w:rPr>
          <w:b/>
          <w:bCs/>
        </w:rPr>
        <w:t>，</w:t>
      </w:r>
      <w:r w:rsidRPr="0039645E">
        <w:rPr>
          <w:b/>
          <w:bCs/>
        </w:rPr>
        <w:t>C</w:t>
      </w:r>
      <w:r w:rsidRPr="0039645E">
        <w:rPr>
          <w:b/>
          <w:bCs/>
        </w:rPr>
        <w:t>）</w:t>
      </w:r>
    </w:p>
    <w:p w14:paraId="3C23B4F8" w14:textId="77777777" w:rsidR="00D110BE" w:rsidRPr="0039645E" w:rsidRDefault="00D110BE" w:rsidP="00D110BE">
      <w:pPr>
        <w:spacing w:line="400" w:lineRule="exact"/>
        <w:ind w:firstLineChars="200" w:firstLine="480"/>
      </w:pPr>
      <w:r w:rsidRPr="0039645E">
        <w:t>服务的成本</w:t>
      </w:r>
      <w:r w:rsidRPr="0039645E">
        <w:t>C</w:t>
      </w:r>
      <w:r w:rsidRPr="0039645E">
        <w:t>，即服务请求者调用服务必须支付的费用，</w:t>
      </w:r>
      <w:r w:rsidRPr="0039645E">
        <w:t>C</w:t>
      </w:r>
      <w:r w:rsidRPr="0039645E">
        <w:t>由两部分构成：生产制造成本</w:t>
      </w:r>
      <w:r w:rsidRPr="0039645E">
        <w:t>Cm</w:t>
      </w:r>
      <w:r w:rsidRPr="0039645E">
        <w:t>和物流运输成本</w:t>
      </w:r>
      <w:r w:rsidRPr="0039645E">
        <w:t>Cl</w:t>
      </w:r>
      <w:r w:rsidRPr="0039645E">
        <w:t>，</w:t>
      </w:r>
      <w:r w:rsidRPr="0039645E">
        <w:t xml:space="preserve"> </w:t>
      </w:r>
      <w:r w:rsidRPr="0039645E">
        <w:t>即</w:t>
      </w:r>
      <w:r w:rsidRPr="0039645E">
        <w:t>C = Cm + Cl</w:t>
      </w:r>
      <w:r w:rsidRPr="0039645E">
        <w:t>，该值应表示为精确数值型。</w:t>
      </w:r>
    </w:p>
    <w:p w14:paraId="40E2610A" w14:textId="77777777" w:rsidR="00D110BE" w:rsidRPr="0039645E" w:rsidRDefault="00D110BE" w:rsidP="00D110BE">
      <w:pPr>
        <w:spacing w:line="400" w:lineRule="exact"/>
        <w:ind w:firstLineChars="200" w:firstLine="482"/>
        <w:rPr>
          <w:b/>
          <w:bCs/>
        </w:rPr>
      </w:pPr>
      <w:r w:rsidRPr="0039645E">
        <w:rPr>
          <w:b/>
          <w:bCs/>
        </w:rPr>
        <w:t xml:space="preserve">3. </w:t>
      </w:r>
      <w:r w:rsidRPr="0039645E">
        <w:rPr>
          <w:b/>
          <w:bCs/>
        </w:rPr>
        <w:t>质量（</w:t>
      </w:r>
      <w:r w:rsidRPr="0039645E">
        <w:rPr>
          <w:b/>
          <w:bCs/>
        </w:rPr>
        <w:t>Quality</w:t>
      </w:r>
      <w:r w:rsidRPr="0039645E">
        <w:rPr>
          <w:b/>
          <w:bCs/>
        </w:rPr>
        <w:t>，</w:t>
      </w:r>
      <w:r w:rsidRPr="0039645E">
        <w:rPr>
          <w:b/>
          <w:bCs/>
        </w:rPr>
        <w:t>Qua</w:t>
      </w:r>
      <w:r w:rsidRPr="0039645E">
        <w:rPr>
          <w:b/>
          <w:bCs/>
        </w:rPr>
        <w:t>）</w:t>
      </w:r>
    </w:p>
    <w:p w14:paraId="47B19965" w14:textId="77777777" w:rsidR="00D110BE" w:rsidRPr="0039645E" w:rsidRDefault="00D110BE" w:rsidP="00D110BE">
      <w:pPr>
        <w:spacing w:line="400" w:lineRule="exact"/>
        <w:ind w:firstLineChars="200" w:firstLine="480"/>
      </w:pPr>
      <w:r w:rsidRPr="0039645E">
        <w:t>服务的质量</w:t>
      </w:r>
      <w:r w:rsidRPr="0039645E">
        <w:t>Qua</w:t>
      </w:r>
      <w:r w:rsidRPr="0039645E">
        <w:t>，反应的是服务的功能性（功能完备性、功能充分性）、安全性（完整性、保密性）等。该值表示为语言型数值，是集合</w:t>
      </w:r>
      <w:r w:rsidRPr="0039645E">
        <w:t>S = {</w:t>
      </w:r>
      <w:r w:rsidRPr="0039645E">
        <w:t>绝对好，很好，好，较好，中好，一般，中差，较差，差，很差，绝对差</w:t>
      </w:r>
      <w:r w:rsidRPr="0039645E">
        <w:t>}</w:t>
      </w:r>
      <w:r w:rsidRPr="0039645E">
        <w:t>中的一个元素。</w:t>
      </w:r>
    </w:p>
    <w:p w14:paraId="03568C97" w14:textId="77777777" w:rsidR="00D110BE" w:rsidRPr="0039645E" w:rsidRDefault="00D110BE" w:rsidP="00D110BE">
      <w:pPr>
        <w:spacing w:line="400" w:lineRule="exact"/>
        <w:ind w:firstLineChars="200" w:firstLine="482"/>
        <w:rPr>
          <w:b/>
          <w:bCs/>
        </w:rPr>
      </w:pPr>
      <w:r w:rsidRPr="0039645E">
        <w:rPr>
          <w:b/>
          <w:bCs/>
        </w:rPr>
        <w:t xml:space="preserve">4. </w:t>
      </w:r>
      <w:r w:rsidRPr="0039645E">
        <w:rPr>
          <w:b/>
          <w:bCs/>
        </w:rPr>
        <w:t>服务可靠性（</w:t>
      </w:r>
      <w:r w:rsidRPr="0039645E">
        <w:rPr>
          <w:b/>
          <w:bCs/>
        </w:rPr>
        <w:t xml:space="preserve">Reliability </w:t>
      </w:r>
      <w:r w:rsidRPr="0039645E">
        <w:rPr>
          <w:b/>
          <w:bCs/>
        </w:rPr>
        <w:t>，</w:t>
      </w:r>
      <w:r w:rsidRPr="0039645E">
        <w:rPr>
          <w:b/>
          <w:bCs/>
        </w:rPr>
        <w:t>Rel</w:t>
      </w:r>
      <w:r w:rsidRPr="0039645E">
        <w:rPr>
          <w:b/>
          <w:bCs/>
        </w:rPr>
        <w:t>）</w:t>
      </w:r>
    </w:p>
    <w:p w14:paraId="2A5C289E" w14:textId="77777777" w:rsidR="00D110BE" w:rsidRPr="0039645E" w:rsidRDefault="00D110BE" w:rsidP="00D110BE">
      <w:pPr>
        <w:spacing w:line="400" w:lineRule="exact"/>
        <w:ind w:firstLineChars="200" w:firstLine="480"/>
      </w:pPr>
      <w:r w:rsidRPr="0039645E">
        <w:t>服务可靠性</w:t>
      </w:r>
      <w:r w:rsidRPr="0039645E">
        <w:t>Rel</w:t>
      </w:r>
      <w:r w:rsidRPr="0039645E">
        <w:t>，指服务能够</w:t>
      </w:r>
      <w:proofErr w:type="gramStart"/>
      <w:r w:rsidRPr="0039645E">
        <w:t>正确响应</w:t>
      </w:r>
      <w:proofErr w:type="gramEnd"/>
      <w:r w:rsidRPr="0039645E">
        <w:t>的比率，</w:t>
      </w:r>
      <w:r w:rsidRPr="0039645E">
        <w:t>Rel = l/p</w:t>
      </w:r>
      <w:r w:rsidRPr="0039645E">
        <w:t>，其中，</w:t>
      </w:r>
      <w:r w:rsidRPr="0039645E">
        <w:t>l</w:t>
      </w:r>
      <w:r w:rsidRPr="0039645E">
        <w:t>表示成功执行的次数，</w:t>
      </w:r>
      <w:r w:rsidRPr="0039645E">
        <w:t>p</w:t>
      </w:r>
      <w:r w:rsidRPr="0039645E">
        <w:t>表示一共执行的次数。由于网络具有动态性和执行环境的不确定性，该值表示为区间型数值。</w:t>
      </w:r>
      <w:r w:rsidRPr="0039645E">
        <w:t xml:space="preserve">Rel = </w:t>
      </w:r>
      <w:r w:rsidRPr="0039645E">
        <w:t>［</w:t>
      </w:r>
      <w:r w:rsidRPr="0039645E">
        <w:t>RelL</w:t>
      </w:r>
      <w:r w:rsidRPr="0039645E">
        <w:t>，</w:t>
      </w:r>
      <w:r w:rsidRPr="0039645E">
        <w:t>RelU</w:t>
      </w:r>
      <w:r w:rsidRPr="0039645E">
        <w:t>］，</w:t>
      </w:r>
      <w:r w:rsidRPr="0039645E">
        <w:t>RelL</w:t>
      </w:r>
      <w:r w:rsidRPr="0039645E">
        <w:t>（</w:t>
      </w:r>
      <w:r w:rsidRPr="0039645E">
        <w:t>Reliability Lower Limit</w:t>
      </w:r>
      <w:r w:rsidRPr="0039645E">
        <w:t>）为可靠性的下限，</w:t>
      </w:r>
      <w:r w:rsidRPr="0039645E">
        <w:t>RelU</w:t>
      </w:r>
      <w:r w:rsidRPr="0039645E">
        <w:t>（</w:t>
      </w:r>
      <w:r w:rsidRPr="0039645E">
        <w:t>Reliability Upper Limit</w:t>
      </w:r>
      <w:r w:rsidRPr="0039645E">
        <w:t>）为可靠性的上限。</w:t>
      </w:r>
    </w:p>
    <w:p w14:paraId="2C8EEBDF" w14:textId="77777777" w:rsidR="00D110BE" w:rsidRPr="0039645E" w:rsidRDefault="00D110BE" w:rsidP="00D110BE">
      <w:pPr>
        <w:spacing w:line="400" w:lineRule="exact"/>
        <w:ind w:firstLineChars="200" w:firstLine="482"/>
        <w:rPr>
          <w:b/>
          <w:bCs/>
        </w:rPr>
      </w:pPr>
      <w:r w:rsidRPr="0039645E">
        <w:rPr>
          <w:b/>
          <w:bCs/>
        </w:rPr>
        <w:t xml:space="preserve">5. </w:t>
      </w:r>
      <w:r w:rsidRPr="0039645E">
        <w:rPr>
          <w:b/>
          <w:bCs/>
        </w:rPr>
        <w:t>服务可用性（</w:t>
      </w:r>
      <w:r w:rsidRPr="0039645E">
        <w:rPr>
          <w:b/>
          <w:bCs/>
        </w:rPr>
        <w:t>Availability</w:t>
      </w:r>
      <w:r w:rsidRPr="0039645E">
        <w:rPr>
          <w:b/>
          <w:bCs/>
        </w:rPr>
        <w:t>，</w:t>
      </w:r>
      <w:r w:rsidRPr="0039645E">
        <w:rPr>
          <w:b/>
          <w:bCs/>
        </w:rPr>
        <w:t>Ava</w:t>
      </w:r>
      <w:r w:rsidRPr="0039645E">
        <w:rPr>
          <w:b/>
          <w:bCs/>
        </w:rPr>
        <w:t>）</w:t>
      </w:r>
    </w:p>
    <w:p w14:paraId="01FBA5E1" w14:textId="77777777" w:rsidR="00D110BE" w:rsidRPr="0039645E" w:rsidRDefault="00D110BE" w:rsidP="00D110BE">
      <w:pPr>
        <w:spacing w:line="400" w:lineRule="exact"/>
        <w:ind w:firstLineChars="200" w:firstLine="480"/>
      </w:pPr>
      <w:r w:rsidRPr="0039645E">
        <w:t>服务可用性</w:t>
      </w:r>
      <w:r w:rsidRPr="0039645E">
        <w:t>Ava</w:t>
      </w:r>
      <w:r w:rsidRPr="0039645E">
        <w:t>，即</w:t>
      </w:r>
      <w:r w:rsidRPr="0039645E">
        <w:t>Web</w:t>
      </w:r>
      <w:r w:rsidRPr="0039645E">
        <w:t>服务在某段时间内可用的概率，</w:t>
      </w:r>
      <w:r w:rsidRPr="0039645E">
        <w:t>Ava = m/n</w:t>
      </w:r>
      <w:r w:rsidRPr="0039645E">
        <w:t>，其中，</w:t>
      </w:r>
      <w:r w:rsidRPr="0039645E">
        <w:t>m</w:t>
      </w:r>
      <w:r w:rsidRPr="0039645E">
        <w:t>为在一段时间内服务可用的次数，</w:t>
      </w:r>
      <w:r w:rsidRPr="0039645E">
        <w:t>n</w:t>
      </w:r>
      <w:r w:rsidRPr="0039645E">
        <w:t>为访问的总次数，该属性的类型为精确数值型。</w:t>
      </w:r>
    </w:p>
    <w:p w14:paraId="2E175060" w14:textId="77777777" w:rsidR="00D110BE" w:rsidRPr="0039645E" w:rsidRDefault="00D110BE" w:rsidP="00D110BE">
      <w:pPr>
        <w:spacing w:line="400" w:lineRule="exact"/>
        <w:ind w:firstLineChars="200" w:firstLine="482"/>
        <w:rPr>
          <w:b/>
          <w:bCs/>
        </w:rPr>
      </w:pPr>
      <w:r w:rsidRPr="0039645E">
        <w:rPr>
          <w:b/>
          <w:bCs/>
        </w:rPr>
        <w:t xml:space="preserve">6. </w:t>
      </w:r>
      <w:r w:rsidRPr="0039645E">
        <w:rPr>
          <w:b/>
          <w:bCs/>
        </w:rPr>
        <w:t>服务诚信度（</w:t>
      </w:r>
      <w:r w:rsidRPr="0039645E">
        <w:rPr>
          <w:b/>
          <w:bCs/>
        </w:rPr>
        <w:t>Reputation</w:t>
      </w:r>
      <w:r w:rsidRPr="0039645E">
        <w:rPr>
          <w:b/>
          <w:bCs/>
        </w:rPr>
        <w:t>，</w:t>
      </w:r>
      <w:r w:rsidRPr="0039645E">
        <w:rPr>
          <w:b/>
          <w:bCs/>
        </w:rPr>
        <w:t>Rep</w:t>
      </w:r>
      <w:r w:rsidRPr="0039645E">
        <w:rPr>
          <w:b/>
          <w:bCs/>
        </w:rPr>
        <w:t>）</w:t>
      </w:r>
    </w:p>
    <w:p w14:paraId="4F735016" w14:textId="173C1349" w:rsidR="00D110BE" w:rsidRDefault="00D110BE" w:rsidP="00D110BE">
      <w:pPr>
        <w:spacing w:line="400" w:lineRule="exact"/>
        <w:ind w:firstLineChars="200" w:firstLine="480"/>
      </w:pPr>
      <w:r w:rsidRPr="0039645E">
        <w:t>服务信誉度</w:t>
      </w:r>
      <w:r w:rsidRPr="0039645E">
        <w:t>Rep</w:t>
      </w:r>
      <w:r w:rsidRPr="0039645E">
        <w:t>，该值为服务需求方使用服务后，对服务可信程度的反馈评价。该值表示为语言型数值，是集合</w:t>
      </w:r>
      <w:r w:rsidRPr="0039645E">
        <w:t>S = {</w:t>
      </w:r>
      <w:r w:rsidRPr="0039645E">
        <w:t>绝对好，很好，好，较好，中好，一般，中差，较差，差，很差，绝对差</w:t>
      </w:r>
      <w:r w:rsidRPr="0039645E">
        <w:t>}</w:t>
      </w:r>
      <w:r w:rsidRPr="0039645E">
        <w:t>中的一个元素。</w:t>
      </w:r>
    </w:p>
    <w:p w14:paraId="76BC9076" w14:textId="7EB0BDFF" w:rsidR="00D44ECB" w:rsidRDefault="00D44ECB" w:rsidP="00D110BE">
      <w:pPr>
        <w:spacing w:line="400" w:lineRule="exact"/>
        <w:ind w:firstLineChars="200" w:firstLine="480"/>
        <w:rPr>
          <w:rFonts w:hint="eastAsia"/>
        </w:rPr>
      </w:pPr>
      <w:r>
        <w:rPr>
          <w:rFonts w:hint="eastAsia"/>
        </w:rPr>
        <w:t>服务提供方所需指标如下：</w:t>
      </w:r>
      <w:bookmarkStart w:id="66" w:name="_GoBack"/>
      <w:bookmarkEnd w:id="66"/>
    </w:p>
    <w:p w14:paraId="6CE95B6F" w14:textId="77777777" w:rsidR="00D44ECB" w:rsidRPr="00F3345A" w:rsidRDefault="00D44ECB" w:rsidP="00D44ECB">
      <w:pPr>
        <w:spacing w:line="400" w:lineRule="exact"/>
        <w:ind w:firstLineChars="200" w:firstLine="482"/>
        <w:rPr>
          <w:b/>
          <w:bCs/>
        </w:rPr>
      </w:pPr>
      <w:r w:rsidRPr="00F3345A">
        <w:rPr>
          <w:b/>
          <w:bCs/>
        </w:rPr>
        <w:t xml:space="preserve">1. </w:t>
      </w:r>
      <w:r w:rsidRPr="00F3345A">
        <w:rPr>
          <w:b/>
          <w:bCs/>
        </w:rPr>
        <w:t>时间指标</w:t>
      </w:r>
    </w:p>
    <w:p w14:paraId="4F65956E" w14:textId="77777777" w:rsidR="00D44ECB" w:rsidRPr="00F3345A" w:rsidRDefault="00D44ECB" w:rsidP="00D44ECB">
      <w:pPr>
        <w:spacing w:line="400" w:lineRule="exact"/>
        <w:ind w:firstLineChars="200" w:firstLine="480"/>
      </w:pPr>
      <w:r w:rsidRPr="00F3345A">
        <w:t>论文将时间指标定义为：（初始加工时间，生产周期，完工时间</w:t>
      </w:r>
      <w:r w:rsidRPr="00F3345A">
        <w:t xml:space="preserve"> </w:t>
      </w:r>
      <w:r w:rsidRPr="00F3345A">
        <w:t>，准备时间，物流时间），解释如下：</w:t>
      </w:r>
    </w:p>
    <w:p w14:paraId="07226A37"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）初始加工时间（</w:t>
      </w:r>
      <w:r w:rsidRPr="00F3345A">
        <w:rPr>
          <w:b/>
          <w:bCs/>
        </w:rPr>
        <w:t>Initial Processing Time</w:t>
      </w:r>
      <w:r w:rsidRPr="00F3345A">
        <w:rPr>
          <w:b/>
          <w:bCs/>
        </w:rPr>
        <w:t>，</w:t>
      </w:r>
      <w:r w:rsidRPr="00F3345A">
        <w:rPr>
          <w:b/>
          <w:bCs/>
        </w:rPr>
        <w:t>IPT</w:t>
      </w:r>
      <w:r w:rsidRPr="00F3345A">
        <w:rPr>
          <w:b/>
          <w:bCs/>
        </w:rPr>
        <w:t>）</w:t>
      </w:r>
    </w:p>
    <w:p w14:paraId="4E517DDF" w14:textId="77777777" w:rsidR="00D44ECB" w:rsidRPr="00F3345A" w:rsidRDefault="00D44ECB" w:rsidP="00D44ECB">
      <w:pPr>
        <w:spacing w:line="400" w:lineRule="exact"/>
        <w:ind w:firstLineChars="200" w:firstLine="480"/>
      </w:pPr>
      <w:r w:rsidRPr="00F3345A">
        <w:t>一条生产线的初始加工时间</w:t>
      </w:r>
      <w:r w:rsidRPr="00F3345A">
        <w:t>IPT</w:t>
      </w:r>
      <w:r w:rsidRPr="00F3345A">
        <w:t>，是该生产线中，每个加工工位在稳定工作状态下完成一项加工任务的加工时间总和。即在生产线处于稳定状态以及无等待的情况下，待加工的原材料从进入生产线到成为成品离开生产线这个过程的所用的时间，</w:t>
      </w:r>
      <w:r w:rsidRPr="00F3345A">
        <w:t>IPT = Pn - P0</w:t>
      </w:r>
      <w:r w:rsidRPr="00F3345A">
        <w:t>，其中，</w:t>
      </w:r>
      <w:r w:rsidRPr="00F3345A">
        <w:t>P0</w:t>
      </w:r>
      <w:r w:rsidRPr="00F3345A">
        <w:t>表示在生产线处于稳定状态以及无等待的情况下，某待加工原材料进入生产线的时间，</w:t>
      </w:r>
      <w:r w:rsidRPr="00F3345A">
        <w:t>Pn</w:t>
      </w:r>
      <w:proofErr w:type="gramStart"/>
      <w:r w:rsidRPr="00F3345A">
        <w:t>表示改该原材料</w:t>
      </w:r>
      <w:proofErr w:type="gramEnd"/>
      <w:r w:rsidRPr="00F3345A">
        <w:t>成为成品离开生产线的时间，该值为精确数值型。</w:t>
      </w:r>
    </w:p>
    <w:p w14:paraId="2756AF34"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）生产周期（</w:t>
      </w:r>
      <w:r w:rsidRPr="00F3345A">
        <w:rPr>
          <w:b/>
          <w:bCs/>
        </w:rPr>
        <w:t>Cycle Time</w:t>
      </w:r>
      <w:r w:rsidRPr="00F3345A">
        <w:rPr>
          <w:b/>
          <w:bCs/>
        </w:rPr>
        <w:t>，</w:t>
      </w:r>
      <w:r w:rsidRPr="00F3345A">
        <w:rPr>
          <w:b/>
          <w:bCs/>
        </w:rPr>
        <w:t>CT</w:t>
      </w:r>
      <w:r w:rsidRPr="00F3345A">
        <w:rPr>
          <w:b/>
          <w:bCs/>
        </w:rPr>
        <w:t>）</w:t>
      </w:r>
    </w:p>
    <w:p w14:paraId="438C138A" w14:textId="77777777" w:rsidR="00D44ECB" w:rsidRPr="00F3345A" w:rsidRDefault="00D44ECB" w:rsidP="00D44ECB">
      <w:pPr>
        <w:spacing w:line="400" w:lineRule="exact"/>
        <w:ind w:firstLineChars="200" w:firstLine="480"/>
      </w:pPr>
      <w:r w:rsidRPr="00F3345A">
        <w:t>一条给定生产线的生产周期</w:t>
      </w:r>
      <w:r w:rsidRPr="00F3345A">
        <w:t>CT</w:t>
      </w:r>
      <w:r w:rsidRPr="00F3345A">
        <w:t>，是指一个生产任务</w:t>
      </w:r>
      <w:bookmarkStart w:id="67" w:name="OLE_LINK6"/>
      <w:bookmarkStart w:id="68" w:name="OLE_LINK5"/>
      <w:r w:rsidRPr="00F3345A">
        <w:t>从该生产线的第一个站点进入开始加工，到从该生产线的最后一个站点被加工完以后退出的整个过程</w:t>
      </w:r>
      <w:bookmarkEnd w:id="67"/>
      <w:bookmarkEnd w:id="68"/>
      <w:r w:rsidRPr="00F3345A">
        <w:t>的平均加工时间，也就是被加工物料作为在制品的这段时间。</w:t>
      </w:r>
      <w:r w:rsidRPr="00F3345A">
        <w:t>CT = N/TOT</w:t>
      </w:r>
      <w:r w:rsidRPr="00F3345A">
        <w:t>，其中，</w:t>
      </w:r>
      <w:r w:rsidRPr="00F3345A">
        <w:t>N</w:t>
      </w:r>
      <w:r w:rsidRPr="00F3345A">
        <w:t>表示给定生产线的完工数量，</w:t>
      </w:r>
      <w:r w:rsidRPr="00F3345A">
        <w:t>TOT</w:t>
      </w:r>
      <w:r w:rsidRPr="00F3345A">
        <w:t>表示给定生产线的完工时间，该值为精确数值型。</w:t>
      </w:r>
    </w:p>
    <w:p w14:paraId="6FD67111"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）完工时间（</w:t>
      </w:r>
      <w:r w:rsidRPr="00F3345A">
        <w:rPr>
          <w:b/>
          <w:bCs/>
        </w:rPr>
        <w:t>Total Completion Time</w:t>
      </w:r>
      <w:r w:rsidRPr="00F3345A">
        <w:rPr>
          <w:b/>
          <w:bCs/>
        </w:rPr>
        <w:t>，</w:t>
      </w:r>
      <w:r w:rsidRPr="00F3345A">
        <w:rPr>
          <w:b/>
          <w:bCs/>
        </w:rPr>
        <w:t>TCT</w:t>
      </w:r>
      <w:r w:rsidRPr="00F3345A">
        <w:rPr>
          <w:b/>
          <w:bCs/>
        </w:rPr>
        <w:t>）</w:t>
      </w:r>
    </w:p>
    <w:p w14:paraId="10BC9483" w14:textId="77777777" w:rsidR="00D44ECB" w:rsidRPr="00F3345A" w:rsidRDefault="00D44ECB" w:rsidP="00D44ECB">
      <w:pPr>
        <w:spacing w:line="400" w:lineRule="exact"/>
        <w:ind w:firstLineChars="200" w:firstLine="480"/>
      </w:pPr>
      <w:r w:rsidRPr="00F3345A">
        <w:t>在给定的完工数量</w:t>
      </w:r>
      <w:r w:rsidRPr="00F3345A">
        <w:t>N</w:t>
      </w:r>
      <w:r w:rsidRPr="00F3345A">
        <w:t>下，整条生产线完成加工的时间</w:t>
      </w:r>
      <w:r w:rsidRPr="00F3345A">
        <w:t>TCT</w:t>
      </w:r>
      <w:r w:rsidRPr="00F3345A">
        <w:t>，该值为精确数值型。</w:t>
      </w:r>
    </w:p>
    <w:p w14:paraId="2D9A1878" w14:textId="77777777" w:rsidR="00D44ECB" w:rsidRPr="00F3345A" w:rsidRDefault="00D44ECB" w:rsidP="00D44ECB">
      <w:pPr>
        <w:spacing w:line="400" w:lineRule="exact"/>
        <w:ind w:firstLineChars="200" w:firstLine="482"/>
        <w:rPr>
          <w:b/>
          <w:bCs/>
        </w:rPr>
      </w:pPr>
      <w:r w:rsidRPr="00F3345A">
        <w:rPr>
          <w:b/>
          <w:bCs/>
        </w:rPr>
        <w:t>（</w:t>
      </w:r>
      <w:r w:rsidRPr="00F3345A">
        <w:rPr>
          <w:b/>
          <w:bCs/>
        </w:rPr>
        <w:t>4</w:t>
      </w:r>
      <w:r w:rsidRPr="00F3345A">
        <w:rPr>
          <w:b/>
          <w:bCs/>
        </w:rPr>
        <w:t>）准备时间（</w:t>
      </w:r>
      <w:r w:rsidRPr="00F3345A">
        <w:rPr>
          <w:b/>
          <w:bCs/>
        </w:rPr>
        <w:t>Set-up Time</w:t>
      </w:r>
      <w:r w:rsidRPr="00F3345A">
        <w:rPr>
          <w:b/>
          <w:bCs/>
        </w:rPr>
        <w:t>，</w:t>
      </w:r>
      <w:r w:rsidRPr="00F3345A">
        <w:rPr>
          <w:b/>
          <w:bCs/>
        </w:rPr>
        <w:t>ST</w:t>
      </w:r>
      <w:r w:rsidRPr="00F3345A">
        <w:rPr>
          <w:b/>
          <w:bCs/>
        </w:rPr>
        <w:t>）</w:t>
      </w:r>
    </w:p>
    <w:p w14:paraId="0BA973E3" w14:textId="77777777" w:rsidR="00D44ECB" w:rsidRPr="00F3345A" w:rsidRDefault="00D44ECB" w:rsidP="00D44ECB">
      <w:pPr>
        <w:spacing w:line="400" w:lineRule="exact"/>
        <w:ind w:firstLineChars="200" w:firstLine="480"/>
      </w:pPr>
      <w:r w:rsidRPr="00F3345A">
        <w:t>生产线开始运行之前，材料、人工、设备等需要的准备时间总和（</w:t>
      </w:r>
      <w:r w:rsidRPr="00F3345A">
        <w:t>ST</w:t>
      </w:r>
      <w:r w:rsidRPr="00F3345A">
        <w:t>），该值为精确数值型。</w:t>
      </w:r>
    </w:p>
    <w:p w14:paraId="7ECF7918" w14:textId="77777777" w:rsidR="00D44ECB" w:rsidRPr="00F3345A" w:rsidRDefault="00D44ECB" w:rsidP="00D44ECB">
      <w:pPr>
        <w:spacing w:line="400" w:lineRule="exact"/>
        <w:ind w:firstLineChars="200" w:firstLine="482"/>
        <w:rPr>
          <w:b/>
          <w:bCs/>
        </w:rPr>
      </w:pPr>
      <w:r w:rsidRPr="00F3345A">
        <w:rPr>
          <w:b/>
          <w:bCs/>
        </w:rPr>
        <w:t>（</w:t>
      </w:r>
      <w:r w:rsidRPr="00F3345A">
        <w:rPr>
          <w:b/>
          <w:bCs/>
        </w:rPr>
        <w:t>5</w:t>
      </w:r>
      <w:r w:rsidRPr="00F3345A">
        <w:rPr>
          <w:b/>
          <w:bCs/>
        </w:rPr>
        <w:t>）物流时间（</w:t>
      </w:r>
      <w:r w:rsidRPr="00F3345A">
        <w:rPr>
          <w:b/>
          <w:bCs/>
        </w:rPr>
        <w:t>Logistics Time</w:t>
      </w:r>
      <w:r w:rsidRPr="00F3345A">
        <w:rPr>
          <w:b/>
          <w:bCs/>
        </w:rPr>
        <w:t>，</w:t>
      </w:r>
      <w:r w:rsidRPr="00F3345A">
        <w:rPr>
          <w:b/>
          <w:bCs/>
        </w:rPr>
        <w:t>LT</w:t>
      </w:r>
      <w:r w:rsidRPr="00F3345A">
        <w:rPr>
          <w:b/>
          <w:bCs/>
        </w:rPr>
        <w:t>）</w:t>
      </w:r>
    </w:p>
    <w:p w14:paraId="78657F4F" w14:textId="77777777" w:rsidR="00D44ECB" w:rsidRPr="00F3345A" w:rsidRDefault="00D44ECB" w:rsidP="00D44ECB">
      <w:pPr>
        <w:spacing w:line="400" w:lineRule="exact"/>
        <w:ind w:firstLineChars="200" w:firstLine="480"/>
      </w:pPr>
      <w:r w:rsidRPr="00F3345A">
        <w:t>在制品以及成品从初始地点运输到目的地点的物流时间总和（</w:t>
      </w:r>
      <w:r w:rsidRPr="00F3345A">
        <w:t>LT</w:t>
      </w:r>
      <w:r w:rsidRPr="00F3345A">
        <w:t>）。</w:t>
      </w:r>
      <w:r w:rsidRPr="00F3345A">
        <w:t>LT = LTWIP + LTFP</w:t>
      </w:r>
      <w:r w:rsidRPr="00F3345A">
        <w:t>，其中，</w:t>
      </w:r>
      <w:r w:rsidRPr="00F3345A">
        <w:t>LTWIP</w:t>
      </w:r>
      <w:r w:rsidRPr="00F3345A">
        <w:t>表示给定生产线所有在制品物流时间总和，</w:t>
      </w:r>
      <w:r w:rsidRPr="00F3345A">
        <w:t>LTFP</w:t>
      </w:r>
      <w:r w:rsidRPr="00F3345A">
        <w:t>表示给定生产线所有成品的物流时间总和，该值为精确数值型。</w:t>
      </w:r>
    </w:p>
    <w:p w14:paraId="68D1E19F" w14:textId="77777777" w:rsidR="00D44ECB" w:rsidRPr="00F3345A" w:rsidRDefault="00D44ECB" w:rsidP="00D44ECB">
      <w:pPr>
        <w:spacing w:line="400" w:lineRule="exact"/>
        <w:ind w:firstLineChars="200" w:firstLine="482"/>
        <w:rPr>
          <w:b/>
          <w:bCs/>
        </w:rPr>
      </w:pPr>
      <w:r w:rsidRPr="00F3345A">
        <w:rPr>
          <w:b/>
          <w:bCs/>
        </w:rPr>
        <w:t xml:space="preserve">2. </w:t>
      </w:r>
      <w:r w:rsidRPr="00F3345A">
        <w:rPr>
          <w:b/>
          <w:bCs/>
        </w:rPr>
        <w:t>能力指标</w:t>
      </w:r>
    </w:p>
    <w:p w14:paraId="56C98E91" w14:textId="77777777" w:rsidR="00D44ECB" w:rsidRPr="00F3345A" w:rsidRDefault="00D44ECB" w:rsidP="00D44ECB">
      <w:pPr>
        <w:spacing w:line="400" w:lineRule="exact"/>
        <w:ind w:firstLineChars="200" w:firstLine="480"/>
      </w:pPr>
      <w:r w:rsidRPr="00F3345A">
        <w:t>论文将能力指标定义为：（完工数量，生产线瓶颈率，单位时间生产量，临界在制品库存，资源状态，资源效率，资源产能，资源负荷，资源类型），解释如下：</w:t>
      </w:r>
      <w:bookmarkStart w:id="69" w:name="OLE_LINK1"/>
      <w:bookmarkStart w:id="70" w:name="OLE_LINK4"/>
    </w:p>
    <w:p w14:paraId="0D6F298B"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）完工数量（</w:t>
      </w:r>
      <w:r w:rsidRPr="00F3345A">
        <w:rPr>
          <w:b/>
          <w:bCs/>
        </w:rPr>
        <w:t>Number</w:t>
      </w:r>
      <w:r w:rsidRPr="00F3345A">
        <w:rPr>
          <w:b/>
          <w:bCs/>
        </w:rPr>
        <w:t>，</w:t>
      </w:r>
      <w:r w:rsidRPr="00F3345A">
        <w:rPr>
          <w:b/>
          <w:bCs/>
        </w:rPr>
        <w:t>N</w:t>
      </w:r>
      <w:r w:rsidRPr="00F3345A">
        <w:rPr>
          <w:b/>
          <w:bCs/>
        </w:rPr>
        <w:t>）</w:t>
      </w:r>
    </w:p>
    <w:p w14:paraId="7C997D4E" w14:textId="77777777" w:rsidR="00D44ECB" w:rsidRPr="00F3345A" w:rsidRDefault="00D44ECB" w:rsidP="00D44ECB">
      <w:pPr>
        <w:spacing w:line="400" w:lineRule="exact"/>
        <w:ind w:firstLineChars="200" w:firstLine="480"/>
      </w:pPr>
      <w:r w:rsidRPr="00F3345A">
        <w:t>完工数量</w:t>
      </w:r>
      <w:r w:rsidRPr="00F3345A">
        <w:t>N</w:t>
      </w:r>
      <w:r w:rsidRPr="00F3345A">
        <w:t>，是指在给定的生产周期</w:t>
      </w:r>
      <w:r w:rsidRPr="00F3345A">
        <w:t>CT</w:t>
      </w:r>
      <w:r w:rsidRPr="00F3345A">
        <w:t>下，整条生产线完成加工的产品数量，该值为精确数值型。</w:t>
      </w:r>
    </w:p>
    <w:bookmarkEnd w:id="69"/>
    <w:bookmarkEnd w:id="70"/>
    <w:p w14:paraId="276901F0"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）生产线的瓶颈率（</w:t>
      </w:r>
      <w:r w:rsidRPr="00F3345A">
        <w:rPr>
          <w:b/>
          <w:bCs/>
        </w:rPr>
        <w:t>Bottleneck Rate</w:t>
      </w:r>
      <w:r w:rsidRPr="00F3345A">
        <w:rPr>
          <w:b/>
          <w:bCs/>
        </w:rPr>
        <w:t>，</w:t>
      </w:r>
      <w:r w:rsidRPr="00F3345A">
        <w:rPr>
          <w:b/>
          <w:bCs/>
        </w:rPr>
        <w:t>RB</w:t>
      </w:r>
      <w:r w:rsidRPr="00F3345A">
        <w:rPr>
          <w:b/>
          <w:bCs/>
        </w:rPr>
        <w:t>）</w:t>
      </w:r>
    </w:p>
    <w:p w14:paraId="027C1D8C" w14:textId="77777777" w:rsidR="00D44ECB" w:rsidRPr="00F3345A" w:rsidRDefault="00D44ECB" w:rsidP="00D44ECB">
      <w:pPr>
        <w:spacing w:line="400" w:lineRule="exact"/>
        <w:ind w:firstLineChars="200" w:firstLine="480"/>
      </w:pPr>
      <w:r w:rsidRPr="00F3345A">
        <w:t>一条生产线的瓶颈率</w:t>
      </w:r>
      <w:r w:rsidRPr="00F3345A">
        <w:t>RB</w:t>
      </w:r>
      <w:r w:rsidRPr="00F3345A">
        <w:t>，是指该生产线中长时间处于最高利用率的工位（瓶颈工位），每单位时间所生产的零件数或完成的任务数</w:t>
      </w:r>
      <w:r w:rsidRPr="00F3345A">
        <w:t>M</w:t>
      </w:r>
      <w:r w:rsidRPr="00F3345A">
        <w:t>，该值为精确数值型。</w:t>
      </w:r>
    </w:p>
    <w:p w14:paraId="6E8630AA"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）单位时间生产量（</w:t>
      </w:r>
      <w:r w:rsidRPr="00F3345A">
        <w:rPr>
          <w:b/>
          <w:bCs/>
        </w:rPr>
        <w:t>Throughput</w:t>
      </w:r>
      <w:r w:rsidRPr="00F3345A">
        <w:rPr>
          <w:b/>
          <w:bCs/>
        </w:rPr>
        <w:t>，</w:t>
      </w:r>
      <w:r w:rsidRPr="00F3345A">
        <w:rPr>
          <w:b/>
          <w:bCs/>
        </w:rPr>
        <w:t>TH</w:t>
      </w:r>
      <w:r w:rsidRPr="00F3345A">
        <w:rPr>
          <w:b/>
          <w:bCs/>
        </w:rPr>
        <w:t>）</w:t>
      </w:r>
    </w:p>
    <w:p w14:paraId="2D05DB6E" w14:textId="77777777" w:rsidR="00D44ECB" w:rsidRPr="00F3345A" w:rsidRDefault="00D44ECB" w:rsidP="00D44ECB">
      <w:pPr>
        <w:spacing w:line="400" w:lineRule="exact"/>
        <w:ind w:firstLineChars="200" w:firstLine="480"/>
      </w:pPr>
      <w:r w:rsidRPr="00F3345A">
        <w:t>单位时间生产量</w:t>
      </w:r>
      <w:r w:rsidRPr="00F3345A">
        <w:t>TH</w:t>
      </w:r>
      <w:r w:rsidRPr="00F3345A">
        <w:t>，是指一个生产系统机器、站点、生产线等在一个单位时间的平均产出，该值为精确数值型。在一个由许多站点组成的流水生产线上，所有产品都经过每一个站点只有一次，所以每个站点的生产量是相同的。</w:t>
      </w:r>
    </w:p>
    <w:p w14:paraId="54BFC421" w14:textId="77777777" w:rsidR="00D44ECB" w:rsidRPr="00F3345A" w:rsidRDefault="00D44ECB" w:rsidP="00D44ECB">
      <w:pPr>
        <w:spacing w:line="400" w:lineRule="exact"/>
        <w:ind w:firstLineChars="200" w:firstLine="482"/>
        <w:rPr>
          <w:b/>
          <w:bCs/>
        </w:rPr>
      </w:pPr>
      <w:r w:rsidRPr="00F3345A">
        <w:rPr>
          <w:b/>
          <w:bCs/>
        </w:rPr>
        <w:t>（</w:t>
      </w:r>
      <w:r w:rsidRPr="00F3345A">
        <w:rPr>
          <w:b/>
          <w:bCs/>
        </w:rPr>
        <w:t>4</w:t>
      </w:r>
      <w:r w:rsidRPr="00F3345A">
        <w:rPr>
          <w:b/>
          <w:bCs/>
        </w:rPr>
        <w:t>）临界在制品库存（</w:t>
      </w:r>
      <w:r w:rsidRPr="00F3345A">
        <w:rPr>
          <w:b/>
          <w:bCs/>
        </w:rPr>
        <w:t>Work in Process</w:t>
      </w:r>
      <w:r w:rsidRPr="00F3345A">
        <w:rPr>
          <w:b/>
          <w:bCs/>
        </w:rPr>
        <w:t>，</w:t>
      </w:r>
      <w:r w:rsidRPr="00F3345A">
        <w:rPr>
          <w:b/>
          <w:bCs/>
        </w:rPr>
        <w:t>WIP0</w:t>
      </w:r>
      <w:r w:rsidRPr="00F3345A">
        <w:rPr>
          <w:b/>
          <w:bCs/>
        </w:rPr>
        <w:t>）</w:t>
      </w:r>
    </w:p>
    <w:p w14:paraId="5BD41687" w14:textId="77777777" w:rsidR="00D44ECB" w:rsidRPr="00F3345A" w:rsidRDefault="00D44ECB" w:rsidP="00D44ECB">
      <w:pPr>
        <w:spacing w:line="400" w:lineRule="exact"/>
        <w:ind w:firstLineChars="200" w:firstLine="480"/>
      </w:pPr>
      <w:r w:rsidRPr="00F3345A">
        <w:t>在制品库存</w:t>
      </w:r>
      <w:r w:rsidRPr="00F3345A">
        <w:t>WIP</w:t>
      </w:r>
      <w:r w:rsidRPr="00F3345A">
        <w:t>，是指生产过程中，生产线的起点和终点之间的库存总和。由于生产线的起点和终点都是存储点，所以在制品库存是生产线起点和终点之间所有待加工和正在加工的产品的总和。一条生产线的临界在制品库存（</w:t>
      </w:r>
      <w:r w:rsidRPr="00F3345A">
        <w:t>WIP0</w:t>
      </w:r>
      <w:r w:rsidRPr="00F3345A">
        <w:t>）是指在确定的生产线瓶颈率和初始加工时间的基础上，在没有可变性的条件下，生产线所能达到的最大的生产量。</w:t>
      </w:r>
      <w:r w:rsidRPr="00F3345A">
        <w:t>WIP0 = RB * IPT</w:t>
      </w:r>
      <w:r w:rsidRPr="00F3345A">
        <w:t>，其中，</w:t>
      </w:r>
      <w:r w:rsidRPr="00F3345A">
        <w:t>RB</w:t>
      </w:r>
      <w:r w:rsidRPr="00F3345A">
        <w:t>为生产线瓶颈率，</w:t>
      </w:r>
      <w:r w:rsidRPr="00F3345A">
        <w:t>IPT</w:t>
      </w:r>
      <w:r w:rsidRPr="00F3345A">
        <w:t>为初始加工时间。</w:t>
      </w:r>
      <w:r w:rsidRPr="00F3345A">
        <w:t xml:space="preserve"> </w:t>
      </w:r>
    </w:p>
    <w:p w14:paraId="72713280" w14:textId="77777777" w:rsidR="00D44ECB" w:rsidRPr="00F3345A" w:rsidRDefault="00D44ECB" w:rsidP="00D44ECB">
      <w:pPr>
        <w:spacing w:line="400" w:lineRule="exact"/>
        <w:ind w:firstLineChars="200" w:firstLine="482"/>
        <w:rPr>
          <w:b/>
          <w:bCs/>
        </w:rPr>
      </w:pPr>
      <w:r w:rsidRPr="00F3345A">
        <w:rPr>
          <w:b/>
          <w:bCs/>
        </w:rPr>
        <w:t>（</w:t>
      </w:r>
      <w:r w:rsidRPr="00F3345A">
        <w:rPr>
          <w:b/>
          <w:bCs/>
        </w:rPr>
        <w:t>5</w:t>
      </w:r>
      <w:r w:rsidRPr="00F3345A">
        <w:rPr>
          <w:b/>
          <w:bCs/>
        </w:rPr>
        <w:t>）资源状态（</w:t>
      </w:r>
      <w:r w:rsidRPr="00F3345A">
        <w:rPr>
          <w:b/>
          <w:bCs/>
        </w:rPr>
        <w:t>Resource Status</w:t>
      </w:r>
      <w:r w:rsidRPr="00F3345A">
        <w:rPr>
          <w:b/>
          <w:bCs/>
        </w:rPr>
        <w:t>，</w:t>
      </w:r>
      <w:r w:rsidRPr="00F3345A">
        <w:rPr>
          <w:b/>
          <w:bCs/>
        </w:rPr>
        <w:t>RS</w:t>
      </w:r>
      <w:r w:rsidRPr="00F3345A">
        <w:rPr>
          <w:b/>
          <w:bCs/>
        </w:rPr>
        <w:t>）</w:t>
      </w:r>
    </w:p>
    <w:p w14:paraId="7BAB4332" w14:textId="77777777" w:rsidR="00D44ECB" w:rsidRPr="00F3345A" w:rsidRDefault="00D44ECB" w:rsidP="00D44ECB">
      <w:pPr>
        <w:spacing w:line="400" w:lineRule="exact"/>
        <w:ind w:firstLineChars="200" w:firstLine="480"/>
      </w:pPr>
      <w:r w:rsidRPr="00F3345A">
        <w:t>资源状态</w:t>
      </w:r>
      <w:r w:rsidRPr="00F3345A">
        <w:t>RS</w:t>
      </w:r>
      <w:r w:rsidRPr="00F3345A">
        <w:t>分为工位资源状态和工件资源状态。</w:t>
      </w:r>
    </w:p>
    <w:p w14:paraId="743DC82D" w14:textId="77777777" w:rsidR="00D44ECB" w:rsidRPr="00F3345A" w:rsidRDefault="00D44ECB" w:rsidP="00D44ECB">
      <w:pPr>
        <w:spacing w:line="400" w:lineRule="exact"/>
        <w:ind w:firstLineChars="200" w:firstLine="480"/>
      </w:pPr>
      <w:r w:rsidRPr="00F3345A">
        <w:rPr>
          <w:rFonts w:ascii="宋体" w:hAnsi="宋体" w:cs="宋体" w:hint="eastAsia"/>
        </w:rPr>
        <w:t>①</w:t>
      </w:r>
      <w:r w:rsidRPr="00F3345A">
        <w:t>.</w:t>
      </w:r>
      <w:r w:rsidRPr="00F3345A">
        <w:t>工位资源状态（</w:t>
      </w:r>
      <w:r w:rsidRPr="00F3345A">
        <w:t>Station Resource Status</w:t>
      </w:r>
      <w:r w:rsidRPr="00F3345A">
        <w:t>，</w:t>
      </w:r>
      <w:r w:rsidRPr="00F3345A">
        <w:t>SRS</w:t>
      </w:r>
      <w:r w:rsidRPr="00F3345A">
        <w:t>）</w:t>
      </w:r>
    </w:p>
    <w:p w14:paraId="01355FA9" w14:textId="77777777" w:rsidR="00D44ECB" w:rsidRPr="00F3345A" w:rsidRDefault="00D44ECB" w:rsidP="00D44ECB">
      <w:pPr>
        <w:spacing w:line="400" w:lineRule="exact"/>
        <w:ind w:firstLineChars="200" w:firstLine="480"/>
      </w:pPr>
      <w:r w:rsidRPr="00F3345A">
        <w:t>工位资源状态</w:t>
      </w:r>
      <w:r w:rsidRPr="00F3345A">
        <w:t>SRS</w:t>
      </w:r>
      <w:r w:rsidRPr="00F3345A">
        <w:t>，是指某个工位在给定的生产周期下，工作、等待、阻塞、失败等各种状态占整个工位工作时间的比例。</w:t>
      </w:r>
    </w:p>
    <w:p w14:paraId="77A38CDD" w14:textId="77777777" w:rsidR="00D44ECB" w:rsidRPr="00F3345A" w:rsidRDefault="00D44ECB" w:rsidP="00D44ECB">
      <w:pPr>
        <w:spacing w:line="400" w:lineRule="exact"/>
        <w:ind w:firstLineChars="200" w:firstLine="480"/>
      </w:pPr>
      <w:r w:rsidRPr="00F3345A">
        <w:rPr>
          <w:rFonts w:ascii="宋体" w:hAnsi="宋体" w:cs="宋体" w:hint="eastAsia"/>
        </w:rPr>
        <w:t>②</w:t>
      </w:r>
      <w:r w:rsidRPr="00F3345A">
        <w:t>.</w:t>
      </w:r>
      <w:r w:rsidRPr="00F3345A">
        <w:t>工件资源状态（</w:t>
      </w:r>
      <w:r w:rsidRPr="00F3345A">
        <w:t>Entity Resource Status</w:t>
      </w:r>
      <w:r w:rsidRPr="00F3345A">
        <w:t>，</w:t>
      </w:r>
      <w:r w:rsidRPr="00F3345A">
        <w:t>ERS</w:t>
      </w:r>
      <w:r w:rsidRPr="00F3345A">
        <w:t>）</w:t>
      </w:r>
    </w:p>
    <w:p w14:paraId="585FFC83" w14:textId="77777777" w:rsidR="00D44ECB" w:rsidRPr="00F3345A" w:rsidRDefault="00D44ECB" w:rsidP="00D44ECB">
      <w:pPr>
        <w:spacing w:line="400" w:lineRule="exact"/>
        <w:ind w:firstLineChars="200" w:firstLine="480"/>
      </w:pPr>
      <w:r w:rsidRPr="00F3345A">
        <w:t>工件资源状态</w:t>
      </w:r>
      <w:r w:rsidRPr="00F3345A">
        <w:t>ERS</w:t>
      </w:r>
      <w:r w:rsidRPr="00F3345A">
        <w:t>，是指某个工件从该生产线的第一个站点进入开始加工到从该生产线的最后一个站点被加工完以后退出的整个过程中，生产、运输、存储等各种状态占整个工件生命周期的比例。</w:t>
      </w:r>
    </w:p>
    <w:p w14:paraId="75670720" w14:textId="77777777" w:rsidR="00D44ECB" w:rsidRPr="00F3345A" w:rsidRDefault="00D44ECB" w:rsidP="00D44ECB">
      <w:pPr>
        <w:spacing w:line="400" w:lineRule="exact"/>
        <w:ind w:firstLineChars="200" w:firstLine="482"/>
        <w:rPr>
          <w:b/>
          <w:bCs/>
        </w:rPr>
      </w:pPr>
      <w:r w:rsidRPr="00F3345A">
        <w:rPr>
          <w:b/>
          <w:bCs/>
        </w:rPr>
        <w:t xml:space="preserve">3. </w:t>
      </w:r>
      <w:r w:rsidRPr="00F3345A">
        <w:rPr>
          <w:b/>
          <w:bCs/>
        </w:rPr>
        <w:t>能耗指标</w:t>
      </w:r>
    </w:p>
    <w:p w14:paraId="0C895927" w14:textId="77777777" w:rsidR="00D44ECB" w:rsidRPr="00F3345A" w:rsidRDefault="00D44ECB" w:rsidP="00D44ECB">
      <w:pPr>
        <w:spacing w:line="400" w:lineRule="exact"/>
        <w:ind w:firstLineChars="200" w:firstLine="480"/>
      </w:pPr>
      <w:r w:rsidRPr="00F3345A">
        <w:t>论文将成本指标定义为：（能源消耗状态，能源效率），解释如下：</w:t>
      </w:r>
    </w:p>
    <w:p w14:paraId="0C2DF0D5"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）能源消耗状态（</w:t>
      </w:r>
      <w:r w:rsidRPr="00F3345A">
        <w:rPr>
          <w:b/>
          <w:bCs/>
        </w:rPr>
        <w:t>Energy Consumption Status</w:t>
      </w:r>
      <w:r w:rsidRPr="00F3345A">
        <w:rPr>
          <w:b/>
          <w:bCs/>
        </w:rPr>
        <w:t>，</w:t>
      </w:r>
      <w:r w:rsidRPr="00F3345A">
        <w:rPr>
          <w:b/>
          <w:bCs/>
        </w:rPr>
        <w:t>ECS</w:t>
      </w:r>
      <w:r w:rsidRPr="00F3345A">
        <w:rPr>
          <w:b/>
          <w:bCs/>
        </w:rPr>
        <w:t>）</w:t>
      </w:r>
    </w:p>
    <w:p w14:paraId="597CCFAD" w14:textId="77777777" w:rsidR="00D44ECB" w:rsidRPr="00F3345A" w:rsidRDefault="00D44ECB" w:rsidP="00D44ECB">
      <w:pPr>
        <w:spacing w:line="400" w:lineRule="exact"/>
        <w:ind w:firstLineChars="200" w:firstLine="480"/>
      </w:pPr>
      <w:r w:rsidRPr="00F3345A">
        <w:t>能耗状态</w:t>
      </w:r>
      <w:r w:rsidRPr="00F3345A">
        <w:t>ECS</w:t>
      </w:r>
      <w:r w:rsidRPr="00F3345A">
        <w:t>的评估，是对制造系统消耗的能量种类、数量及层次结构状态进行分析，</w:t>
      </w:r>
      <w:proofErr w:type="gramStart"/>
      <w:r w:rsidRPr="00F3345A">
        <w:t>李先广等</w:t>
      </w:r>
      <w:proofErr w:type="gramEnd"/>
      <w:r w:rsidRPr="00F3345A">
        <w:t>[88]</w:t>
      </w:r>
      <w:r w:rsidRPr="00F3345A">
        <w:t>建立了基于</w:t>
      </w:r>
      <w:r w:rsidRPr="00F3345A">
        <w:t>Petri</w:t>
      </w:r>
      <w:r w:rsidRPr="00F3345A">
        <w:t>网的机床制造过程碳排放模型。朱理等</w:t>
      </w:r>
      <w:r w:rsidRPr="00F3345A">
        <w:t>[89]</w:t>
      </w:r>
      <w:r w:rsidRPr="00F3345A">
        <w:t>提出了流程行业制造执行系统的</w:t>
      </w:r>
      <w:r w:rsidRPr="00F3345A">
        <w:t>KPI</w:t>
      </w:r>
      <w:r w:rsidRPr="00F3345A">
        <w:t>概念定义和评价体系，以石化行业能源消耗的应用实例，对流程行业的综合能耗进行有效评估。</w:t>
      </w:r>
    </w:p>
    <w:p w14:paraId="243817CF"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）能源效率（</w:t>
      </w:r>
      <w:r w:rsidRPr="00F3345A">
        <w:rPr>
          <w:b/>
          <w:bCs/>
        </w:rPr>
        <w:t>Energy Efficiency</w:t>
      </w:r>
      <w:r w:rsidRPr="00F3345A">
        <w:rPr>
          <w:b/>
          <w:bCs/>
        </w:rPr>
        <w:t>，</w:t>
      </w:r>
      <w:r w:rsidRPr="00F3345A">
        <w:rPr>
          <w:b/>
          <w:bCs/>
        </w:rPr>
        <w:t>EE</w:t>
      </w:r>
      <w:r w:rsidRPr="00F3345A">
        <w:rPr>
          <w:b/>
          <w:bCs/>
        </w:rPr>
        <w:t>）</w:t>
      </w:r>
    </w:p>
    <w:p w14:paraId="16F632A0" w14:textId="77777777" w:rsidR="00D44ECB" w:rsidRPr="00F3345A" w:rsidRDefault="00D44ECB" w:rsidP="00D44ECB">
      <w:pPr>
        <w:spacing w:line="400" w:lineRule="exact"/>
        <w:ind w:firstLineChars="200" w:firstLine="480"/>
      </w:pPr>
      <w:r w:rsidRPr="00F3345A">
        <w:t>能源效率</w:t>
      </w:r>
      <w:r w:rsidRPr="00F3345A">
        <w:t>EE</w:t>
      </w:r>
      <w:r w:rsidRPr="00F3345A">
        <w:t>的评估，是考察制造系统的有效能量产出与总能量输入之间的比例关系。</w:t>
      </w:r>
      <w:r w:rsidRPr="00F3345A">
        <w:t>Dahmus</w:t>
      </w:r>
      <w:r w:rsidRPr="00F3345A">
        <w:t>和</w:t>
      </w:r>
      <w:r w:rsidRPr="00F3345A">
        <w:t>Gutowski[90]</w:t>
      </w:r>
      <w:r w:rsidRPr="00F3345A">
        <w:t>通过在加工中心、自动铣床和手工铣床等不同类型机床上的能耗实验，提出材料切削消耗的能量实际上可能占整个机床运行能耗很小一部分。</w:t>
      </w:r>
      <w:r w:rsidRPr="00F3345A">
        <w:t>Rajemi</w:t>
      </w:r>
      <w:r w:rsidRPr="00F3345A">
        <w:t>等</w:t>
      </w:r>
      <w:r w:rsidRPr="00F3345A">
        <w:t>[91]</w:t>
      </w:r>
      <w:r w:rsidRPr="00F3345A">
        <w:t>以车削为例，单个车削加工工艺的能量消耗由准备能耗、切削能耗、换刀能耗和刀具内含能耗四部分组成。</w:t>
      </w:r>
    </w:p>
    <w:p w14:paraId="7E00D01B" w14:textId="77777777" w:rsidR="00D44ECB" w:rsidRPr="00F3345A" w:rsidRDefault="00D44ECB" w:rsidP="00D44ECB">
      <w:pPr>
        <w:spacing w:line="400" w:lineRule="exact"/>
        <w:ind w:firstLineChars="200" w:firstLine="482"/>
        <w:rPr>
          <w:b/>
          <w:bCs/>
        </w:rPr>
      </w:pPr>
      <w:r w:rsidRPr="00F3345A">
        <w:rPr>
          <w:b/>
          <w:bCs/>
        </w:rPr>
        <w:t xml:space="preserve">4. </w:t>
      </w:r>
      <w:r w:rsidRPr="00F3345A">
        <w:rPr>
          <w:b/>
          <w:bCs/>
        </w:rPr>
        <w:t>成本指标</w:t>
      </w:r>
    </w:p>
    <w:p w14:paraId="003C8D8E" w14:textId="77777777" w:rsidR="00D44ECB" w:rsidRPr="00F3345A" w:rsidRDefault="00D44ECB" w:rsidP="00D44ECB">
      <w:pPr>
        <w:spacing w:line="400" w:lineRule="exact"/>
        <w:ind w:firstLineChars="200" w:firstLine="480"/>
      </w:pPr>
      <w:r w:rsidRPr="00F3345A">
        <w:t>论文将成本指标定义为：（加工成本，运输成本，管理成本），解释如下：</w:t>
      </w:r>
    </w:p>
    <w:p w14:paraId="2E0F29DF"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）加工成本（</w:t>
      </w:r>
      <w:r w:rsidRPr="00F3345A">
        <w:rPr>
          <w:b/>
          <w:bCs/>
        </w:rPr>
        <w:t>Processing Cost</w:t>
      </w:r>
      <w:r w:rsidRPr="00F3345A">
        <w:rPr>
          <w:b/>
          <w:bCs/>
        </w:rPr>
        <w:t>，</w:t>
      </w:r>
      <w:r w:rsidRPr="00F3345A">
        <w:rPr>
          <w:b/>
          <w:bCs/>
        </w:rPr>
        <w:t>PC</w:t>
      </w:r>
      <w:r w:rsidRPr="00F3345A">
        <w:rPr>
          <w:b/>
          <w:bCs/>
        </w:rPr>
        <w:t>）</w:t>
      </w:r>
    </w:p>
    <w:p w14:paraId="16C62D14" w14:textId="77777777" w:rsidR="00D44ECB" w:rsidRPr="00F3345A" w:rsidRDefault="00D44ECB" w:rsidP="00D44ECB">
      <w:pPr>
        <w:spacing w:line="400" w:lineRule="exact"/>
        <w:ind w:firstLineChars="200" w:firstLine="480"/>
      </w:pPr>
      <w:r w:rsidRPr="00F3345A">
        <w:t>加工成本</w:t>
      </w:r>
      <w:r w:rsidRPr="00F3345A">
        <w:t>PC</w:t>
      </w:r>
      <w:r w:rsidRPr="00F3345A">
        <w:t>，是指产品从开始生产到完成加工的整个过程涉及到的材料成本、机器成本等的总和，该值为精确数值型。</w:t>
      </w:r>
    </w:p>
    <w:p w14:paraId="4BBC0AB1"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）运输成本（</w:t>
      </w:r>
      <w:r w:rsidRPr="00F3345A">
        <w:rPr>
          <w:b/>
          <w:bCs/>
        </w:rPr>
        <w:t>Logistics Cost</w:t>
      </w:r>
      <w:r w:rsidRPr="00F3345A">
        <w:rPr>
          <w:b/>
          <w:bCs/>
        </w:rPr>
        <w:t>，</w:t>
      </w:r>
      <w:r w:rsidRPr="00F3345A">
        <w:rPr>
          <w:b/>
          <w:bCs/>
        </w:rPr>
        <w:t>LC</w:t>
      </w:r>
      <w:r w:rsidRPr="00F3345A">
        <w:rPr>
          <w:b/>
          <w:bCs/>
        </w:rPr>
        <w:t>）</w:t>
      </w:r>
    </w:p>
    <w:p w14:paraId="07F30B82" w14:textId="77777777" w:rsidR="00D44ECB" w:rsidRPr="00F3345A" w:rsidRDefault="00D44ECB" w:rsidP="00D44ECB">
      <w:pPr>
        <w:spacing w:line="400" w:lineRule="exact"/>
        <w:ind w:firstLineChars="200" w:firstLine="480"/>
      </w:pPr>
      <w:r w:rsidRPr="00F3345A">
        <w:t>运输成本</w:t>
      </w:r>
      <w:r w:rsidRPr="00F3345A">
        <w:t>LC</w:t>
      </w:r>
      <w:r w:rsidRPr="00F3345A">
        <w:t>，是指在制品以及完工之后的成品从初始地点运输到目的地点的物流成本，该值为精确数值型。</w:t>
      </w:r>
    </w:p>
    <w:p w14:paraId="120D4096" w14:textId="77777777" w:rsidR="00D44ECB" w:rsidRPr="00F3345A" w:rsidRDefault="00D44ECB" w:rsidP="00D44ECB">
      <w:pPr>
        <w:spacing w:line="400" w:lineRule="exact"/>
        <w:ind w:firstLineChars="200" w:firstLine="482"/>
        <w:rPr>
          <w:b/>
          <w:bCs/>
        </w:rPr>
      </w:pPr>
      <w:r w:rsidRPr="00F3345A">
        <w:rPr>
          <w:b/>
          <w:bCs/>
        </w:rPr>
        <w:t>（</w:t>
      </w:r>
      <w:r w:rsidRPr="00F3345A">
        <w:rPr>
          <w:b/>
          <w:bCs/>
        </w:rPr>
        <w:t>3</w:t>
      </w:r>
      <w:r w:rsidRPr="00F3345A">
        <w:rPr>
          <w:b/>
          <w:bCs/>
        </w:rPr>
        <w:t>）管理成本（</w:t>
      </w:r>
      <w:r w:rsidRPr="00F3345A">
        <w:rPr>
          <w:b/>
          <w:bCs/>
        </w:rPr>
        <w:t>Administration Cost</w:t>
      </w:r>
      <w:r w:rsidRPr="00F3345A">
        <w:rPr>
          <w:b/>
          <w:bCs/>
        </w:rPr>
        <w:t>，</w:t>
      </w:r>
      <w:r w:rsidRPr="00F3345A">
        <w:rPr>
          <w:b/>
          <w:bCs/>
        </w:rPr>
        <w:t>AC</w:t>
      </w:r>
      <w:r w:rsidRPr="00F3345A">
        <w:rPr>
          <w:b/>
          <w:bCs/>
        </w:rPr>
        <w:t>）</w:t>
      </w:r>
    </w:p>
    <w:p w14:paraId="21738379" w14:textId="77777777" w:rsidR="00D44ECB" w:rsidRPr="00F3345A" w:rsidRDefault="00D44ECB" w:rsidP="00D44ECB">
      <w:pPr>
        <w:spacing w:line="400" w:lineRule="exact"/>
        <w:ind w:firstLineChars="200" w:firstLine="480"/>
      </w:pPr>
      <w:r w:rsidRPr="00F3345A">
        <w:t>管理成本</w:t>
      </w:r>
      <w:r w:rsidRPr="00F3345A">
        <w:t>AC</w:t>
      </w:r>
      <w:r w:rsidRPr="00F3345A">
        <w:t>，是指从开始接单到产品完整运输到目的地点的整个过程涉及到的人力成本等的总和，该值为精确数值型。</w:t>
      </w:r>
    </w:p>
    <w:p w14:paraId="67878FA6" w14:textId="77777777" w:rsidR="00D44ECB" w:rsidRPr="00F3345A" w:rsidRDefault="00D44ECB" w:rsidP="00D44ECB">
      <w:pPr>
        <w:spacing w:line="400" w:lineRule="exact"/>
        <w:ind w:firstLineChars="200" w:firstLine="482"/>
        <w:rPr>
          <w:b/>
          <w:bCs/>
        </w:rPr>
      </w:pPr>
      <w:r w:rsidRPr="00F3345A">
        <w:rPr>
          <w:b/>
          <w:bCs/>
        </w:rPr>
        <w:t xml:space="preserve">5. </w:t>
      </w:r>
      <w:r w:rsidRPr="00F3345A">
        <w:rPr>
          <w:b/>
          <w:bCs/>
        </w:rPr>
        <w:t>质量指标</w:t>
      </w:r>
    </w:p>
    <w:p w14:paraId="569EB336" w14:textId="77777777" w:rsidR="00D44ECB" w:rsidRPr="00F3345A" w:rsidRDefault="00D44ECB" w:rsidP="00D44ECB">
      <w:pPr>
        <w:spacing w:line="400" w:lineRule="exact"/>
        <w:ind w:firstLineChars="200" w:firstLine="480"/>
      </w:pPr>
      <w:r w:rsidRPr="00F3345A">
        <w:t>论文将质量指标定义为：（产品质量，管理质量），解释如下：</w:t>
      </w:r>
    </w:p>
    <w:p w14:paraId="214E0BA4" w14:textId="77777777" w:rsidR="00D44ECB" w:rsidRPr="00F3345A" w:rsidRDefault="00D44ECB" w:rsidP="00D44ECB">
      <w:pPr>
        <w:spacing w:line="400" w:lineRule="exact"/>
        <w:ind w:firstLineChars="200" w:firstLine="482"/>
        <w:rPr>
          <w:b/>
          <w:bCs/>
        </w:rPr>
      </w:pPr>
      <w:r w:rsidRPr="00F3345A">
        <w:rPr>
          <w:b/>
          <w:bCs/>
        </w:rPr>
        <w:t>（</w:t>
      </w:r>
      <w:r w:rsidRPr="00F3345A">
        <w:rPr>
          <w:b/>
          <w:bCs/>
        </w:rPr>
        <w:t>1</w:t>
      </w:r>
      <w:r w:rsidRPr="00F3345A">
        <w:rPr>
          <w:b/>
          <w:bCs/>
        </w:rPr>
        <w:t>）产品质量（</w:t>
      </w:r>
      <w:r w:rsidRPr="00F3345A">
        <w:rPr>
          <w:b/>
          <w:bCs/>
        </w:rPr>
        <w:t>Product Quality</w:t>
      </w:r>
      <w:r w:rsidRPr="00F3345A">
        <w:rPr>
          <w:b/>
          <w:bCs/>
        </w:rPr>
        <w:t>，</w:t>
      </w:r>
      <w:r w:rsidRPr="00F3345A">
        <w:rPr>
          <w:b/>
          <w:bCs/>
        </w:rPr>
        <w:t>PQ</w:t>
      </w:r>
      <w:r w:rsidRPr="00F3345A">
        <w:rPr>
          <w:b/>
          <w:bCs/>
        </w:rPr>
        <w:t>）</w:t>
      </w:r>
    </w:p>
    <w:p w14:paraId="4A215111" w14:textId="77777777" w:rsidR="00D44ECB" w:rsidRPr="00F3345A" w:rsidRDefault="00D44ECB" w:rsidP="00D44ECB">
      <w:pPr>
        <w:spacing w:line="400" w:lineRule="exact"/>
        <w:ind w:firstLineChars="200" w:firstLine="480"/>
      </w:pPr>
      <w:r w:rsidRPr="00F3345A">
        <w:t>产品质量</w:t>
      </w:r>
      <w:r w:rsidRPr="00F3345A">
        <w:t>PQ</w:t>
      </w:r>
      <w:r w:rsidRPr="00F3345A">
        <w:t>，反应的是产品的好坏。该值表示为语言型数值，是集合</w:t>
      </w:r>
      <w:r w:rsidRPr="00F3345A">
        <w:t>S = {</w:t>
      </w:r>
      <w:r w:rsidRPr="00F3345A">
        <w:t>绝对好，很好，好，较好，中好，一般，中差，较差，差，很差，绝对差</w:t>
      </w:r>
      <w:r w:rsidRPr="00F3345A">
        <w:t>}</w:t>
      </w:r>
      <w:r w:rsidRPr="00F3345A">
        <w:t>中的一个元素。</w:t>
      </w:r>
    </w:p>
    <w:p w14:paraId="7B2FE5BE" w14:textId="77777777" w:rsidR="00D44ECB" w:rsidRPr="00F3345A" w:rsidRDefault="00D44ECB" w:rsidP="00D44ECB">
      <w:pPr>
        <w:spacing w:line="400" w:lineRule="exact"/>
        <w:ind w:firstLineChars="200" w:firstLine="482"/>
        <w:rPr>
          <w:b/>
          <w:bCs/>
        </w:rPr>
      </w:pPr>
      <w:r w:rsidRPr="00F3345A">
        <w:rPr>
          <w:b/>
          <w:bCs/>
        </w:rPr>
        <w:t>（</w:t>
      </w:r>
      <w:r w:rsidRPr="00F3345A">
        <w:rPr>
          <w:b/>
          <w:bCs/>
        </w:rPr>
        <w:t>2</w:t>
      </w:r>
      <w:r w:rsidRPr="00F3345A">
        <w:rPr>
          <w:b/>
          <w:bCs/>
        </w:rPr>
        <w:t>）管理质量（</w:t>
      </w:r>
      <w:r w:rsidRPr="00F3345A">
        <w:rPr>
          <w:b/>
          <w:bCs/>
        </w:rPr>
        <w:t>Administration Quality</w:t>
      </w:r>
      <w:r w:rsidRPr="00F3345A">
        <w:rPr>
          <w:b/>
          <w:bCs/>
        </w:rPr>
        <w:t>，</w:t>
      </w:r>
      <w:r w:rsidRPr="00F3345A">
        <w:rPr>
          <w:b/>
          <w:bCs/>
        </w:rPr>
        <w:t>AQ</w:t>
      </w:r>
      <w:r w:rsidRPr="00F3345A">
        <w:rPr>
          <w:b/>
          <w:bCs/>
        </w:rPr>
        <w:t>）</w:t>
      </w:r>
    </w:p>
    <w:p w14:paraId="778DB1CA" w14:textId="77777777" w:rsidR="00D44ECB" w:rsidRPr="00F3345A" w:rsidRDefault="00D44ECB" w:rsidP="00D44ECB">
      <w:pPr>
        <w:spacing w:line="400" w:lineRule="exact"/>
        <w:ind w:firstLineChars="200" w:firstLine="480"/>
      </w:pPr>
      <w:r w:rsidRPr="00F3345A">
        <w:t>管理质量</w:t>
      </w:r>
      <w:r w:rsidRPr="00F3345A">
        <w:t>AQ</w:t>
      </w:r>
      <w:r w:rsidRPr="00F3345A">
        <w:t>，是对订单过程中管理人员管理质量的评定。该值表示为语言型数值，是集合</w:t>
      </w:r>
      <w:r w:rsidRPr="00F3345A">
        <w:t>S = {</w:t>
      </w:r>
      <w:r w:rsidRPr="00F3345A">
        <w:t>绝对好，很好，好，较好，中好，一般，中差，较差，差，很差，绝对差</w:t>
      </w:r>
      <w:r w:rsidRPr="00F3345A">
        <w:t>}</w:t>
      </w:r>
      <w:r w:rsidRPr="00F3345A">
        <w:t>中的一个元素。</w:t>
      </w:r>
    </w:p>
    <w:p w14:paraId="1D512DE7" w14:textId="77777777" w:rsidR="00D110BE" w:rsidRPr="00D44ECB" w:rsidRDefault="00D110BE" w:rsidP="004B13E9">
      <w:pPr>
        <w:spacing w:line="400" w:lineRule="exact"/>
        <w:ind w:firstLineChars="200" w:firstLine="480"/>
        <w:rPr>
          <w:rFonts w:hint="eastAsia"/>
        </w:rPr>
      </w:pPr>
    </w:p>
    <w:p w14:paraId="12983E5D" w14:textId="7F8C70E0" w:rsidR="00686F55" w:rsidRDefault="00686F55" w:rsidP="00686F55">
      <w:pPr>
        <w:pStyle w:val="2"/>
      </w:pPr>
      <w:bookmarkStart w:id="71" w:name="_Toc501892800"/>
      <w:r>
        <w:rPr>
          <w:rFonts w:hint="eastAsia"/>
        </w:rPr>
        <w:t>2.2 语义Web</w:t>
      </w:r>
      <w:bookmarkEnd w:id="71"/>
      <w:r w:rsidR="00A91225">
        <w:rPr>
          <w:rFonts w:hint="eastAsia"/>
        </w:rPr>
        <w:t>的基本技术</w:t>
      </w:r>
    </w:p>
    <w:p w14:paraId="6F0C3EA0" w14:textId="0048AA7A" w:rsidR="00B92C15" w:rsidRDefault="00B92C15" w:rsidP="00B92C15">
      <w:pPr>
        <w:spacing w:line="400" w:lineRule="exact"/>
        <w:ind w:firstLineChars="200" w:firstLine="480"/>
        <w:rPr>
          <w:color w:val="454545"/>
        </w:rPr>
      </w:pPr>
      <w:r w:rsidRPr="00B92C15">
        <w:rPr>
          <w:color w:val="454545"/>
          <w:shd w:val="clear" w:color="auto" w:fill="FFFFFF"/>
        </w:rPr>
        <w:t>随着人们对网络上信息使用要求的不断提高，对网络上信息内容提出了更高要求。可以这样认为，网络只是给人们提供了一个信息共享和信息浏览的环境，人们可以在网络环境中找到自己想要的信息，而对这些信息的理解还需要人来完成，也就是说，目前网上的信息是人所能理解的信息，而不是机器所能理解的信息。</w:t>
      </w:r>
    </w:p>
    <w:p w14:paraId="66D08792" w14:textId="0EB6AAD9" w:rsidR="00B92C15" w:rsidRPr="00B92C15" w:rsidRDefault="00B92C15" w:rsidP="00B92C15">
      <w:pPr>
        <w:spacing w:line="400" w:lineRule="exact"/>
        <w:ind w:firstLineChars="200" w:firstLine="480"/>
      </w:pPr>
      <w:r w:rsidRPr="00B92C15">
        <w:rPr>
          <w:color w:val="454545"/>
          <w:shd w:val="clear" w:color="auto" w:fill="FFFFFF"/>
        </w:rPr>
        <w:t>虽然</w:t>
      </w:r>
      <w:r w:rsidRPr="00B92C15">
        <w:rPr>
          <w:color w:val="454545"/>
          <w:shd w:val="clear" w:color="auto" w:fill="FFFFFF"/>
        </w:rPr>
        <w:t>Internet</w:t>
      </w:r>
      <w:r w:rsidRPr="00B92C15">
        <w:rPr>
          <w:color w:val="454545"/>
          <w:shd w:val="clear" w:color="auto" w:fill="FFFFFF"/>
        </w:rPr>
        <w:t>上分布着海量的信息，但它们主要是面向人类的。由于信息内容没有更好地形式化表示，计算机难以处理这些信息。而互联网上广泛存在的信息格式的异构性、信息语义的多重性以及信息关系的匮乏和非统一，给人们在信息搜索、抽取、表示、解释和维护方面造成极大的不便。正是由于这样，使得网络的深层次应用，如电子商务、电子政务和数字图书馆等智能化服务的开展十分困难。此外，由于计算机拥有对大规模信息处理的能力，因此将网上信息处理和利用尽可能地交给计算机自动完成是解决这些问题的关键。而要达到这样的目的，人们必须让计算机能够</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这些信息，并在</w:t>
      </w:r>
      <w:r w:rsidRPr="00B92C15">
        <w:rPr>
          <w:color w:val="454545"/>
          <w:shd w:val="clear" w:color="auto" w:fill="FFFFFF"/>
        </w:rPr>
        <w:t>“</w:t>
      </w:r>
      <w:r w:rsidRPr="00B92C15">
        <w:rPr>
          <w:color w:val="454545"/>
          <w:shd w:val="clear" w:color="auto" w:fill="FFFFFF"/>
        </w:rPr>
        <w:t>理解</w:t>
      </w:r>
      <w:r w:rsidRPr="00B92C15">
        <w:rPr>
          <w:color w:val="454545"/>
          <w:shd w:val="clear" w:color="auto" w:fill="FFFFFF"/>
        </w:rPr>
        <w:t>”</w:t>
      </w:r>
      <w:r w:rsidRPr="00B92C15">
        <w:rPr>
          <w:color w:val="454545"/>
          <w:shd w:val="clear" w:color="auto" w:fill="FFFFFF"/>
        </w:rPr>
        <w:t>的前提下更好地处理和利用这些信息。</w:t>
      </w:r>
      <w:r w:rsidRPr="00B92C15">
        <w:rPr>
          <w:color w:val="454545"/>
          <w:shd w:val="clear" w:color="auto" w:fill="FFFFFF"/>
        </w:rPr>
        <w:t>WWW</w:t>
      </w:r>
      <w:r w:rsidRPr="00B92C15">
        <w:rPr>
          <w:color w:val="454545"/>
          <w:shd w:val="clear" w:color="auto" w:fill="FFFFFF"/>
        </w:rPr>
        <w:t>的发明者</w:t>
      </w:r>
      <w:r w:rsidRPr="00B92C15">
        <w:rPr>
          <w:color w:val="454545"/>
          <w:shd w:val="clear" w:color="auto" w:fill="FFFFFF"/>
        </w:rPr>
        <w:t>Tim Berners-Lee</w:t>
      </w:r>
      <w:r w:rsidRPr="00B92C15">
        <w:rPr>
          <w:color w:val="454545"/>
          <w:shd w:val="clear" w:color="auto" w:fill="FFFFFF"/>
        </w:rPr>
        <w:t>描述了在现有</w:t>
      </w:r>
      <w:r w:rsidRPr="00B92C15">
        <w:rPr>
          <w:color w:val="454545"/>
          <w:shd w:val="clear" w:color="auto" w:fill="FFFFFF"/>
        </w:rPr>
        <w:t>Web</w:t>
      </w:r>
      <w:r w:rsidRPr="00B92C15">
        <w:rPr>
          <w:color w:val="454545"/>
          <w:shd w:val="clear" w:color="auto" w:fill="FFFFFF"/>
        </w:rPr>
        <w:t>的基础上建设下一代</w:t>
      </w:r>
      <w:r w:rsidRPr="00B92C15">
        <w:rPr>
          <w:color w:val="454545"/>
          <w:shd w:val="clear" w:color="auto" w:fill="FFFFFF"/>
        </w:rPr>
        <w:t>Web</w:t>
      </w:r>
      <w:r w:rsidRPr="00B92C15">
        <w:rPr>
          <w:color w:val="454545"/>
          <w:shd w:val="clear" w:color="auto" w:fill="FFFFFF"/>
        </w:rPr>
        <w:t>的蓝图</w:t>
      </w:r>
      <w:r w:rsidRPr="00B92C15">
        <w:rPr>
          <w:color w:val="454545"/>
          <w:shd w:val="clear" w:color="auto" w:fill="FFFFFF"/>
        </w:rPr>
        <w:t>——</w:t>
      </w:r>
      <w:r w:rsidRPr="00B92C15">
        <w:rPr>
          <w:color w:val="454545"/>
          <w:shd w:val="clear" w:color="auto" w:fill="FFFFFF"/>
        </w:rPr>
        <w:t>语义</w:t>
      </w:r>
      <w:r w:rsidRPr="00B92C15">
        <w:rPr>
          <w:color w:val="454545"/>
          <w:shd w:val="clear" w:color="auto" w:fill="FFFFFF"/>
        </w:rPr>
        <w:t>Web</w:t>
      </w:r>
      <w:r w:rsidR="00772869">
        <w:rPr>
          <w:color w:val="454545"/>
          <w:shd w:val="clear" w:color="auto" w:fill="FFFFFF"/>
        </w:rPr>
        <w:t xml:space="preserve"> </w:t>
      </w:r>
      <w:r w:rsidRPr="00B92C15">
        <w:rPr>
          <w:color w:val="454545"/>
          <w:shd w:val="clear" w:color="auto" w:fill="FFFFFF"/>
        </w:rPr>
        <w:t>(Semantic Web)</w:t>
      </w:r>
      <w:r w:rsidRPr="00B92C15">
        <w:rPr>
          <w:color w:val="454545"/>
          <w:shd w:val="clear" w:color="auto" w:fill="FFFFFF"/>
        </w:rPr>
        <w:t>。</w:t>
      </w:r>
    </w:p>
    <w:p w14:paraId="759D2F54" w14:textId="4A3BCCFE" w:rsidR="00686F55" w:rsidRDefault="00F625F6" w:rsidP="00AD04DD">
      <w:pPr>
        <w:pStyle w:val="3"/>
      </w:pPr>
      <w:bookmarkStart w:id="72" w:name="_Toc501892801"/>
      <w:r>
        <w:rPr>
          <w:rFonts w:hint="eastAsia"/>
        </w:rPr>
        <w:t>2.2.1 本体论</w:t>
      </w:r>
      <w:bookmarkEnd w:id="72"/>
      <w:r w:rsidR="008070E7">
        <w:rPr>
          <w:rFonts w:hint="eastAsia"/>
        </w:rPr>
        <w:t>的概念</w:t>
      </w:r>
    </w:p>
    <w:p w14:paraId="62F631A9" w14:textId="77777777" w:rsidR="00AA5D84" w:rsidRDefault="003A00CE" w:rsidP="00AA5D84">
      <w:pPr>
        <w:spacing w:line="400" w:lineRule="exact"/>
        <w:ind w:firstLineChars="200" w:firstLine="480"/>
      </w:pPr>
      <w:r w:rsidRPr="003A00CE">
        <w:t>语义</w:t>
      </w:r>
      <w:r w:rsidRPr="003A00CE">
        <w:t>Web</w:t>
      </w:r>
      <w:r w:rsidRPr="003A00CE">
        <w:t>采用一定的知识表示方法赋予网页信息一定的语义，达到人机和计算机之间基于语义信息的交换和处理。而在</w:t>
      </w:r>
      <w:r w:rsidRPr="003A00CE">
        <w:t>Web</w:t>
      </w:r>
      <w:r w:rsidRPr="003A00CE">
        <w:t>这样一个巨大的信息资源中，知识库是多种多样的，既包含通用的常用知识库，也包含各个领域中的领域知识库。要保证在网络环境的信息能够被计算机理解和交互，就需要有一种统一的表示语言对</w:t>
      </w:r>
      <w:r w:rsidRPr="003A00CE">
        <w:t>Web</w:t>
      </w:r>
      <w:r w:rsidRPr="003A00CE">
        <w:t>的信息进行基于语义的统一表示和交互。</w:t>
      </w:r>
    </w:p>
    <w:p w14:paraId="214EE4C1" w14:textId="19DC12E3" w:rsidR="006E1ED1" w:rsidRPr="006D3DCC" w:rsidRDefault="00AA5D84" w:rsidP="00AA5D84">
      <w:pPr>
        <w:spacing w:line="400" w:lineRule="exact"/>
        <w:ind w:firstLineChars="200" w:firstLine="480"/>
      </w:pPr>
      <w:r w:rsidRPr="00AA5D84">
        <w:rPr>
          <w:rFonts w:hint="eastAsia"/>
        </w:rPr>
        <w:t>本体论为同一应用领域的成员之间提供了统一的术语集，能够将描述对象进行概念化表示。</w:t>
      </w:r>
      <w:r w:rsidR="006D3DCC" w:rsidRPr="006D3DCC">
        <w:t>本体（</w:t>
      </w:r>
      <w:r w:rsidR="006D3DCC" w:rsidRPr="006D3DCC">
        <w:t>ontology</w:t>
      </w:r>
      <w:r w:rsidR="006D3DCC" w:rsidRPr="006D3DCC">
        <w:t>）能够提供对领域知识的共同理解，并从不同层次给出词汇（术语）和词汇间相互关系的明确定义的形式化表述；本体通过对概念、术语及其相关关系的规范化描述，勾画出某一领域的基本知识体系，定义出一套共享的术语和信息表示结构，或者说一个可重用和</w:t>
      </w:r>
      <w:proofErr w:type="gramStart"/>
      <w:r w:rsidR="006D3DCC" w:rsidRPr="006D3DCC">
        <w:t>可</w:t>
      </w:r>
      <w:proofErr w:type="gramEnd"/>
      <w:r w:rsidR="006D3DCC" w:rsidRPr="006D3DCC">
        <w:t>扩充的概念库，用来描述和表示特定的问题、领域和约束；本体可以采用一阶谓词、产生式、语义网络和框架等知识表示方法进行描述。</w:t>
      </w:r>
      <w:r w:rsidRPr="00AA5D84">
        <w:rPr>
          <w:rFonts w:hint="eastAsia"/>
        </w:rPr>
        <w:t>语义</w:t>
      </w:r>
      <w:r w:rsidRPr="00AA5D84">
        <w:rPr>
          <w:rFonts w:hint="eastAsia"/>
        </w:rPr>
        <w:t>Web</w:t>
      </w:r>
      <w:r w:rsidRPr="00AA5D84">
        <w:rPr>
          <w:rFonts w:hint="eastAsia"/>
        </w:rPr>
        <w:t>中的本体表示的是人们对特定领域中的概念的统一的、本质认识。对于网络上的应用，重要的是需要定义一种具有统一语法的语言，使得本体能够遵循统一的语法格式进行信息交换。</w:t>
      </w:r>
      <w:r w:rsidR="006D3DCC" w:rsidRPr="006D3DCC">
        <w:t>早期的本体描述语言，都是为知识共享目的而设计的知识表述语言，主要有</w:t>
      </w:r>
      <w:r w:rsidR="006D3DCC" w:rsidRPr="006D3DCC">
        <w:t>KIF</w:t>
      </w:r>
      <w:r w:rsidR="006D3DCC" w:rsidRPr="006D3DCC">
        <w:t>、</w:t>
      </w:r>
      <w:r w:rsidR="006D3DCC" w:rsidRPr="006D3DCC">
        <w:t>Ontolingua</w:t>
      </w:r>
      <w:r w:rsidR="006D3DCC" w:rsidRPr="006D3DCC">
        <w:t>、</w:t>
      </w:r>
      <w:r w:rsidR="006D3DCC" w:rsidRPr="006D3DCC">
        <w:t>OKBC</w:t>
      </w:r>
      <w:r w:rsidR="006D3DCC" w:rsidRPr="006D3DCC">
        <w:t>、</w:t>
      </w:r>
      <w:r w:rsidR="006D3DCC" w:rsidRPr="006D3DCC">
        <w:t>Loom</w:t>
      </w:r>
      <w:r w:rsidR="006D3DCC" w:rsidRPr="006D3DCC">
        <w:t>等。随着语义</w:t>
      </w:r>
      <w:r w:rsidR="006D3DCC" w:rsidRPr="006D3DCC">
        <w:t>Web</w:t>
      </w:r>
      <w:r w:rsidR="006D3DCC" w:rsidRPr="006D3DCC">
        <w:t>的提出，出现了一系列基于</w:t>
      </w:r>
      <w:r w:rsidR="006D3DCC" w:rsidRPr="006D3DCC">
        <w:t>Web</w:t>
      </w:r>
      <w:r w:rsidR="006D3DCC" w:rsidRPr="006D3DCC">
        <w:t>的本体表示语言，如</w:t>
      </w:r>
      <w:r w:rsidR="006D3DCC" w:rsidRPr="006D3DCC">
        <w:t>SHOE</w:t>
      </w:r>
      <w:r w:rsidR="006D3DCC" w:rsidRPr="006D3DCC">
        <w:t>、</w:t>
      </w:r>
      <w:r w:rsidR="006D3DCC" w:rsidRPr="006D3DCC">
        <w:t>XOL</w:t>
      </w:r>
      <w:r w:rsidR="006D3DCC" w:rsidRPr="006D3DCC">
        <w:t>、</w:t>
      </w:r>
      <w:r w:rsidR="006D3DCC" w:rsidRPr="006D3DCC">
        <w:t>RDF</w:t>
      </w:r>
      <w:r w:rsidR="006D3DCC" w:rsidRPr="006D3DCC">
        <w:t>、</w:t>
      </w:r>
      <w:r w:rsidR="006D3DCC" w:rsidRPr="006D3DCC">
        <w:t>RDFS</w:t>
      </w:r>
      <w:r w:rsidR="006D3DCC" w:rsidRPr="006D3DCC">
        <w:t>、</w:t>
      </w:r>
      <w:r w:rsidR="006D3DCC" w:rsidRPr="006D3DCC">
        <w:t>OIL</w:t>
      </w:r>
      <w:r w:rsidR="006D3DCC" w:rsidRPr="006D3DCC">
        <w:t>、</w:t>
      </w:r>
      <w:r w:rsidR="006D3DCC" w:rsidRPr="006D3DCC">
        <w:t>DAML</w:t>
      </w:r>
      <w:r w:rsidR="006D3DCC" w:rsidRPr="006D3DCC">
        <w:t>、</w:t>
      </w:r>
      <w:r w:rsidR="006D3DCC" w:rsidRPr="006D3DCC">
        <w:t>DAML+OIL</w:t>
      </w:r>
      <w:r w:rsidR="006D3DCC" w:rsidRPr="006D3DCC">
        <w:t>、</w:t>
      </w:r>
      <w:r w:rsidR="006D3DCC" w:rsidRPr="006D3DCC">
        <w:t>OWL</w:t>
      </w:r>
      <w:r w:rsidR="006D3DCC" w:rsidRPr="006D3DCC">
        <w:t>等。</w:t>
      </w:r>
    </w:p>
    <w:p w14:paraId="2A2D968A" w14:textId="1F1A88AD" w:rsidR="00686F55" w:rsidRPr="00686F55" w:rsidRDefault="00AD04DD" w:rsidP="00686F55">
      <w:pPr>
        <w:pStyle w:val="3"/>
      </w:pPr>
      <w:bookmarkStart w:id="73" w:name="_Toc501892802"/>
      <w:r>
        <w:rPr>
          <w:rFonts w:hint="eastAsia"/>
        </w:rPr>
        <w:t>2.2.2</w:t>
      </w:r>
      <w:r w:rsidR="00D26EF2">
        <w:t xml:space="preserve"> </w:t>
      </w:r>
      <w:bookmarkEnd w:id="73"/>
      <w:r w:rsidR="00231797">
        <w:rPr>
          <w:rFonts w:hint="eastAsia"/>
        </w:rPr>
        <w:t>语义Web中的描述语言</w:t>
      </w:r>
    </w:p>
    <w:p w14:paraId="788FF50C" w14:textId="463EB2D2" w:rsidR="00C1759E" w:rsidRPr="00C1759E" w:rsidRDefault="00C1759E" w:rsidP="00C1759E">
      <w:pPr>
        <w:spacing w:line="400" w:lineRule="exact"/>
        <w:ind w:firstLineChars="200" w:firstLine="482"/>
        <w:rPr>
          <w:b/>
        </w:rPr>
      </w:pPr>
      <w:r w:rsidRPr="00C1759E">
        <w:rPr>
          <w:b/>
        </w:rPr>
        <w:t xml:space="preserve">1. </w:t>
      </w:r>
      <w:r w:rsidRPr="00C1759E">
        <w:rPr>
          <w:b/>
        </w:rPr>
        <w:t>资源描述框架模型</w:t>
      </w:r>
      <w:r w:rsidRPr="00C1759E">
        <w:rPr>
          <w:b/>
        </w:rPr>
        <w:t>RDF</w:t>
      </w:r>
      <w:r w:rsidRPr="00C1759E">
        <w:rPr>
          <w:b/>
        </w:rPr>
        <w:t>和</w:t>
      </w:r>
      <w:r w:rsidRPr="00C1759E">
        <w:rPr>
          <w:b/>
        </w:rPr>
        <w:t>RDFS</w:t>
      </w:r>
    </w:p>
    <w:p w14:paraId="1F58C411" w14:textId="3149D57D" w:rsidR="006C4BF5" w:rsidRDefault="00691266" w:rsidP="006C4BF5">
      <w:pPr>
        <w:spacing w:line="400" w:lineRule="exact"/>
        <w:ind w:firstLineChars="200" w:firstLine="480"/>
      </w:pPr>
      <w:r>
        <w:rPr>
          <w:rFonts w:hint="eastAsia"/>
        </w:rPr>
        <w:t>RDF</w:t>
      </w:r>
      <w:r>
        <w:rPr>
          <w:rFonts w:hint="eastAsia"/>
        </w:rPr>
        <w:t>是处理元数据（元数据是“关于数据的数据”，是用来描述网络资源的数据）的基础，它为在应用程序之间交换机器可理解的网络数据提供了可互操作性。</w:t>
      </w:r>
      <w:r>
        <w:rPr>
          <w:rFonts w:hint="eastAsia"/>
        </w:rPr>
        <w:t>RDF</w:t>
      </w:r>
      <w:r>
        <w:rPr>
          <w:rFonts w:hint="eastAsia"/>
        </w:rPr>
        <w:t>强调让计算机能够灵活方便地自动处理网络资源。</w:t>
      </w:r>
      <w:r>
        <w:rPr>
          <w:rFonts w:hint="eastAsia"/>
        </w:rPr>
        <w:t>RDF</w:t>
      </w:r>
      <w:r>
        <w:rPr>
          <w:rFonts w:hint="eastAsia"/>
        </w:rPr>
        <w:t>可以应用在多个领域，例如：在资源发现中，</w:t>
      </w:r>
      <w:r>
        <w:rPr>
          <w:rFonts w:hint="eastAsia"/>
        </w:rPr>
        <w:t>RDF</w:t>
      </w:r>
      <w:r>
        <w:rPr>
          <w:rFonts w:hint="eastAsia"/>
        </w:rPr>
        <w:t>可以增强搜索引擎语义处理能力；在编目领域中，</w:t>
      </w:r>
      <w:r>
        <w:rPr>
          <w:rFonts w:hint="eastAsia"/>
        </w:rPr>
        <w:t>RDF</w:t>
      </w:r>
      <w:r>
        <w:rPr>
          <w:rFonts w:hint="eastAsia"/>
        </w:rPr>
        <w:t>可以用来描述某个网站、网页之间或者数字图书馆中的内容以及内容之间的关系；采用</w:t>
      </w:r>
      <w:r>
        <w:rPr>
          <w:rFonts w:hint="eastAsia"/>
        </w:rPr>
        <w:t>RDF</w:t>
      </w:r>
      <w:r>
        <w:rPr>
          <w:rFonts w:hint="eastAsia"/>
        </w:rPr>
        <w:t>的智能主体（</w:t>
      </w:r>
      <w:r>
        <w:rPr>
          <w:rFonts w:hint="eastAsia"/>
        </w:rPr>
        <w:t>Agent</w:t>
      </w:r>
      <w:r>
        <w:rPr>
          <w:rFonts w:hint="eastAsia"/>
        </w:rPr>
        <w:t>）能够提高机构之间知识共享和交换的能力。</w:t>
      </w:r>
    </w:p>
    <w:p w14:paraId="1B6DE73B" w14:textId="48950B00" w:rsidR="00860A1C" w:rsidRPr="006C4BF5" w:rsidRDefault="00860A1C" w:rsidP="006C4BF5">
      <w:pPr>
        <w:widowControl w:val="0"/>
        <w:spacing w:line="400" w:lineRule="exact"/>
        <w:ind w:firstLineChars="200" w:firstLine="480"/>
        <w:jc w:val="both"/>
        <w:rPr>
          <w:kern w:val="2"/>
        </w:rPr>
      </w:pPr>
      <w:r w:rsidRPr="00042EBF">
        <w:rPr>
          <w:rFonts w:hint="eastAsia"/>
          <w:kern w:val="2"/>
        </w:rPr>
        <w:t>RDF</w:t>
      </w:r>
      <w:r w:rsidRPr="00860A1C">
        <w:rPr>
          <w:kern w:val="2"/>
        </w:rPr>
        <w:t>的设计理念是希望在最低限度的约束之上更为灵活的描述资源信息，并且希望其数据模型能够独立于不同的应用，同时又便于在不同应用间进行数据整合。故而</w:t>
      </w:r>
      <w:r w:rsidRPr="00860A1C">
        <w:rPr>
          <w:kern w:val="2"/>
        </w:rPr>
        <w:t>RDF</w:t>
      </w:r>
      <w:r w:rsidRPr="00860A1C">
        <w:rPr>
          <w:kern w:val="2"/>
        </w:rPr>
        <w:t>采用了一种简易的描述方式，即</w:t>
      </w:r>
      <w:proofErr w:type="gramStart"/>
      <w:r w:rsidRPr="00860A1C">
        <w:rPr>
          <w:kern w:val="2"/>
        </w:rPr>
        <w:t>用主体</w:t>
      </w:r>
      <w:proofErr w:type="gramEnd"/>
      <w:r w:rsidRPr="00860A1C">
        <w:rPr>
          <w:kern w:val="2"/>
        </w:rPr>
        <w:t>(Subject)</w:t>
      </w:r>
      <w:r w:rsidRPr="00860A1C">
        <w:rPr>
          <w:kern w:val="2"/>
        </w:rPr>
        <w:t>，谓词</w:t>
      </w:r>
      <w:r w:rsidRPr="00860A1C">
        <w:rPr>
          <w:kern w:val="2"/>
        </w:rPr>
        <w:t>(Predicate)</w:t>
      </w:r>
      <w:r w:rsidRPr="00860A1C">
        <w:rPr>
          <w:kern w:val="2"/>
        </w:rPr>
        <w:t>，客体</w:t>
      </w:r>
      <w:r w:rsidR="00042EBF" w:rsidRPr="00042EBF">
        <w:rPr>
          <w:kern w:val="2"/>
        </w:rPr>
        <w:t>(Ob</w:t>
      </w:r>
      <w:r w:rsidR="00042EBF" w:rsidRPr="00042EBF">
        <w:rPr>
          <w:rFonts w:hint="eastAsia"/>
          <w:kern w:val="2"/>
        </w:rPr>
        <w:t>j</w:t>
      </w:r>
      <w:r w:rsidRPr="00860A1C">
        <w:rPr>
          <w:kern w:val="2"/>
        </w:rPr>
        <w:t>ect)</w:t>
      </w:r>
      <w:r w:rsidRPr="00860A1C">
        <w:rPr>
          <w:kern w:val="2"/>
        </w:rPr>
        <w:t>构成的三元组来表示资源。</w:t>
      </w:r>
      <w:r w:rsidRPr="00860A1C">
        <w:rPr>
          <w:kern w:val="2"/>
        </w:rPr>
        <w:t>RDF</w:t>
      </w:r>
      <w:r w:rsidRPr="00860A1C">
        <w:rPr>
          <w:kern w:val="2"/>
        </w:rPr>
        <w:t>数据通用表示形式为</w:t>
      </w:r>
      <w:r w:rsidRPr="00860A1C">
        <w:rPr>
          <w:kern w:val="2"/>
        </w:rPr>
        <w:t>(S</w:t>
      </w:r>
      <w:r w:rsidRPr="00860A1C">
        <w:rPr>
          <w:kern w:val="2"/>
        </w:rPr>
        <w:t>，</w:t>
      </w:r>
      <w:r w:rsidRPr="00860A1C">
        <w:rPr>
          <w:kern w:val="2"/>
        </w:rPr>
        <w:t>P</w:t>
      </w:r>
      <w:r w:rsidRPr="00860A1C">
        <w:rPr>
          <w:kern w:val="2"/>
        </w:rPr>
        <w:t>，</w:t>
      </w:r>
      <w:r w:rsidRPr="00860A1C">
        <w:rPr>
          <w:kern w:val="2"/>
        </w:rPr>
        <w:t>O)</w:t>
      </w:r>
      <w:r w:rsidRPr="00860A1C">
        <w:rPr>
          <w:kern w:val="2"/>
        </w:rPr>
        <w:t>三元组，</w:t>
      </w:r>
      <w:r w:rsidR="00AD1A82">
        <w:rPr>
          <w:rFonts w:hint="eastAsia"/>
        </w:rPr>
        <w:t>一组</w:t>
      </w:r>
      <w:r w:rsidR="00AD1A82">
        <w:rPr>
          <w:rFonts w:hint="eastAsia"/>
        </w:rPr>
        <w:t>RDF</w:t>
      </w:r>
      <w:r w:rsidR="00AD1A82">
        <w:rPr>
          <w:rFonts w:hint="eastAsia"/>
        </w:rPr>
        <w:t>数据可构成一个</w:t>
      </w:r>
      <w:r w:rsidR="00AD1A82">
        <w:rPr>
          <w:rFonts w:hint="eastAsia"/>
        </w:rPr>
        <w:t>RDF</w:t>
      </w:r>
      <w:r w:rsidR="00AD1A82">
        <w:rPr>
          <w:rFonts w:hint="eastAsia"/>
        </w:rPr>
        <w:t>有向图</w:t>
      </w:r>
      <w:r w:rsidR="004B66A9">
        <w:fldChar w:fldCharType="begin"/>
      </w:r>
      <w:r w:rsidR="00650716">
        <w:instrText xml:space="preserve"> ADDIN NE.Ref.{66E3A959-B8F4-44E9-B546-440557CAC980}</w:instrText>
      </w:r>
      <w:r w:rsidR="004B66A9">
        <w:fldChar w:fldCharType="separate"/>
      </w:r>
      <w:r w:rsidR="001102C4">
        <w:rPr>
          <w:color w:val="080000"/>
          <w:vertAlign w:val="superscript"/>
        </w:rPr>
        <w:t>[68]</w:t>
      </w:r>
      <w:r w:rsidR="004B66A9">
        <w:fldChar w:fldCharType="end"/>
      </w:r>
      <w:r w:rsidR="00B05C8C">
        <w:rPr>
          <w:rFonts w:hint="eastAsia"/>
        </w:rPr>
        <w:t>，</w:t>
      </w:r>
      <w:r w:rsidR="00B05C8C" w:rsidRPr="00B05C8C">
        <w:rPr>
          <w:rFonts w:hint="eastAsia"/>
          <w:color w:val="FF0000"/>
        </w:rPr>
        <w:t>如图</w:t>
      </w:r>
      <w:r w:rsidR="00B05C8C" w:rsidRPr="00B05C8C">
        <w:rPr>
          <w:rFonts w:hint="eastAsia"/>
          <w:color w:val="FF0000"/>
        </w:rPr>
        <w:t>2.1</w:t>
      </w:r>
      <w:r w:rsidR="00B05C8C">
        <w:rPr>
          <w:rFonts w:hint="eastAsia"/>
        </w:rPr>
        <w:t>所示</w:t>
      </w:r>
      <w:r w:rsidR="00AD1A82">
        <w:rPr>
          <w:rFonts w:hint="eastAsia"/>
        </w:rPr>
        <w:t>。</w:t>
      </w:r>
    </w:p>
    <w:p w14:paraId="7DBB0836" w14:textId="383A203D" w:rsidR="00DD4345" w:rsidRDefault="006E12DC" w:rsidP="001F59A5">
      <w:pPr>
        <w:jc w:val="center"/>
      </w:pPr>
      <w:r>
        <w:rPr>
          <w:noProof/>
        </w:rPr>
        <mc:AlternateContent>
          <mc:Choice Requires="wpc">
            <w:drawing>
              <wp:inline distT="0" distB="0" distL="0" distR="0" wp14:anchorId="28F39157" wp14:editId="7EB269FF">
                <wp:extent cx="3116580" cy="556260"/>
                <wp:effectExtent l="0" t="0" r="0" b="15240"/>
                <wp:docPr id="38" name="画布 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 name="椭圆 39"/>
                        <wps:cNvSpPr/>
                        <wps:spPr>
                          <a:xfrm>
                            <a:off x="320040" y="83820"/>
                            <a:ext cx="868680" cy="44958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95AC49" w14:textId="4B3B349A" w:rsidR="006515C9" w:rsidRPr="006E12DC" w:rsidRDefault="006515C9" w:rsidP="006E12DC">
                              <w:pPr>
                                <w:jc w:val="center"/>
                                <w:rPr>
                                  <w:color w:val="000000" w:themeColor="text1"/>
                                  <w:sz w:val="21"/>
                                  <w:szCs w:val="21"/>
                                </w:rPr>
                              </w:pPr>
                              <w:r w:rsidRPr="006E12DC">
                                <w:rPr>
                                  <w:rFonts w:hint="eastAsia"/>
                                  <w:color w:val="000000" w:themeColor="text1"/>
                                  <w:sz w:val="21"/>
                                  <w:szCs w:val="21"/>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矩形 40"/>
                        <wps:cNvSpPr/>
                        <wps:spPr>
                          <a:xfrm flipV="1">
                            <a:off x="2049780" y="68580"/>
                            <a:ext cx="800100" cy="4800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2438CB" w14:textId="7C17193A" w:rsidR="006515C9" w:rsidRPr="006E12DC" w:rsidRDefault="006515C9" w:rsidP="006E12DC">
                              <w:pPr>
                                <w:jc w:val="center"/>
                                <w:rPr>
                                  <w:color w:val="000000" w:themeColor="text1"/>
                                  <w:sz w:val="21"/>
                                  <w:szCs w:val="21"/>
                                </w:rPr>
                              </w:pPr>
                              <w:r w:rsidRPr="006E12DC">
                                <w:rPr>
                                  <w:rFonts w:hint="eastAsia"/>
                                  <w:color w:val="000000" w:themeColor="text1"/>
                                  <w:sz w:val="21"/>
                                  <w:szCs w:val="21"/>
                                </w:rPr>
                                <w: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直接箭头连接符 42"/>
                        <wps:cNvCnPr>
                          <a:stCxn id="39" idx="6"/>
                          <a:endCxn id="40" idx="1"/>
                        </wps:cNvCnPr>
                        <wps:spPr>
                          <a:xfrm>
                            <a:off x="1188720" y="308610"/>
                            <a:ext cx="86106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文本框 43"/>
                        <wps:cNvSpPr txBox="1"/>
                        <wps:spPr>
                          <a:xfrm>
                            <a:off x="1447800" y="68580"/>
                            <a:ext cx="263525" cy="449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5DC50" w14:textId="05418D7A" w:rsidR="006515C9" w:rsidRPr="006E12DC" w:rsidRDefault="006515C9">
                              <w:pPr>
                                <w:rPr>
                                  <w:sz w:val="21"/>
                                  <w:szCs w:val="21"/>
                                </w:rPr>
                              </w:pPr>
                              <w:r w:rsidRPr="006E12DC">
                                <w:rPr>
                                  <w:rFonts w:hint="eastAsia"/>
                                  <w:sz w:val="21"/>
                                  <w:szCs w:val="21"/>
                                </w:rPr>
                                <w:t>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8F39157" id="画布 38" o:spid="_x0000_s1030" editas="canvas" style="width:245.4pt;height:43.8pt;mso-position-horizontal-relative:char;mso-position-vertical-relative:line" coordsize="31165,5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">
                <v:shape id="_x0000_s1031" type="#_x0000_t75" style="position:absolute;width:31165;height:5562;visibility:visible;mso-wrap-style:square">
                  <v:fill o:detectmouseclick="t"/>
                  <v:path o:connecttype="none"/>
                </v:shape>
                <v:oval id="椭圆 39" o:spid="_x0000_s1032" style="position:absolute;left:3200;top:838;width:8687;height:44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" filled="f" strokecolor="black [3213]" strokeweight="1pt">
                  <v:stroke joinstyle="miter"/>
                  <v:textbox>
                    <w:txbxContent>
                      <w:p w14:paraId="4895AC49" w14:textId="4B3B349A" w:rsidR="006515C9" w:rsidRPr="006E12DC" w:rsidRDefault="006515C9" w:rsidP="006E12DC">
                        <w:pPr>
                          <w:jc w:val="center"/>
                          <w:rPr>
                            <w:color w:val="000000" w:themeColor="text1"/>
                            <w:sz w:val="21"/>
                            <w:szCs w:val="21"/>
                          </w:rPr>
                        </w:pPr>
                        <w:r w:rsidRPr="006E12DC">
                          <w:rPr>
                            <w:rFonts w:hint="eastAsia"/>
                            <w:color w:val="000000" w:themeColor="text1"/>
                            <w:sz w:val="21"/>
                            <w:szCs w:val="21"/>
                          </w:rPr>
                          <w:t>S</w:t>
                        </w:r>
                      </w:p>
                    </w:txbxContent>
                  </v:textbox>
                </v:oval>
                <v:rect id="矩形 40" o:spid="_x0000_s1033" style="position:absolute;left:20497;top:685;width:8001;height:4801;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" filled="f" strokecolor="black [3213]" strokeweight="1pt">
                  <v:textbox>
                    <w:txbxContent>
                      <w:p w14:paraId="772438CB" w14:textId="7C17193A" w:rsidR="006515C9" w:rsidRPr="006E12DC" w:rsidRDefault="006515C9" w:rsidP="006E12DC">
                        <w:pPr>
                          <w:jc w:val="center"/>
                          <w:rPr>
                            <w:color w:val="000000" w:themeColor="text1"/>
                            <w:sz w:val="21"/>
                            <w:szCs w:val="21"/>
                          </w:rPr>
                        </w:pPr>
                        <w:r w:rsidRPr="006E12DC">
                          <w:rPr>
                            <w:rFonts w:hint="eastAsia"/>
                            <w:color w:val="000000" w:themeColor="text1"/>
                            <w:sz w:val="21"/>
                            <w:szCs w:val="21"/>
                          </w:rPr>
                          <w:t>O</w:t>
                        </w:r>
                      </w:p>
                    </w:txbxContent>
                  </v:textbox>
                </v:rect>
                <v:shapetype id="_x0000_t32" coordsize="21600,21600" o:spt="32" o:oned="t" path="m,l21600,21600e" filled="f">
                  <v:path arrowok="t" fillok="f" o:connecttype="none"/>
                  <o:lock v:ext="edit" shapetype="t"/>
                </v:shapetype>
                <v:shape id="直接箭头连接符 42" o:spid="_x0000_s1034" type="#_x0000_t32" style="position:absolute;left:11887;top:3086;width:861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" strokecolor="black [3213]" strokeweight=".5pt">
                  <v:stroke endarrow="block" joinstyle="miter"/>
                </v:shape>
                <v:shapetype id="_x0000_t202" coordsize="21600,21600" o:spt="202" path="m,l,21600r21600,l21600,xe">
                  <v:stroke joinstyle="miter"/>
                  <v:path gradientshapeok="t" o:connecttype="rect"/>
                </v:shapetype>
                <v:shape id="文本框 43" o:spid="_x0000_s1035" type="#_x0000_t202" style="position:absolute;left:14478;top:685;width:2635;height:44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6D55DC50" w14:textId="05418D7A" w:rsidR="006515C9" w:rsidRPr="006E12DC" w:rsidRDefault="006515C9">
                        <w:pPr>
                          <w:rPr>
                            <w:sz w:val="21"/>
                            <w:szCs w:val="21"/>
                          </w:rPr>
                        </w:pPr>
                        <w:r w:rsidRPr="006E12DC">
                          <w:rPr>
                            <w:rFonts w:hint="eastAsia"/>
                            <w:sz w:val="21"/>
                            <w:szCs w:val="21"/>
                          </w:rPr>
                          <w:t>P</w:t>
                        </w:r>
                      </w:p>
                    </w:txbxContent>
                  </v:textbox>
                </v:shape>
                <w10:anchorlock/>
              </v:group>
            </w:pict>
          </mc:Fallback>
        </mc:AlternateContent>
      </w:r>
    </w:p>
    <w:p w14:paraId="40D0C532" w14:textId="194662AF" w:rsidR="001F59A5" w:rsidRPr="00196B04" w:rsidRDefault="001F59A5" w:rsidP="00196B04">
      <w:pPr>
        <w:pStyle w:val="a4"/>
      </w:pPr>
      <w:r w:rsidRPr="00196B04">
        <w:rPr>
          <w:rFonts w:hint="eastAsia"/>
        </w:rPr>
        <w:t>图</w:t>
      </w:r>
      <w:r w:rsidRPr="00196B04">
        <w:rPr>
          <w:rFonts w:hint="eastAsia"/>
        </w:rPr>
        <w:t>2.1  RDF</w:t>
      </w:r>
      <w:r w:rsidRPr="00196B04">
        <w:rPr>
          <w:rFonts w:hint="eastAsia"/>
        </w:rPr>
        <w:t>有向图</w:t>
      </w:r>
    </w:p>
    <w:p w14:paraId="7F8B2521" w14:textId="6CA1A1D2" w:rsidR="00887AD1" w:rsidRDefault="00953DFC" w:rsidP="00953DFC">
      <w:pPr>
        <w:widowControl w:val="0"/>
        <w:spacing w:line="400" w:lineRule="exact"/>
        <w:ind w:firstLineChars="200" w:firstLine="480"/>
      </w:pPr>
      <w:r w:rsidRPr="00DD08CF">
        <w:rPr>
          <w:rFonts w:hint="eastAsia"/>
        </w:rPr>
        <w:t>如</w:t>
      </w:r>
      <w:r w:rsidRPr="00503E07">
        <w:rPr>
          <w:rFonts w:hint="eastAsia"/>
          <w:color w:val="FF0000"/>
        </w:rPr>
        <w:t>图</w:t>
      </w:r>
      <w:r w:rsidRPr="00503E07">
        <w:rPr>
          <w:rFonts w:hint="eastAsia"/>
          <w:color w:val="FF0000"/>
        </w:rPr>
        <w:t>2</w:t>
      </w:r>
      <w:r w:rsidRPr="00503E07">
        <w:rPr>
          <w:color w:val="FF0000"/>
        </w:rPr>
        <w:t>.2</w:t>
      </w:r>
      <w:r w:rsidRPr="00DD08CF">
        <w:rPr>
          <w:rFonts w:hint="eastAsia"/>
        </w:rPr>
        <w:t>是</w:t>
      </w:r>
      <w:r w:rsidRPr="00DD08CF">
        <w:t>一个</w:t>
      </w:r>
      <w:r w:rsidRPr="00DD08CF">
        <w:t>RDF</w:t>
      </w:r>
      <w:r w:rsidRPr="00DD08CF">
        <w:t>描述资源的实例</w:t>
      </w:r>
      <w:r w:rsidR="00DD08CF" w:rsidRPr="00DD08CF">
        <w:rPr>
          <w:rFonts w:hint="eastAsia"/>
        </w:rPr>
        <w:t>，</w:t>
      </w:r>
      <w:r w:rsidR="003055B8">
        <w:rPr>
          <w:rFonts w:hint="eastAsia"/>
        </w:rPr>
        <w:t>其</w:t>
      </w:r>
      <w:r w:rsidR="003055B8">
        <w:t>定义了资源</w:t>
      </w:r>
      <w:r w:rsidR="003055B8">
        <w:rPr>
          <w:rFonts w:hint="eastAsia"/>
        </w:rPr>
        <w:t>Jack</w:t>
      </w:r>
      <w:r w:rsidR="003055B8">
        <w:rPr>
          <w:rFonts w:hint="eastAsia"/>
        </w:rPr>
        <w:t>。</w:t>
      </w:r>
      <w:r w:rsidR="003055B8">
        <w:rPr>
          <w:rFonts w:hint="eastAsia"/>
        </w:rPr>
        <w:t>Jack</w:t>
      </w:r>
      <w:r w:rsidR="003055B8">
        <w:t>具有属性</w:t>
      </w:r>
      <w:r w:rsidR="003055B8">
        <w:t>name</w:t>
      </w:r>
      <w:r w:rsidR="003055B8">
        <w:t>（</w:t>
      </w:r>
      <w:r w:rsidR="003055B8">
        <w:rPr>
          <w:rFonts w:hint="eastAsia"/>
        </w:rPr>
        <w:t>文字</w:t>
      </w:r>
      <w:r w:rsidR="003055B8">
        <w:t>类型）</w:t>
      </w:r>
      <w:r w:rsidR="003055B8">
        <w:rPr>
          <w:rFonts w:hint="eastAsia"/>
        </w:rPr>
        <w:t>、</w:t>
      </w:r>
      <w:r w:rsidR="003055B8">
        <w:t>age</w:t>
      </w:r>
      <w:r w:rsidR="003055B8">
        <w:rPr>
          <w:rFonts w:hint="eastAsia"/>
        </w:rPr>
        <w:t>（整数</w:t>
      </w:r>
      <w:r w:rsidR="003055B8">
        <w:t>类型）</w:t>
      </w:r>
      <w:r w:rsidR="003055B8">
        <w:rPr>
          <w:rFonts w:hint="eastAsia"/>
        </w:rPr>
        <w:t>、</w:t>
      </w:r>
      <w:r w:rsidR="003055B8">
        <w:t>gender</w:t>
      </w:r>
      <w:r w:rsidR="003055B8">
        <w:t>（</w:t>
      </w:r>
      <w:r w:rsidR="003055B8">
        <w:rPr>
          <w:rFonts w:hint="eastAsia"/>
        </w:rPr>
        <w:t>文字</w:t>
      </w:r>
      <w:r w:rsidR="003055B8">
        <w:t>类型）</w:t>
      </w:r>
      <w:r w:rsidR="003055B8">
        <w:rPr>
          <w:rFonts w:hint="eastAsia"/>
        </w:rPr>
        <w:t>，</w:t>
      </w:r>
      <w:r w:rsidR="003055B8">
        <w:t>取值分别为</w:t>
      </w:r>
      <w:r w:rsidR="003055B8">
        <w:rPr>
          <w:rFonts w:hint="eastAsia"/>
        </w:rPr>
        <w:t>“</w:t>
      </w:r>
      <w:r w:rsidR="003055B8">
        <w:rPr>
          <w:rFonts w:hint="eastAsia"/>
        </w:rPr>
        <w:t>Jack</w:t>
      </w:r>
      <w:r w:rsidR="003055B8">
        <w:rPr>
          <w:rFonts w:hint="eastAsia"/>
        </w:rPr>
        <w:t>”，</w:t>
      </w:r>
      <w:r w:rsidR="003055B8">
        <w:rPr>
          <w:rFonts w:hint="eastAsia"/>
        </w:rPr>
        <w:t>20</w:t>
      </w:r>
      <w:r w:rsidR="003055B8">
        <w:rPr>
          <w:rFonts w:hint="eastAsia"/>
        </w:rPr>
        <w:t>和“男”。</w:t>
      </w:r>
    </w:p>
    <w:p w14:paraId="0FC9D3C7" w14:textId="73BD2F3E" w:rsidR="003055B8" w:rsidRPr="003055B8" w:rsidRDefault="003055B8" w:rsidP="00196B04">
      <w:pPr>
        <w:widowControl w:val="0"/>
        <w:jc w:val="center"/>
      </w:pPr>
      <w:r>
        <w:rPr>
          <w:rFonts w:hint="eastAsia"/>
          <w:noProof/>
        </w:rPr>
        <mc:AlternateContent>
          <mc:Choice Requires="wpc">
            <w:drawing>
              <wp:inline distT="0" distB="0" distL="0" distR="0" wp14:anchorId="3BCA4F91" wp14:editId="53ABD330">
                <wp:extent cx="3657600" cy="1463040"/>
                <wp:effectExtent l="0" t="0" r="0" b="0"/>
                <wp:docPr id="44" name="画布 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5" name="矩形 45"/>
                        <wps:cNvSpPr/>
                        <wps:spPr>
                          <a:xfrm>
                            <a:off x="624840" y="35999"/>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0D3082" w14:textId="51520E88" w:rsidR="006515C9" w:rsidRPr="003055B8" w:rsidRDefault="006515C9" w:rsidP="003055B8">
                              <w:pPr>
                                <w:jc w:val="center"/>
                                <w:rPr>
                                  <w:color w:val="000000" w:themeColor="text1"/>
                                  <w:sz w:val="21"/>
                                  <w:szCs w:val="21"/>
                                </w:rPr>
                              </w:pPr>
                              <w:r w:rsidRPr="003055B8">
                                <w:rPr>
                                  <w:rFonts w:hint="eastAsia"/>
                                  <w:color w:val="000000" w:themeColor="text1"/>
                                  <w:sz w:val="21"/>
                                  <w:szCs w:val="21"/>
                                </w:rPr>
                                <w:t>http://www.tongji.edu.cn/Jack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椭圆 59"/>
                        <wps:cNvSpPr/>
                        <wps:spPr>
                          <a:xfrm>
                            <a:off x="160020" y="95801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5298D" w14:textId="5804BDE0" w:rsidR="006515C9" w:rsidRPr="003055B8" w:rsidRDefault="006515C9" w:rsidP="003055B8">
                              <w:pPr>
                                <w:jc w:val="center"/>
                                <w:rPr>
                                  <w:color w:val="000000" w:themeColor="text1"/>
                                  <w:sz w:val="21"/>
                                  <w:szCs w:val="21"/>
                                </w:rPr>
                              </w:pPr>
                              <w:r w:rsidRPr="003055B8">
                                <w:rPr>
                                  <w:rFonts w:hint="eastAsia"/>
                                  <w:color w:val="000000" w:themeColor="text1"/>
                                  <w:sz w:val="21"/>
                                  <w:szCs w:val="21"/>
                                </w:rPr>
                                <w:t>Jack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椭圆 72"/>
                        <wps:cNvSpPr/>
                        <wps:spPr>
                          <a:xfrm>
                            <a:off x="13992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B14C3DE" w14:textId="1A2B2D62" w:rsidR="006515C9" w:rsidRPr="003055B8" w:rsidRDefault="006515C9" w:rsidP="003055B8">
                              <w:pPr>
                                <w:pStyle w:val="a3"/>
                                <w:jc w:val="center"/>
                                <w:rPr>
                                  <w:kern w:val="0"/>
                                  <w:sz w:val="21"/>
                                  <w:szCs w:val="21"/>
                                </w:rPr>
                              </w:pPr>
                              <w:r w:rsidRPr="003055B8">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3" name="椭圆 73"/>
                        <wps:cNvSpPr/>
                        <wps:spPr>
                          <a:xfrm>
                            <a:off x="2618400" y="965639"/>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8DDB78" w14:textId="5DC1642D" w:rsidR="006515C9" w:rsidRPr="003055B8" w:rsidRDefault="006515C9" w:rsidP="003055B8">
                              <w:pPr>
                                <w:pStyle w:val="a3"/>
                                <w:jc w:val="center"/>
                                <w:rPr>
                                  <w:kern w:val="0"/>
                                  <w:sz w:val="21"/>
                                </w:rPr>
                              </w:pPr>
                              <w:r w:rsidRPr="003055B8">
                                <w:rPr>
                                  <w:rFonts w:eastAsia="等线" w:hint="eastAsia"/>
                                  <w:color w:val="000000"/>
                                  <w:sz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1" name="直接箭头连接符 61"/>
                        <wps:cNvCnPr>
                          <a:stCxn id="45" idx="2"/>
                          <a:endCxn id="59" idx="7"/>
                        </wps:cNvCnPr>
                        <wps:spPr>
                          <a:xfrm flipH="1">
                            <a:off x="934005" y="356039"/>
                            <a:ext cx="894795" cy="65554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2" name="直接箭头连接符 62"/>
                        <wps:cNvCnPr>
                          <a:stCxn id="45" idx="2"/>
                          <a:endCxn id="72" idx="0"/>
                        </wps:cNvCnPr>
                        <wps:spPr>
                          <a:xfrm>
                            <a:off x="1828800" y="356039"/>
                            <a:ext cx="23790"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直接箭头连接符 63"/>
                        <wps:cNvCnPr>
                          <a:stCxn id="45" idx="2"/>
                          <a:endCxn id="73" idx="1"/>
                        </wps:cNvCnPr>
                        <wps:spPr>
                          <a:xfrm>
                            <a:off x="1828800" y="356039"/>
                            <a:ext cx="922395" cy="663164"/>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5" name="文本框 75"/>
                        <wps:cNvSpPr txBox="1"/>
                        <wps:spPr>
                          <a:xfrm>
                            <a:off x="952500" y="464820"/>
                            <a:ext cx="51943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C07603" w14:textId="0683A434" w:rsidR="006515C9" w:rsidRPr="00C622E2" w:rsidRDefault="006515C9">
                              <w:r w:rsidRPr="00C622E2">
                                <w:t>n</w:t>
                              </w:r>
                              <w:r w:rsidRPr="00C622E2">
                                <w:rPr>
                                  <w:rFonts w:hint="eastAsia"/>
                                </w:rPr>
                                <w:t>ame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1" name="文本框 75"/>
                        <wps:cNvSpPr txBox="1"/>
                        <wps:spPr>
                          <a:xfrm>
                            <a:off x="1483020" y="464820"/>
                            <a:ext cx="401320"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8C7AE" w14:textId="6574662A" w:rsidR="006515C9" w:rsidRDefault="006515C9" w:rsidP="00C622E2">
                              <w:pPr>
                                <w:pStyle w:val="a3"/>
                                <w:rPr>
                                  <w:kern w:val="0"/>
                                </w:rPr>
                              </w:pPr>
                              <w:r>
                                <w:rPr>
                                  <w:rFonts w:eastAsia="等线"/>
                                </w:rPr>
                                <w:t>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92" name="文本框 75"/>
                        <wps:cNvSpPr txBox="1"/>
                        <wps:spPr>
                          <a:xfrm>
                            <a:off x="2199300" y="454320"/>
                            <a:ext cx="60388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BFF412" w14:textId="3126D5B8" w:rsidR="006515C9" w:rsidRDefault="006515C9" w:rsidP="00C622E2">
                              <w:pPr>
                                <w:pStyle w:val="a3"/>
                                <w:rPr>
                                  <w:kern w:val="0"/>
                                </w:rPr>
                              </w:pPr>
                              <w:r>
                                <w:rPr>
                                  <w:rFonts w:eastAsia="等线"/>
                                </w:rPr>
                                <w:t>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CA4F91" id="画布 44" o:spid="_x0000_s1036" editas="canvas" style="width:4in;height:115.2pt;mso-position-horizontal-relative:char;mso-position-vertical-relative:line" coordsize="36576,14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">
                <v:shape id="_x0000_s1037" type="#_x0000_t75" style="position:absolute;width:36576;height:14630;visibility:visible;mso-wrap-style:square">
                  <v:fill o:detectmouseclick="t"/>
                  <v:path o:connecttype="none"/>
                </v:shape>
                <v:rect id="矩形 45" o:spid="_x0000_s1038" style="position:absolute;left:6248;top:359;width:24079;height:32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" filled="f" strokecolor="black [3213]" strokeweight="1pt">
                  <v:textbox>
                    <w:txbxContent>
                      <w:p w14:paraId="670D3082" w14:textId="51520E88" w:rsidR="006515C9" w:rsidRPr="003055B8" w:rsidRDefault="006515C9" w:rsidP="003055B8">
                        <w:pPr>
                          <w:jc w:val="center"/>
                          <w:rPr>
                            <w:color w:val="000000" w:themeColor="text1"/>
                            <w:sz w:val="21"/>
                            <w:szCs w:val="21"/>
                          </w:rPr>
                        </w:pPr>
                        <w:r w:rsidRPr="003055B8">
                          <w:rPr>
                            <w:rFonts w:hint="eastAsia"/>
                            <w:color w:val="000000" w:themeColor="text1"/>
                            <w:sz w:val="21"/>
                            <w:szCs w:val="21"/>
                          </w:rPr>
                          <w:t>http://www.tongji.edu.cn/Jack</w:t>
                        </w:r>
                      </w:p>
                    </w:txbxContent>
                  </v:textbox>
                </v:rect>
                <v:oval id="椭圆 59" o:spid="_x0000_s1039" style="position:absolute;left:1600;top:9580;width:9068;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" filled="f" strokecolor="black [3213]" strokeweight="1pt">
                  <v:stroke joinstyle="miter"/>
                  <v:textbox>
                    <w:txbxContent>
                      <w:p w14:paraId="4355298D" w14:textId="5804BDE0" w:rsidR="006515C9" w:rsidRPr="003055B8" w:rsidRDefault="006515C9" w:rsidP="003055B8">
                        <w:pPr>
                          <w:jc w:val="center"/>
                          <w:rPr>
                            <w:color w:val="000000" w:themeColor="text1"/>
                            <w:sz w:val="21"/>
                            <w:szCs w:val="21"/>
                          </w:rPr>
                        </w:pPr>
                        <w:r w:rsidRPr="003055B8">
                          <w:rPr>
                            <w:rFonts w:hint="eastAsia"/>
                            <w:color w:val="000000" w:themeColor="text1"/>
                            <w:sz w:val="21"/>
                            <w:szCs w:val="21"/>
                          </w:rPr>
                          <w:t>Jack</w:t>
                        </w:r>
                      </w:p>
                    </w:txbxContent>
                  </v:textbox>
                </v:oval>
                <v:oval id="椭圆 72" o:spid="_x0000_s1040" style="position:absolute;left:13992;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" filled="f" strokecolor="black [3213]" strokeweight="1pt">
                  <v:stroke joinstyle="miter"/>
                  <v:textbox>
                    <w:txbxContent>
                      <w:p w14:paraId="3B14C3DE" w14:textId="1A2B2D62" w:rsidR="006515C9" w:rsidRPr="003055B8" w:rsidRDefault="006515C9" w:rsidP="003055B8">
                        <w:pPr>
                          <w:pStyle w:val="a3"/>
                          <w:jc w:val="center"/>
                          <w:rPr>
                            <w:kern w:val="0"/>
                            <w:sz w:val="21"/>
                            <w:szCs w:val="21"/>
                          </w:rPr>
                        </w:pPr>
                        <w:r w:rsidRPr="003055B8">
                          <w:rPr>
                            <w:rFonts w:eastAsia="等线"/>
                            <w:color w:val="000000"/>
                            <w:sz w:val="21"/>
                            <w:szCs w:val="21"/>
                          </w:rPr>
                          <w:t>20</w:t>
                        </w:r>
                      </w:p>
                    </w:txbxContent>
                  </v:textbox>
                </v:oval>
                <v:oval id="椭圆 73" o:spid="_x0000_s1041" style="position:absolute;left:26184;top:9656;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" filled="f" strokecolor="black [3213]" strokeweight="1pt">
                  <v:stroke joinstyle="miter"/>
                  <v:textbox>
                    <w:txbxContent>
                      <w:p w14:paraId="008DDB78" w14:textId="5DC1642D" w:rsidR="006515C9" w:rsidRPr="003055B8" w:rsidRDefault="006515C9" w:rsidP="003055B8">
                        <w:pPr>
                          <w:pStyle w:val="a3"/>
                          <w:jc w:val="center"/>
                          <w:rPr>
                            <w:kern w:val="0"/>
                            <w:sz w:val="21"/>
                          </w:rPr>
                        </w:pPr>
                        <w:r w:rsidRPr="003055B8">
                          <w:rPr>
                            <w:rFonts w:eastAsia="等线" w:hint="eastAsia"/>
                            <w:color w:val="000000"/>
                            <w:sz w:val="21"/>
                          </w:rPr>
                          <w:t>男</w:t>
                        </w:r>
                      </w:p>
                    </w:txbxContent>
                  </v:textbox>
                </v:oval>
                <v:shape id="直接箭头连接符 61" o:spid="_x0000_s1042" type="#_x0000_t32" style="position:absolute;left:9340;top:3560;width:8948;height:6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" strokecolor="black [3213]" strokeweight=".5pt">
                  <v:stroke endarrow="block" joinstyle="miter"/>
                </v:shape>
                <v:shape id="直接箭头连接符 62" o:spid="_x0000_s1043" type="#_x0000_t32" style="position:absolute;left:18288;top:3560;width:237;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" strokecolor="black [3213]" strokeweight=".5pt">
                  <v:stroke endarrow="block" joinstyle="miter"/>
                </v:shape>
                <v:shape id="直接箭头连接符 63" o:spid="_x0000_s1044" type="#_x0000_t32" style="position:absolute;left:18288;top:3560;width:9223;height:66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" strokecolor="black [3213]" strokeweight=".5pt">
                  <v:stroke endarrow="block" joinstyle="miter"/>
                </v:shape>
                <v:shape id="文本框 75" o:spid="_x0000_s1045" type="#_x0000_t202" style="position:absolute;left:9525;top:4648;width:5194;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" filled="f" stroked="f" strokeweight=".5pt">
                  <v:textbox>
                    <w:txbxContent>
                      <w:p w14:paraId="27C07603" w14:textId="0683A434" w:rsidR="006515C9" w:rsidRPr="00C622E2" w:rsidRDefault="006515C9">
                        <w:r w:rsidRPr="00C622E2">
                          <w:t>n</w:t>
                        </w:r>
                        <w:r w:rsidRPr="00C622E2">
                          <w:rPr>
                            <w:rFonts w:hint="eastAsia"/>
                          </w:rPr>
                          <w:t>ame</w:t>
                        </w:r>
                      </w:p>
                    </w:txbxContent>
                  </v:textbox>
                </v:shape>
                <v:shape id="文本框 75" o:spid="_x0000_s1046" type="#_x0000_t202" style="position:absolute;left:14830;top:4648;width:4013;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" filled="f" stroked="f" strokeweight=".5pt">
                  <v:textbox>
                    <w:txbxContent>
                      <w:p w14:paraId="0618C7AE" w14:textId="6574662A" w:rsidR="006515C9" w:rsidRDefault="006515C9" w:rsidP="00C622E2">
                        <w:pPr>
                          <w:pStyle w:val="a3"/>
                          <w:rPr>
                            <w:kern w:val="0"/>
                          </w:rPr>
                        </w:pPr>
                        <w:r>
                          <w:rPr>
                            <w:rFonts w:eastAsia="等线"/>
                          </w:rPr>
                          <w:t>age</w:t>
                        </w:r>
                      </w:p>
                    </w:txbxContent>
                  </v:textbox>
                </v:shape>
                <v:shape id="文本框 75" o:spid="_x0000_s1047" type="#_x0000_t202" style="position:absolute;left:21993;top:4543;width:6038;height:396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" filled="f" stroked="f" strokeweight=".5pt">
                  <v:textbox>
                    <w:txbxContent>
                      <w:p w14:paraId="5CBFF412" w14:textId="3126D5B8" w:rsidR="006515C9" w:rsidRDefault="006515C9" w:rsidP="00C622E2">
                        <w:pPr>
                          <w:pStyle w:val="a3"/>
                          <w:rPr>
                            <w:kern w:val="0"/>
                          </w:rPr>
                        </w:pPr>
                        <w:r>
                          <w:rPr>
                            <w:rFonts w:eastAsia="等线"/>
                          </w:rPr>
                          <w:t>gender</w:t>
                        </w:r>
                      </w:p>
                    </w:txbxContent>
                  </v:textbox>
                </v:shape>
                <w10:anchorlock/>
              </v:group>
            </w:pict>
          </mc:Fallback>
        </mc:AlternateContent>
      </w:r>
    </w:p>
    <w:p w14:paraId="181C62E5" w14:textId="2B94C77C" w:rsidR="00887AD1" w:rsidRPr="00196B04" w:rsidRDefault="00196B04" w:rsidP="00196B04">
      <w:pPr>
        <w:pStyle w:val="a4"/>
      </w:pPr>
      <w:r>
        <w:rPr>
          <w:rFonts w:hint="eastAsia"/>
        </w:rPr>
        <w:t>图</w:t>
      </w:r>
      <w:r>
        <w:rPr>
          <w:rFonts w:hint="eastAsia"/>
        </w:rPr>
        <w:t>2</w:t>
      </w:r>
      <w:r>
        <w:t>.2</w:t>
      </w:r>
      <w:r w:rsidR="00F36F64">
        <w:t xml:space="preserve"> </w:t>
      </w:r>
      <w:r>
        <w:t xml:space="preserve"> RDF</w:t>
      </w:r>
      <w:r w:rsidR="007B7CBA">
        <w:rPr>
          <w:rFonts w:hint="eastAsia"/>
        </w:rPr>
        <w:t>数据模型</w:t>
      </w:r>
      <w:r>
        <w:t>实例</w:t>
      </w:r>
    </w:p>
    <w:p w14:paraId="140AA111" w14:textId="05149DFB" w:rsidR="00887AD1" w:rsidRDefault="0007582E" w:rsidP="00953DFC">
      <w:pPr>
        <w:widowControl w:val="0"/>
        <w:spacing w:line="400" w:lineRule="exact"/>
        <w:ind w:firstLineChars="200" w:firstLine="480"/>
      </w:pPr>
      <w:r w:rsidRPr="0007582E">
        <w:t>资源描述框架模式（</w:t>
      </w:r>
      <w:r w:rsidRPr="0007582E">
        <w:t>RDF Schema</w:t>
      </w:r>
      <w:r w:rsidRPr="0007582E">
        <w:t>）</w:t>
      </w:r>
      <w:r w:rsidR="00A02802">
        <w:fldChar w:fldCharType="begin"/>
      </w:r>
      <w:r w:rsidR="00650716">
        <w:instrText xml:space="preserve"> ADDIN NE.Ref.{5E1EAA5F-D261-4A85-BC5F-3C7B6DABE24A}</w:instrText>
      </w:r>
      <w:r w:rsidR="00A02802">
        <w:fldChar w:fldCharType="separate"/>
      </w:r>
      <w:r w:rsidR="001102C4">
        <w:rPr>
          <w:color w:val="080000"/>
          <w:vertAlign w:val="superscript"/>
        </w:rPr>
        <w:t>[69]</w:t>
      </w:r>
      <w:r w:rsidR="00A02802">
        <w:fldChar w:fldCharType="end"/>
      </w:r>
      <w:r w:rsidRPr="0007582E">
        <w:t>进一步定义了</w:t>
      </w:r>
      <w:r w:rsidR="00BE269B">
        <w:t>RDF</w:t>
      </w:r>
      <w:r w:rsidRPr="0007582E">
        <w:t>的建模原语</w:t>
      </w:r>
      <w:r w:rsidR="00BE269B">
        <w:rPr>
          <w:rFonts w:hint="eastAsia"/>
        </w:rPr>
        <w:t>。</w:t>
      </w:r>
      <w:r w:rsidR="00BE269B">
        <w:t>RDF Schema</w:t>
      </w:r>
      <w:r w:rsidRPr="0007582E">
        <w:t>为表达</w:t>
      </w:r>
      <w:r w:rsidR="00BE269B">
        <w:t>Web</w:t>
      </w:r>
      <w:r w:rsidRPr="0007582E">
        <w:t>资源元数据，提供了定义词汇、结构和约束的机制</w:t>
      </w:r>
      <w:r w:rsidR="00BE269B">
        <w:rPr>
          <w:rFonts w:hint="eastAsia"/>
        </w:rPr>
        <w:t>。</w:t>
      </w:r>
      <w:r w:rsidR="00BE269B">
        <w:t>RDF Schema</w:t>
      </w:r>
      <w:r w:rsidRPr="0007582E">
        <w:t>能够定义类和性质，性质的</w:t>
      </w:r>
      <w:r w:rsidRPr="0007582E">
        <w:t>domain</w:t>
      </w:r>
      <w:r w:rsidRPr="0007582E">
        <w:t>和</w:t>
      </w:r>
      <w:r w:rsidR="00BE269B">
        <w:t>range</w:t>
      </w:r>
      <w:r w:rsidRPr="0007582E">
        <w:t>约束、实例关系、子类关系以及</w:t>
      </w:r>
      <w:proofErr w:type="gramStart"/>
      <w:r w:rsidRPr="0007582E">
        <w:t>子性质</w:t>
      </w:r>
      <w:proofErr w:type="gramEnd"/>
      <w:r w:rsidRPr="0007582E">
        <w:t>关系，是一种简单的建模语言</w:t>
      </w:r>
      <w:r w:rsidR="00BE269B">
        <w:rPr>
          <w:rFonts w:hint="eastAsia"/>
        </w:rPr>
        <w:t>。</w:t>
      </w:r>
      <w:r w:rsidRPr="0007582E">
        <w:t>另外，</w:t>
      </w:r>
      <w:r w:rsidR="00BE269B">
        <w:t>RDFS</w:t>
      </w:r>
      <w:r w:rsidRPr="0007582E">
        <w:t>建模语言也是由它自己定义的</w:t>
      </w:r>
      <w:r w:rsidR="00A02802">
        <w:fldChar w:fldCharType="begin"/>
      </w:r>
      <w:r w:rsidR="00650716">
        <w:instrText xml:space="preserve"> ADDIN NE.Ref.{6C2EBB70-7354-4567-8BE0-27DFE539C1DB}</w:instrText>
      </w:r>
      <w:r w:rsidR="00A02802">
        <w:fldChar w:fldCharType="separate"/>
      </w:r>
      <w:r w:rsidR="001102C4">
        <w:rPr>
          <w:color w:val="080000"/>
          <w:vertAlign w:val="superscript"/>
        </w:rPr>
        <w:t>[70]</w:t>
      </w:r>
      <w:r w:rsidR="00A02802">
        <w:fldChar w:fldCharType="end"/>
      </w:r>
      <w:r w:rsidRPr="0007582E">
        <w:t>，从而使</w:t>
      </w:r>
      <w:r w:rsidR="00BE269B">
        <w:t>RDF Schema</w:t>
      </w:r>
      <w:r w:rsidRPr="0007582E">
        <w:t>的一些性质（如</w:t>
      </w:r>
      <w:r w:rsidRPr="0007582E">
        <w:t>rdfs</w:t>
      </w:r>
      <w:r w:rsidR="00FA6EDE">
        <w:rPr>
          <w:rFonts w:hint="eastAsia"/>
        </w:rPr>
        <w:t xml:space="preserve">: </w:t>
      </w:r>
      <w:r w:rsidRPr="0007582E">
        <w:t>subCIassOf</w:t>
      </w:r>
      <w:r w:rsidRPr="0007582E">
        <w:t>）既可以用作原语，也可以用作</w:t>
      </w:r>
      <w:r w:rsidR="00BE269B">
        <w:t>RDF</w:t>
      </w:r>
      <w:r w:rsidRPr="0007582E">
        <w:t>性质的特定实例</w:t>
      </w:r>
      <w:r w:rsidR="00503E07">
        <w:rPr>
          <w:rFonts w:hint="eastAsia"/>
        </w:rPr>
        <w:t>，</w:t>
      </w:r>
      <w:r w:rsidR="00503E07">
        <w:t>如下</w:t>
      </w:r>
      <w:r w:rsidR="00503E07" w:rsidRPr="00503E07">
        <w:rPr>
          <w:color w:val="FF0000"/>
        </w:rPr>
        <w:t>图</w:t>
      </w:r>
      <w:r w:rsidR="00503E07" w:rsidRPr="00503E07">
        <w:rPr>
          <w:rFonts w:hint="eastAsia"/>
          <w:color w:val="FF0000"/>
        </w:rPr>
        <w:t>2</w:t>
      </w:r>
      <w:r w:rsidR="00503E07" w:rsidRPr="00503E07">
        <w:rPr>
          <w:color w:val="FF0000"/>
        </w:rPr>
        <w:t>.3</w:t>
      </w:r>
      <w:r w:rsidR="00503E07">
        <w:rPr>
          <w:rFonts w:hint="eastAsia"/>
        </w:rPr>
        <w:t>所示</w:t>
      </w:r>
      <w:r w:rsidR="00503E07">
        <w:t>为</w:t>
      </w:r>
      <w:r w:rsidR="00503E07">
        <w:rPr>
          <w:rFonts w:hint="eastAsia"/>
        </w:rPr>
        <w:t>RD</w:t>
      </w:r>
      <w:r w:rsidR="00503E07">
        <w:t>FS</w:t>
      </w:r>
      <w:r w:rsidR="00503E07">
        <w:t>对</w:t>
      </w:r>
      <w:r w:rsidR="00503E07">
        <w:t>RDF</w:t>
      </w:r>
      <w:r w:rsidR="00503E07">
        <w:t>描述资源的封装</w:t>
      </w:r>
      <w:r w:rsidR="00503E07">
        <w:rPr>
          <w:rFonts w:hint="eastAsia"/>
        </w:rPr>
        <w:t>范例</w:t>
      </w:r>
      <w:r w:rsidR="00CA70E0">
        <w:rPr>
          <w:rFonts w:hint="eastAsia"/>
        </w:rPr>
        <w:t>，</w:t>
      </w:r>
      <w:r w:rsidR="0090395C">
        <w:rPr>
          <w:rFonts w:hint="eastAsia"/>
        </w:rPr>
        <w:t>其中</w:t>
      </w:r>
      <w:r w:rsidR="0090395C">
        <w:t>appl</w:t>
      </w:r>
      <w:r w:rsidR="0090395C">
        <w:t>表示</w:t>
      </w:r>
      <w:r w:rsidR="0090395C">
        <w:rPr>
          <w:rFonts w:hint="eastAsia"/>
        </w:rPr>
        <w:t>面向</w:t>
      </w:r>
      <w:r w:rsidR="0090395C">
        <w:t>特定应用的本体论</w:t>
      </w:r>
      <w:r w:rsidR="00503E07">
        <w:t>。</w:t>
      </w:r>
    </w:p>
    <w:p w14:paraId="3F3FC9A1" w14:textId="2E469B8F" w:rsidR="00D842CC" w:rsidRDefault="00D842CC" w:rsidP="007F0F20">
      <w:pPr>
        <w:widowControl w:val="0"/>
        <w:jc w:val="center"/>
      </w:pPr>
      <w:r>
        <w:rPr>
          <w:rFonts w:hint="eastAsia"/>
          <w:noProof/>
        </w:rPr>
        <mc:AlternateContent>
          <mc:Choice Requires="wpc">
            <w:drawing>
              <wp:inline distT="0" distB="0" distL="0" distR="0" wp14:anchorId="3AD050EE" wp14:editId="28D63F55">
                <wp:extent cx="5234940" cy="3378299"/>
                <wp:effectExtent l="0" t="0" r="0" b="0"/>
                <wp:docPr id="64"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4" name="矩形 74"/>
                        <wps:cNvSpPr/>
                        <wps:spPr>
                          <a:xfrm>
                            <a:off x="1712747" y="17526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37B0BC" w14:textId="2DBF3BC2" w:rsidR="006515C9" w:rsidRPr="00D842CC" w:rsidRDefault="006515C9"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矩形 76"/>
                        <wps:cNvSpPr/>
                        <wps:spPr>
                          <a:xfrm>
                            <a:off x="688787" y="60672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AC8189D" w14:textId="3F81DB13" w:rsidR="006515C9" w:rsidRDefault="006515C9" w:rsidP="00D842CC">
                              <w:pPr>
                                <w:pStyle w:val="a3"/>
                                <w:jc w:val="center"/>
                                <w:rPr>
                                  <w:kern w:val="0"/>
                                </w:rPr>
                              </w:pPr>
                              <w:r>
                                <w:rPr>
                                  <w:rFonts w:eastAsia="等线"/>
                                  <w:color w:val="000000"/>
                                </w:rPr>
                                <w:t>rdfs: Class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7" name="矩形 77"/>
                        <wps:cNvSpPr/>
                        <wps:spPr>
                          <a:xfrm>
                            <a:off x="2685227" y="5991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928EB92" w14:textId="3DBD6977" w:rsidR="006515C9" w:rsidRDefault="006515C9" w:rsidP="00D842CC">
                              <w:pPr>
                                <w:pStyle w:val="a3"/>
                                <w:jc w:val="center"/>
                                <w:rPr>
                                  <w:kern w:val="0"/>
                                </w:rPr>
                              </w:pPr>
                              <w:r>
                                <w:rPr>
                                  <w:rFonts w:eastAsia="等线"/>
                                  <w:color w:val="000000"/>
                                </w:rPr>
                                <w:t>rdfs: Property</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1206947" y="109440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904DFD0" w14:textId="7C413118" w:rsidR="006515C9" w:rsidRDefault="006515C9" w:rsidP="00D842CC">
                              <w:pPr>
                                <w:pStyle w:val="a3"/>
                                <w:jc w:val="center"/>
                                <w:rPr>
                                  <w:rFonts w:eastAsia="等线"/>
                                  <w:color w:val="000000"/>
                                </w:rPr>
                              </w:pPr>
                              <w:r>
                                <w:rPr>
                                  <w:rFonts w:eastAsia="等线"/>
                                  <w:color w:val="000000"/>
                                </w:rPr>
                                <w:t>appl: Person</w:t>
                              </w:r>
                            </w:p>
                            <w:p w14:paraId="7A2CBF27" w14:textId="1B0ADFB8" w:rsidR="006515C9" w:rsidRDefault="006515C9" w:rsidP="00D842CC">
                              <w:pPr>
                                <w:pStyle w:val="a3"/>
                                <w:jc w:val="center"/>
                                <w:rPr>
                                  <w:kern w:val="0"/>
                                </w:rPr>
                              </w:pPr>
                              <w:r>
                                <w:rPr>
                                  <w:rFonts w:eastAsia="等线"/>
                                  <w:color w:val="000000"/>
                                </w:rPr>
                                <w:t>appl: Person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矩形 79"/>
                        <wps:cNvSpPr/>
                        <wps:spPr>
                          <a:xfrm>
                            <a:off x="368747" y="1543980"/>
                            <a:ext cx="112014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4085B0" w14:textId="2FFE603C" w:rsidR="006515C9" w:rsidRDefault="006515C9" w:rsidP="00D842CC">
                              <w:pPr>
                                <w:pStyle w:val="a3"/>
                                <w:jc w:val="center"/>
                                <w:rPr>
                                  <w:kern w:val="0"/>
                                </w:rPr>
                              </w:pPr>
                              <w:r>
                                <w:rPr>
                                  <w:rFonts w:eastAsia="等线"/>
                                  <w:color w:val="000000"/>
                                </w:rPr>
                                <w:t>appl: Author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矩形 81"/>
                        <wps:cNvSpPr/>
                        <wps:spPr>
                          <a:xfrm>
                            <a:off x="2545080" y="1083900"/>
                            <a:ext cx="935507"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08FE9" w14:textId="0E86D12B" w:rsidR="006515C9" w:rsidRDefault="006515C9" w:rsidP="00D842CC">
                              <w:pPr>
                                <w:pStyle w:val="a3"/>
                                <w:jc w:val="center"/>
                                <w:rPr>
                                  <w:kern w:val="0"/>
                                </w:rPr>
                              </w:pPr>
                              <w:r>
                                <w:rPr>
                                  <w:rFonts w:eastAsia="等线"/>
                                  <w:color w:val="000000"/>
                                </w:rPr>
                                <w:t>appl: name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3348167" y="1505880"/>
                            <a:ext cx="76488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13B905E" w14:textId="353E25F5" w:rsidR="006515C9" w:rsidRDefault="006515C9" w:rsidP="00D842CC">
                              <w:pPr>
                                <w:pStyle w:val="a3"/>
                                <w:jc w:val="center"/>
                                <w:rPr>
                                  <w:kern w:val="0"/>
                                </w:rPr>
                              </w:pPr>
                              <w:r>
                                <w:rPr>
                                  <w:rFonts w:eastAsia="等线"/>
                                  <w:color w:val="000000"/>
                                </w:rPr>
                                <w:t>appl: age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4018727" y="1083900"/>
                            <a:ext cx="1001100" cy="2971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BE4E42" w14:textId="06809E40" w:rsidR="006515C9" w:rsidRDefault="006515C9" w:rsidP="00D842CC">
                              <w:pPr>
                                <w:pStyle w:val="a3"/>
                                <w:jc w:val="center"/>
                                <w:rPr>
                                  <w:kern w:val="0"/>
                                </w:rPr>
                              </w:pPr>
                              <w:r>
                                <w:rPr>
                                  <w:rFonts w:eastAsia="等线"/>
                                  <w:color w:val="000000"/>
                                </w:rPr>
                                <w:t>appl: gender</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513527" y="2046900"/>
                            <a:ext cx="2407920" cy="32004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C422D54" w14:textId="77777777" w:rsidR="006515C9" w:rsidRDefault="006515C9" w:rsidP="00C622E2">
                              <w:pPr>
                                <w:pStyle w:val="a3"/>
                                <w:jc w:val="center"/>
                                <w:rPr>
                                  <w:kern w:val="0"/>
                                </w:rPr>
                              </w:pPr>
                              <w:r>
                                <w:rPr>
                                  <w:rFonts w:eastAsia="等线"/>
                                  <w:color w:val="000000"/>
                                  <w:sz w:val="21"/>
                                  <w:szCs w:val="21"/>
                                </w:rPr>
                                <w:t>http://www.tongji.edu.cn/Jack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椭圆 85"/>
                        <wps:cNvSpPr/>
                        <wps:spPr>
                          <a:xfrm>
                            <a:off x="48707" y="296892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281C6C" w14:textId="77777777" w:rsidR="006515C9" w:rsidRDefault="006515C9" w:rsidP="00C622E2">
                              <w:pPr>
                                <w:pStyle w:val="a3"/>
                                <w:jc w:val="center"/>
                                <w:rPr>
                                  <w:kern w:val="0"/>
                                </w:rPr>
                              </w:pPr>
                              <w:r>
                                <w:rPr>
                                  <w:rFonts w:eastAsia="等线"/>
                                  <w:color w:val="000000"/>
                                  <w:sz w:val="21"/>
                                  <w:szCs w:val="21"/>
                                </w:rPr>
                                <w:t>Jack</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椭圆 86"/>
                        <wps:cNvSpPr/>
                        <wps:spPr>
                          <a:xfrm>
                            <a:off x="12875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C0582F7" w14:textId="77777777" w:rsidR="006515C9" w:rsidRDefault="006515C9" w:rsidP="00C622E2">
                              <w:pPr>
                                <w:pStyle w:val="a3"/>
                                <w:jc w:val="center"/>
                                <w:rPr>
                                  <w:kern w:val="0"/>
                                </w:rPr>
                              </w:pPr>
                              <w:r>
                                <w:rPr>
                                  <w:rFonts w:eastAsia="等线"/>
                                  <w:color w:val="000000"/>
                                  <w:sz w:val="21"/>
                                  <w:szCs w:val="21"/>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椭圆 87"/>
                        <wps:cNvSpPr/>
                        <wps:spPr>
                          <a:xfrm>
                            <a:off x="2506792" y="2976540"/>
                            <a:ext cx="906780" cy="36576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9CF3C98" w14:textId="77777777" w:rsidR="006515C9" w:rsidRDefault="006515C9" w:rsidP="00C622E2">
                              <w:pPr>
                                <w:pStyle w:val="a3"/>
                                <w:jc w:val="center"/>
                                <w:rPr>
                                  <w:kern w:val="0"/>
                                </w:rPr>
                              </w:pPr>
                              <w:r>
                                <w:rPr>
                                  <w:rFonts w:eastAsia="等线" w:hAnsi="等线" w:hint="eastAsia"/>
                                  <w:color w:val="000000"/>
                                  <w:sz w:val="21"/>
                                  <w:szCs w:val="21"/>
                                </w:rPr>
                                <w:t>男</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8" name="直接箭头连接符 88"/>
                        <wps:cNvCnPr/>
                        <wps:spPr>
                          <a:xfrm flipH="1">
                            <a:off x="822137" y="2366940"/>
                            <a:ext cx="894715" cy="65532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9" name="直接箭头连接符 89"/>
                        <wps:cNvCnPr/>
                        <wps:spPr>
                          <a:xfrm>
                            <a:off x="1717487" y="2366940"/>
                            <a:ext cx="23495" cy="60960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0" name="直接箭头连接符 90"/>
                        <wps:cNvCnPr/>
                        <wps:spPr>
                          <a:xfrm>
                            <a:off x="1717487" y="2366940"/>
                            <a:ext cx="922020" cy="66294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4" name="直接箭头连接符 94"/>
                        <wps:cNvCnPr>
                          <a:stCxn id="76" idx="0"/>
                          <a:endCxn id="74" idx="2"/>
                        </wps:cNvCnPr>
                        <wps:spPr>
                          <a:xfrm flipV="1">
                            <a:off x="1248857" y="472440"/>
                            <a:ext cx="1023960" cy="1342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5" name="直接箭头连接符 95"/>
                        <wps:cNvCnPr>
                          <a:stCxn id="77" idx="0"/>
                          <a:endCxn id="74" idx="2"/>
                        </wps:cNvCnPr>
                        <wps:spPr>
                          <a:xfrm flipH="1" flipV="1">
                            <a:off x="2272817" y="472440"/>
                            <a:ext cx="972480" cy="1266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6" name="直接箭头连接符 96"/>
                        <wps:cNvCnPr>
                          <a:stCxn id="78" idx="0"/>
                          <a:endCxn id="76" idx="2"/>
                        </wps:cNvCnPr>
                        <wps:spPr>
                          <a:xfrm flipH="1" flipV="1">
                            <a:off x="1248857" y="903900"/>
                            <a:ext cx="518160" cy="1905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7" name="直接箭头连接符 97"/>
                        <wps:cNvCnPr>
                          <a:stCxn id="79" idx="0"/>
                          <a:endCxn id="76" idx="2"/>
                        </wps:cNvCnPr>
                        <wps:spPr>
                          <a:xfrm flipV="1">
                            <a:off x="928817" y="903900"/>
                            <a:ext cx="320040" cy="64008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98" name="直接箭头连接符 98"/>
                        <wps:cNvCnPr>
                          <a:stCxn id="79" idx="0"/>
                          <a:endCxn id="78" idx="2"/>
                        </wps:cNvCnPr>
                        <wps:spPr>
                          <a:xfrm flipV="1">
                            <a:off x="928817" y="1391580"/>
                            <a:ext cx="8382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99" name="直接箭头连接符 99"/>
                        <wps:cNvCnPr>
                          <a:stCxn id="84" idx="0"/>
                          <a:endCxn id="79" idx="2"/>
                        </wps:cNvCnPr>
                        <wps:spPr>
                          <a:xfrm flipH="1" flipV="1">
                            <a:off x="928817" y="1841160"/>
                            <a:ext cx="788670" cy="20574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0" name="直接箭头连接符 100"/>
                        <wps:cNvCnPr>
                          <a:stCxn id="81" idx="0"/>
                          <a:endCxn id="77" idx="2"/>
                        </wps:cNvCnPr>
                        <wps:spPr>
                          <a:xfrm flipV="1">
                            <a:off x="3012834" y="896280"/>
                            <a:ext cx="232463"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1" name="直接箭头连接符 101"/>
                        <wps:cNvCnPr>
                          <a:stCxn id="82" idx="0"/>
                          <a:endCxn id="77" idx="2"/>
                        </wps:cNvCnPr>
                        <wps:spPr>
                          <a:xfrm flipH="1" flipV="1">
                            <a:off x="3245297" y="896280"/>
                            <a:ext cx="485310" cy="60960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3" name="直接箭头连接符 103"/>
                        <wps:cNvCnPr>
                          <a:stCxn id="83" idx="0"/>
                          <a:endCxn id="77" idx="2"/>
                        </wps:cNvCnPr>
                        <wps:spPr>
                          <a:xfrm flipH="1" flipV="1">
                            <a:off x="3245297" y="896280"/>
                            <a:ext cx="1273980" cy="18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4" name="文本框 104"/>
                        <wps:cNvSpPr txBox="1"/>
                        <wps:spPr>
                          <a:xfrm>
                            <a:off x="338267" y="0"/>
                            <a:ext cx="892175"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4D147C" w14:textId="23BFA856" w:rsidR="006515C9" w:rsidRDefault="006515C9">
                              <w:r>
                                <w:rPr>
                                  <w:rFonts w:hint="eastAsia"/>
                                </w:rPr>
                                <w:t>subClassOf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6" name="直接箭头连接符 106"/>
                        <wps:cNvCnPr/>
                        <wps:spPr>
                          <a:xfrm flipV="1">
                            <a:off x="66827" y="160020"/>
                            <a:ext cx="32004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 name="直接箭头连接符 108"/>
                        <wps:cNvCnPr/>
                        <wps:spPr>
                          <a:xfrm flipV="1">
                            <a:off x="66827" y="416220"/>
                            <a:ext cx="320040" cy="7620"/>
                          </a:xfrm>
                          <a:prstGeom prst="straightConnector1">
                            <a:avLst/>
                          </a:prstGeom>
                          <a:ln>
                            <a:prstDash val="dash"/>
                            <a:tailEnd type="triangle"/>
                          </a:ln>
                        </wps:spPr>
                        <wps:style>
                          <a:lnRef idx="1">
                            <a:schemeClr val="dk1"/>
                          </a:lnRef>
                          <a:fillRef idx="0">
                            <a:schemeClr val="dk1"/>
                          </a:fillRef>
                          <a:effectRef idx="0">
                            <a:schemeClr val="dk1"/>
                          </a:effectRef>
                          <a:fontRef idx="minor">
                            <a:schemeClr val="tx1"/>
                          </a:fontRef>
                        </wps:style>
                        <wps:bodyPr/>
                      </wps:wsp>
                      <wps:wsp>
                        <wps:cNvPr id="109" name="文本框 104"/>
                        <wps:cNvSpPr txBox="1"/>
                        <wps:spPr>
                          <a:xfrm>
                            <a:off x="345887" y="263820"/>
                            <a:ext cx="849630" cy="3124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BDF8F8" w14:textId="15E25505" w:rsidR="006515C9" w:rsidRDefault="006515C9" w:rsidP="00D85F7D">
                              <w:pPr>
                                <w:pStyle w:val="a3"/>
                                <w:rPr>
                                  <w:kern w:val="0"/>
                                </w:rPr>
                              </w:pPr>
                              <w:r>
                                <w:rPr>
                                  <w:rFonts w:eastAsia="等线"/>
                                </w:rPr>
                                <w:t>instanceOf</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07" name="直接连接符 107"/>
                        <wps:cNvCnPr/>
                        <wps:spPr>
                          <a:xfrm flipV="1">
                            <a:off x="219227" y="9753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1" name="直接连接符 111"/>
                        <wps:cNvCnPr/>
                        <wps:spPr>
                          <a:xfrm flipV="1">
                            <a:off x="231587" y="1955460"/>
                            <a:ext cx="4884420" cy="22860"/>
                          </a:xfrm>
                          <a:prstGeom prst="line">
                            <a:avLst/>
                          </a:prstGeom>
                          <a:ln>
                            <a:prstDash val="dash"/>
                          </a:ln>
                        </wps:spPr>
                        <wps:style>
                          <a:lnRef idx="1">
                            <a:schemeClr val="dk1"/>
                          </a:lnRef>
                          <a:fillRef idx="0">
                            <a:schemeClr val="dk1"/>
                          </a:fillRef>
                          <a:effectRef idx="0">
                            <a:schemeClr val="dk1"/>
                          </a:effectRef>
                          <a:fontRef idx="minor">
                            <a:schemeClr val="tx1"/>
                          </a:fontRef>
                        </wps:style>
                        <wps:bodyPr/>
                      </wps:wsp>
                      <wps:wsp>
                        <wps:cNvPr id="110" name="文本框 110"/>
                        <wps:cNvSpPr txBox="1"/>
                        <wps:spPr>
                          <a:xfrm>
                            <a:off x="4082567" y="149520"/>
                            <a:ext cx="98615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0ECB15" w14:textId="2D5C55BA" w:rsidR="006515C9" w:rsidRPr="00775170" w:rsidRDefault="006515C9"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6515C9" w:rsidRPr="00775170" w:rsidRDefault="006515C9" w:rsidP="00775170">
                              <w:pPr>
                                <w:spacing w:line="400" w:lineRule="exact"/>
                                <w:rPr>
                                  <w:sz w:val="21"/>
                                  <w:szCs w:val="21"/>
                                </w:rPr>
                              </w:pPr>
                              <w:r w:rsidRPr="00775170">
                                <w:rPr>
                                  <w:rFonts w:hint="eastAsia"/>
                                  <w:sz w:val="21"/>
                                  <w:szCs w:val="21"/>
                                </w:rPr>
                                <w:t>和</w:t>
                              </w:r>
                              <w:r w:rsidRPr="00775170">
                                <w:rPr>
                                  <w:sz w:val="21"/>
                                  <w:szCs w:val="21"/>
                                </w:rPr>
                                <w:t>命名空间</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3" name="文本框 110"/>
                        <wps:cNvSpPr txBox="1"/>
                        <wps:spPr>
                          <a:xfrm>
                            <a:off x="4095267" y="1381080"/>
                            <a:ext cx="11233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946E9E" w14:textId="58FCDD9D" w:rsidR="006515C9" w:rsidRDefault="006515C9"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6515C9" w:rsidRDefault="006515C9" w:rsidP="00775170">
                              <w:pPr>
                                <w:pStyle w:val="a3"/>
                                <w:spacing w:line="400" w:lineRule="exact"/>
                              </w:pPr>
                              <w:r>
                                <w:rPr>
                                  <w:rFonts w:eastAsia="等线" w:hAnsi="等线" w:hint="eastAsia"/>
                                  <w:sz w:val="21"/>
                                  <w:szCs w:val="21"/>
                                </w:rPr>
                                <w:t>和命名空间</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4" name="文本框 110"/>
                        <wps:cNvSpPr txBox="1"/>
                        <wps:spPr>
                          <a:xfrm>
                            <a:off x="4268773" y="2153580"/>
                            <a:ext cx="856615" cy="6737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84CDA0" w14:textId="77777777" w:rsidR="006515C9" w:rsidRDefault="006515C9"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6515C9" w:rsidRDefault="006515C9" w:rsidP="00B91D12">
                              <w:pPr>
                                <w:pStyle w:val="a3"/>
                                <w:spacing w:line="400" w:lineRule="exact"/>
                              </w:pPr>
                              <w:r>
                                <w:rPr>
                                  <w:rFonts w:eastAsia="等线" w:hint="eastAsia"/>
                                  <w:sz w:val="21"/>
                                  <w:szCs w:val="21"/>
                                </w:rPr>
                                <w:t>真实</w:t>
                              </w:r>
                              <w:r>
                                <w:rPr>
                                  <w:rFonts w:eastAsia="等线"/>
                                  <w:sz w:val="21"/>
                                  <w:szCs w:val="21"/>
                                </w:rPr>
                                <w:t>数据</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5" name="文本框 110"/>
                        <wps:cNvSpPr txBox="1"/>
                        <wps:spPr>
                          <a:xfrm>
                            <a:off x="484800" y="2461260"/>
                            <a:ext cx="77851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ABC787E" w14:textId="1186A07E" w:rsidR="006515C9" w:rsidRDefault="006515C9"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6" name="文本框 110"/>
                        <wps:cNvSpPr txBox="1"/>
                        <wps:spPr>
                          <a:xfrm>
                            <a:off x="1345860" y="2496480"/>
                            <a:ext cx="6743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AB2D269" w14:textId="52A1445A" w:rsidR="006515C9" w:rsidRPr="00376AD7" w:rsidRDefault="006515C9" w:rsidP="00376AD7">
                              <w:pPr>
                                <w:pStyle w:val="a3"/>
                                <w:spacing w:line="400" w:lineRule="exact"/>
                                <w:rPr>
                                  <w:rFonts w:eastAsia="等线"/>
                                  <w:sz w:val="21"/>
                                  <w:szCs w:val="21"/>
                                </w:rPr>
                              </w:pPr>
                              <w:r>
                                <w:rPr>
                                  <w:rFonts w:eastAsia="等线"/>
                                  <w:sz w:val="21"/>
                                  <w:szCs w:val="21"/>
                                </w:rPr>
                                <w:t>appl: age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8" name="文本框 110"/>
                        <wps:cNvSpPr txBox="1"/>
                        <wps:spPr>
                          <a:xfrm>
                            <a:off x="2194372" y="2461260"/>
                            <a:ext cx="852170" cy="4267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FD1429" w14:textId="0B15899E" w:rsidR="006515C9" w:rsidRDefault="006515C9" w:rsidP="00376AD7">
                              <w:pPr>
                                <w:pStyle w:val="a3"/>
                                <w:spacing w:line="400" w:lineRule="exact"/>
                                <w:rPr>
                                  <w:kern w:val="0"/>
                                </w:rPr>
                              </w:pPr>
                              <w:r>
                                <w:rPr>
                                  <w:rFonts w:eastAsia="等线"/>
                                  <w:sz w:val="21"/>
                                  <w:szCs w:val="21"/>
                                </w:rPr>
                                <w:t>appl: gender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AD050EE" id="画布 64" o:spid="_x0000_s1048" editas="canvas" style="width:412.2pt;height:266pt;mso-position-horizontal-relative:char;mso-position-vertical-relative:line" coordsize="52349,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">
                <v:shape id="_x0000_s1049" type="#_x0000_t75" style="position:absolute;width:52349;height:33782;visibility:visible;mso-wrap-style:square">
                  <v:fill o:detectmouseclick="t"/>
                  <v:path o:connecttype="none"/>
                </v:shape>
                <v:rect id="矩形 74" o:spid="_x0000_s1050" style="position:absolute;left:17127;top:1752;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" filled="f" strokecolor="black [3213]" strokeweight="1pt">
                  <v:textbox>
                    <w:txbxContent>
                      <w:p w14:paraId="0037B0BC" w14:textId="2DBF3BC2" w:rsidR="006515C9" w:rsidRPr="00D842CC" w:rsidRDefault="006515C9" w:rsidP="00D842CC">
                        <w:pPr>
                          <w:jc w:val="center"/>
                          <w:rPr>
                            <w:color w:val="000000" w:themeColor="text1"/>
                          </w:rPr>
                        </w:pPr>
                        <w:r>
                          <w:rPr>
                            <w:color w:val="000000" w:themeColor="text1"/>
                          </w:rPr>
                          <w:t>r</w:t>
                        </w:r>
                        <w:r w:rsidRPr="00D842CC">
                          <w:rPr>
                            <w:rFonts w:hint="eastAsia"/>
                            <w:color w:val="000000" w:themeColor="text1"/>
                          </w:rPr>
                          <w:t>dfs</w:t>
                        </w:r>
                        <w:r w:rsidRPr="00D842CC">
                          <w:rPr>
                            <w:color w:val="000000" w:themeColor="text1"/>
                          </w:rPr>
                          <w:t>:</w:t>
                        </w:r>
                        <w:r>
                          <w:rPr>
                            <w:color w:val="000000" w:themeColor="text1"/>
                          </w:rPr>
                          <w:t xml:space="preserve"> Resource</w:t>
                        </w:r>
                      </w:p>
                    </w:txbxContent>
                  </v:textbox>
                </v:rect>
                <v:rect id="矩形 76" o:spid="_x0000_s1051" style="position:absolute;left:6887;top:6067;width:11202;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" filled="f" strokecolor="black [3213]" strokeweight="1pt">
                  <v:textbox>
                    <w:txbxContent>
                      <w:p w14:paraId="1AC8189D" w14:textId="3F81DB13" w:rsidR="006515C9" w:rsidRDefault="006515C9" w:rsidP="00D842CC">
                        <w:pPr>
                          <w:pStyle w:val="a3"/>
                          <w:jc w:val="center"/>
                          <w:rPr>
                            <w:kern w:val="0"/>
                          </w:rPr>
                        </w:pPr>
                        <w:r>
                          <w:rPr>
                            <w:rFonts w:eastAsia="等线"/>
                            <w:color w:val="000000"/>
                          </w:rPr>
                          <w:t>rdfs: Class</w:t>
                        </w:r>
                      </w:p>
                    </w:txbxContent>
                  </v:textbox>
                </v:rect>
                <v:rect id="矩形 77" o:spid="_x0000_s1052" style="position:absolute;left:26852;top:5991;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" filled="f" strokecolor="black [3213]" strokeweight="1pt">
                  <v:textbox>
                    <w:txbxContent>
                      <w:p w14:paraId="7928EB92" w14:textId="3DBD6977" w:rsidR="006515C9" w:rsidRDefault="006515C9" w:rsidP="00D842CC">
                        <w:pPr>
                          <w:pStyle w:val="a3"/>
                          <w:jc w:val="center"/>
                          <w:rPr>
                            <w:kern w:val="0"/>
                          </w:rPr>
                        </w:pPr>
                        <w:r>
                          <w:rPr>
                            <w:rFonts w:eastAsia="等线"/>
                            <w:color w:val="000000"/>
                          </w:rPr>
                          <w:t>rdfs: Property</w:t>
                        </w:r>
                      </w:p>
                    </w:txbxContent>
                  </v:textbox>
                </v:rect>
                <v:rect id="矩形 78" o:spid="_x0000_s1053" style="position:absolute;left:12069;top:10944;width:1120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" filled="f" strokecolor="black [3213]" strokeweight="1pt">
                  <v:textbox>
                    <w:txbxContent>
                      <w:p w14:paraId="0904DFD0" w14:textId="7C413118" w:rsidR="006515C9" w:rsidRDefault="006515C9" w:rsidP="00D842CC">
                        <w:pPr>
                          <w:pStyle w:val="a3"/>
                          <w:jc w:val="center"/>
                          <w:rPr>
                            <w:rFonts w:eastAsia="等线"/>
                            <w:color w:val="000000"/>
                          </w:rPr>
                        </w:pPr>
                        <w:r>
                          <w:rPr>
                            <w:rFonts w:eastAsia="等线"/>
                            <w:color w:val="000000"/>
                          </w:rPr>
                          <w:t>appl: Person</w:t>
                        </w:r>
                      </w:p>
                      <w:p w14:paraId="7A2CBF27" w14:textId="1B0ADFB8" w:rsidR="006515C9" w:rsidRDefault="006515C9" w:rsidP="00D842CC">
                        <w:pPr>
                          <w:pStyle w:val="a3"/>
                          <w:jc w:val="center"/>
                          <w:rPr>
                            <w:kern w:val="0"/>
                          </w:rPr>
                        </w:pPr>
                        <w:r>
                          <w:rPr>
                            <w:rFonts w:eastAsia="等线"/>
                            <w:color w:val="000000"/>
                          </w:rPr>
                          <w:t>appl: Person</w:t>
                        </w:r>
                      </w:p>
                    </w:txbxContent>
                  </v:textbox>
                </v:rect>
                <v:rect id="矩形 79" o:spid="_x0000_s1054" style="position:absolute;left:3687;top:15439;width:11201;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" filled="f" strokecolor="black [3213]" strokeweight="1pt">
                  <v:textbox>
                    <w:txbxContent>
                      <w:p w14:paraId="234085B0" w14:textId="2FFE603C" w:rsidR="006515C9" w:rsidRDefault="006515C9" w:rsidP="00D842CC">
                        <w:pPr>
                          <w:pStyle w:val="a3"/>
                          <w:jc w:val="center"/>
                          <w:rPr>
                            <w:kern w:val="0"/>
                          </w:rPr>
                        </w:pPr>
                        <w:r>
                          <w:rPr>
                            <w:rFonts w:eastAsia="等线"/>
                            <w:color w:val="000000"/>
                          </w:rPr>
                          <w:t>appl: Author</w:t>
                        </w:r>
                      </w:p>
                    </w:txbxContent>
                  </v:textbox>
                </v:rect>
                <v:rect id="矩形 81" o:spid="_x0000_s1055" style="position:absolute;left:25450;top:10839;width:9355;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" filled="f" strokecolor="black [3213]" strokeweight="1pt">
                  <v:textbox>
                    <w:txbxContent>
                      <w:p w14:paraId="61608FE9" w14:textId="0E86D12B" w:rsidR="006515C9" w:rsidRDefault="006515C9" w:rsidP="00D842CC">
                        <w:pPr>
                          <w:pStyle w:val="a3"/>
                          <w:jc w:val="center"/>
                          <w:rPr>
                            <w:kern w:val="0"/>
                          </w:rPr>
                        </w:pPr>
                        <w:r>
                          <w:rPr>
                            <w:rFonts w:eastAsia="等线"/>
                            <w:color w:val="000000"/>
                          </w:rPr>
                          <w:t>appl: name</w:t>
                        </w:r>
                      </w:p>
                    </w:txbxContent>
                  </v:textbox>
                </v:rect>
                <v:rect id="矩形 82" o:spid="_x0000_s1056" style="position:absolute;left:33481;top:15058;width:7649;height:2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" filled="f" strokecolor="black [3213]" strokeweight="1pt">
                  <v:textbox>
                    <w:txbxContent>
                      <w:p w14:paraId="313B905E" w14:textId="353E25F5" w:rsidR="006515C9" w:rsidRDefault="006515C9" w:rsidP="00D842CC">
                        <w:pPr>
                          <w:pStyle w:val="a3"/>
                          <w:jc w:val="center"/>
                          <w:rPr>
                            <w:kern w:val="0"/>
                          </w:rPr>
                        </w:pPr>
                        <w:r>
                          <w:rPr>
                            <w:rFonts w:eastAsia="等线"/>
                            <w:color w:val="000000"/>
                          </w:rPr>
                          <w:t>appl: age</w:t>
                        </w:r>
                      </w:p>
                    </w:txbxContent>
                  </v:textbox>
                </v:rect>
                <v:rect id="矩形 83" o:spid="_x0000_s1057" style="position:absolute;left:40187;top:10839;width:10011;height:29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x1lxgAAANsAAAAPAAAAZHJzL2Rvd25yZXYueG1sRI9BS8NA&#10;FITvBf/D8gQvxW6qUE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nJcdZcYAAADbAAAA&#10;DwAAAAAAAAAAAAAAAAAHAgAAZHJzL2Rvd25yZXYueG1sUEsFBgAAAAADAAMAtwAAAPoCAAAAAA==&#10;" filled="f" strokecolor="black [3213]" strokeweight="1pt">
                  <v:textbox>
                    <w:txbxContent>
                      <w:p w14:paraId="60BE4E42" w14:textId="06809E40" w:rsidR="006515C9" w:rsidRDefault="006515C9" w:rsidP="00D842CC">
                        <w:pPr>
                          <w:pStyle w:val="a3"/>
                          <w:jc w:val="center"/>
                          <w:rPr>
                            <w:kern w:val="0"/>
                          </w:rPr>
                        </w:pPr>
                        <w:r>
                          <w:rPr>
                            <w:rFonts w:eastAsia="等线"/>
                            <w:color w:val="000000"/>
                          </w:rPr>
                          <w:t>appl: gender</w:t>
                        </w:r>
                      </w:p>
                    </w:txbxContent>
                  </v:textbox>
                </v:rect>
                <v:rect id="矩形 84" o:spid="_x0000_s1058" style="position:absolute;left:5135;top:20469;width:24079;height:3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" filled="f" strokecolor="black [3213]" strokeweight="1pt">
                  <v:textbox>
                    <w:txbxContent>
                      <w:p w14:paraId="5C422D54" w14:textId="77777777" w:rsidR="006515C9" w:rsidRDefault="006515C9" w:rsidP="00C622E2">
                        <w:pPr>
                          <w:pStyle w:val="a3"/>
                          <w:jc w:val="center"/>
                          <w:rPr>
                            <w:kern w:val="0"/>
                          </w:rPr>
                        </w:pPr>
                        <w:r>
                          <w:rPr>
                            <w:rFonts w:eastAsia="等线"/>
                            <w:color w:val="000000"/>
                            <w:sz w:val="21"/>
                            <w:szCs w:val="21"/>
                          </w:rPr>
                          <w:t>http://www.tongji.edu.cn/Jack</w:t>
                        </w:r>
                      </w:p>
                    </w:txbxContent>
                  </v:textbox>
                </v:rect>
                <v:oval id="椭圆 85" o:spid="_x0000_s1059" style="position:absolute;left:487;top:29689;width:906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" filled="f" strokecolor="black [3213]" strokeweight="1pt">
                  <v:stroke joinstyle="miter"/>
                  <v:textbox>
                    <w:txbxContent>
                      <w:p w14:paraId="7D281C6C" w14:textId="77777777" w:rsidR="006515C9" w:rsidRDefault="006515C9" w:rsidP="00C622E2">
                        <w:pPr>
                          <w:pStyle w:val="a3"/>
                          <w:jc w:val="center"/>
                          <w:rPr>
                            <w:kern w:val="0"/>
                          </w:rPr>
                        </w:pPr>
                        <w:r>
                          <w:rPr>
                            <w:rFonts w:eastAsia="等线"/>
                            <w:color w:val="000000"/>
                            <w:sz w:val="21"/>
                            <w:szCs w:val="21"/>
                          </w:rPr>
                          <w:t>Jack</w:t>
                        </w:r>
                      </w:p>
                    </w:txbxContent>
                  </v:textbox>
                </v:oval>
                <v:oval id="椭圆 86" o:spid="_x0000_s1060" style="position:absolute;left:12875;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" filled="f" strokecolor="black [3213]" strokeweight="1pt">
                  <v:stroke joinstyle="miter"/>
                  <v:textbox>
                    <w:txbxContent>
                      <w:p w14:paraId="3C0582F7" w14:textId="77777777" w:rsidR="006515C9" w:rsidRDefault="006515C9" w:rsidP="00C622E2">
                        <w:pPr>
                          <w:pStyle w:val="a3"/>
                          <w:jc w:val="center"/>
                          <w:rPr>
                            <w:kern w:val="0"/>
                          </w:rPr>
                        </w:pPr>
                        <w:r>
                          <w:rPr>
                            <w:rFonts w:eastAsia="等线"/>
                            <w:color w:val="000000"/>
                            <w:sz w:val="21"/>
                            <w:szCs w:val="21"/>
                          </w:rPr>
                          <w:t>20</w:t>
                        </w:r>
                      </w:p>
                    </w:txbxContent>
                  </v:textbox>
                </v:oval>
                <v:oval id="椭圆 87" o:spid="_x0000_s1061" style="position:absolute;left:25067;top:29765;width:9068;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" filled="f" strokecolor="black [3213]" strokeweight="1pt">
                  <v:stroke joinstyle="miter"/>
                  <v:textbox>
                    <w:txbxContent>
                      <w:p w14:paraId="69CF3C98" w14:textId="77777777" w:rsidR="006515C9" w:rsidRDefault="006515C9" w:rsidP="00C622E2">
                        <w:pPr>
                          <w:pStyle w:val="a3"/>
                          <w:jc w:val="center"/>
                          <w:rPr>
                            <w:kern w:val="0"/>
                          </w:rPr>
                        </w:pPr>
                        <w:r>
                          <w:rPr>
                            <w:rFonts w:eastAsia="等线" w:hAnsi="等线" w:hint="eastAsia"/>
                            <w:color w:val="000000"/>
                            <w:sz w:val="21"/>
                            <w:szCs w:val="21"/>
                          </w:rPr>
                          <w:t>男</w:t>
                        </w:r>
                      </w:p>
                    </w:txbxContent>
                  </v:textbox>
                </v:oval>
                <v:shape id="直接箭头连接符 88" o:spid="_x0000_s1062" type="#_x0000_t32" style="position:absolute;left:8221;top:23669;width:8947;height:655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" strokecolor="black [3213]" strokeweight=".5pt">
                  <v:stroke endarrow="block" joinstyle="miter"/>
                </v:shape>
                <v:shape id="直接箭头连接符 89" o:spid="_x0000_s1063" type="#_x0000_t32" style="position:absolute;left:17174;top:23669;width:235;height:60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" strokecolor="black [3213]" strokeweight=".5pt">
                  <v:stroke endarrow="block" joinstyle="miter"/>
                </v:shape>
                <v:shape id="直接箭头连接符 90" o:spid="_x0000_s1064" type="#_x0000_t32" style="position:absolute;left:17174;top:23669;width:9221;height:6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" strokecolor="black [3213]" strokeweight=".5pt">
                  <v:stroke endarrow="block" joinstyle="miter"/>
                </v:shape>
                <v:shape id="直接箭头连接符 94" o:spid="_x0000_s1065" type="#_x0000_t32" style="position:absolute;left:12488;top:4724;width:10240;height:13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" strokecolor="black [3200]" strokeweight=".5pt">
                  <v:stroke endarrow="block" joinstyle="miter"/>
                </v:shape>
                <v:shape id="直接箭头连接符 95" o:spid="_x0000_s1066" type="#_x0000_t32" style="position:absolute;left:22728;top:4724;width:9724;height:126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" strokecolor="black [3200]" strokeweight=".5pt">
                  <v:stroke endarrow="block" joinstyle="miter"/>
                </v:shape>
                <v:shape id="直接箭头连接符 96" o:spid="_x0000_s1067" type="#_x0000_t32" style="position:absolute;left:12488;top:9039;width:5182;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" strokecolor="black [3200]" strokeweight=".5pt">
                  <v:stroke dashstyle="dash" endarrow="block" joinstyle="miter"/>
                </v:shape>
                <v:shape id="直接箭头连接符 97" o:spid="_x0000_s1068" type="#_x0000_t32" style="position:absolute;left:9288;top:9039;width:3200;height:64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" strokecolor="black [3200]" strokeweight=".5pt">
                  <v:stroke dashstyle="dash" endarrow="block" joinstyle="miter"/>
                </v:shape>
                <v:shape id="直接箭头连接符 98" o:spid="_x0000_s1069" type="#_x0000_t32" style="position:absolute;left:9288;top:13915;width:8382;height:152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" strokecolor="black [3200]" strokeweight=".5pt">
                  <v:stroke endarrow="block" joinstyle="miter"/>
                </v:shape>
                <v:shape id="直接箭头连接符 99" o:spid="_x0000_s1070" type="#_x0000_t32" style="position:absolute;left:9288;top:18411;width:7886;height:205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" strokecolor="black [3200]" strokeweight=".5pt">
                  <v:stroke dashstyle="dash" endarrow="block" joinstyle="miter"/>
                </v:shape>
                <v:shape id="直接箭头连接符 100" o:spid="_x0000_s1071" type="#_x0000_t32" style="position:absolute;left:30128;top:8962;width:2324;height:18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yQq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gyzMygZ5dAQAA//8DAFBLAQItABQABgAIAAAAIQDb4fbL7gAAAIUBAAATAAAAAAAA&#10;AAAAAAAAAAAAAABbQ29udGVudF9UeXBlc10ueG1sUEsBAi0AFAAGAAgAAAAhAFr0LFu/AAAAFQEA&#10;AAsAAAAAAAAAAAAAAAAAHwEAAF9yZWxzLy5yZWxzUEsBAi0AFAAGAAgAAAAhAALrJCrHAAAA3AAA&#10;AA8AAAAAAAAAAAAAAAAABwIAAGRycy9kb3ducmV2LnhtbFBLBQYAAAAAAwADALcAAAD7AgAAAAA=&#10;" strokecolor="black [3200]" strokeweight=".5pt">
                  <v:stroke dashstyle="dash" endarrow="block" joinstyle="miter"/>
                </v:shape>
                <v:shape id="直接箭头连接符 101" o:spid="_x0000_s1072" type="#_x0000_t32" style="position:absolute;left:32452;top:8962;width:4854;height:609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" strokecolor="black [3200]" strokeweight=".5pt">
                  <v:stroke dashstyle="dash" endarrow="block" joinstyle="miter"/>
                </v:shape>
                <v:shape id="直接箭头连接符 103" o:spid="_x0000_s1073" type="#_x0000_t32" style="position:absolute;left:32452;top:8962;width:12740;height:187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" strokecolor="black [3200]" strokeweight=".5pt">
                  <v:stroke dashstyle="dash" endarrow="block" joinstyle="miter"/>
                </v:shape>
                <v:shape id="文本框 104" o:spid="_x0000_s1074" type="#_x0000_t202" style="position:absolute;left:3382;width:8922;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" filled="f" stroked="f" strokeweight=".5pt">
                  <v:textbox>
                    <w:txbxContent>
                      <w:p w14:paraId="254D147C" w14:textId="23BFA856" w:rsidR="006515C9" w:rsidRDefault="006515C9">
                        <w:r>
                          <w:rPr>
                            <w:rFonts w:hint="eastAsia"/>
                          </w:rPr>
                          <w:t>subClassOf</w:t>
                        </w:r>
                      </w:p>
                    </w:txbxContent>
                  </v:textbox>
                </v:shape>
                <v:shape id="直接箭头连接符 106" o:spid="_x0000_s1075" type="#_x0000_t32" style="position:absolute;left:668;top:1600;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" strokecolor="black [3200]" strokeweight=".5pt">
                  <v:stroke endarrow="block" joinstyle="miter"/>
                </v:shape>
                <v:shape id="直接箭头连接符 108" o:spid="_x0000_s1076" type="#_x0000_t32" style="position:absolute;left:668;top:4162;width:3200;height: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" strokecolor="black [3200]" strokeweight=".5pt">
                  <v:stroke dashstyle="dash" endarrow="block" joinstyle="miter"/>
                </v:shape>
                <v:shape id="文本框 104" o:spid="_x0000_s1077" type="#_x0000_t202" style="position:absolute;left:3458;top:2638;width:8497;height:312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19BDF8F8" w14:textId="15E25505" w:rsidR="006515C9" w:rsidRDefault="006515C9" w:rsidP="00D85F7D">
                        <w:pPr>
                          <w:pStyle w:val="a3"/>
                          <w:rPr>
                            <w:kern w:val="0"/>
                          </w:rPr>
                        </w:pPr>
                        <w:r>
                          <w:rPr>
                            <w:rFonts w:eastAsia="等线"/>
                          </w:rPr>
                          <w:t>instanceOf</w:t>
                        </w:r>
                      </w:p>
                    </w:txbxContent>
                  </v:textbox>
                </v:shape>
                <v:line id="直接连接符 107" o:spid="_x0000_s1078" style="position:absolute;flip:y;visibility:visible;mso-wrap-style:square" from="2192,9753" to="51036,99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" strokecolor="black [3200]" strokeweight=".5pt">
                  <v:stroke dashstyle="dash" joinstyle="miter"/>
                </v:line>
                <v:line id="直接连接符 111" o:spid="_x0000_s1079" style="position:absolute;flip:y;visibility:visible;mso-wrap-style:square" from="2315,19554" to="51160,197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" strokecolor="black [3200]" strokeweight=".5pt">
                  <v:stroke dashstyle="dash" joinstyle="miter"/>
                </v:line>
                <v:shape id="文本框 110" o:spid="_x0000_s1080" type="#_x0000_t202" style="position:absolute;left:40825;top:1495;width:9862;height:67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ERK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PCMT6NkvAAAA//8DAFBLAQItABQABgAIAAAAIQDb4fbL7gAAAIUBAAATAAAAAAAA&#10;AAAAAAAAAAAAAABbQ29udGVudF9UeXBlc10ueG1sUEsBAi0AFAAGAAgAAAAhAFr0LFu/AAAAFQEA&#10;AAsAAAAAAAAAAAAAAAAAHwEAAF9yZWxzLy5yZWxzUEsBAi0AFAAGAAgAAAAhAPmMRErHAAAA3AAA&#10;AA8AAAAAAAAAAAAAAAAABwIAAGRycy9kb3ducmV2LnhtbFBLBQYAAAAAAwADALcAAAD7AgAAAAA=&#10;" filled="f" stroked="f" strokeweight=".5pt">
                  <v:textbox>
                    <w:txbxContent>
                      <w:p w14:paraId="070ECB15" w14:textId="2D5C55BA" w:rsidR="006515C9" w:rsidRPr="00775170" w:rsidRDefault="006515C9" w:rsidP="00775170">
                        <w:pPr>
                          <w:spacing w:line="400" w:lineRule="exact"/>
                          <w:rPr>
                            <w:sz w:val="21"/>
                            <w:szCs w:val="21"/>
                          </w:rPr>
                        </w:pPr>
                        <w:r w:rsidRPr="00775170">
                          <w:rPr>
                            <w:rFonts w:hint="eastAsia"/>
                            <w:sz w:val="21"/>
                            <w:szCs w:val="21"/>
                          </w:rPr>
                          <w:t>RDF</w:t>
                        </w:r>
                        <w:r w:rsidRPr="00775170">
                          <w:rPr>
                            <w:sz w:val="21"/>
                            <w:szCs w:val="21"/>
                          </w:rPr>
                          <w:t>/RDFS</w:t>
                        </w:r>
                        <w:r w:rsidRPr="00775170">
                          <w:rPr>
                            <w:rFonts w:hint="eastAsia"/>
                            <w:sz w:val="21"/>
                            <w:szCs w:val="21"/>
                          </w:rPr>
                          <w:t>层</w:t>
                        </w:r>
                      </w:p>
                      <w:p w14:paraId="4A51794A" w14:textId="092FCE08" w:rsidR="006515C9" w:rsidRPr="00775170" w:rsidRDefault="006515C9" w:rsidP="00775170">
                        <w:pPr>
                          <w:spacing w:line="400" w:lineRule="exact"/>
                          <w:rPr>
                            <w:sz w:val="21"/>
                            <w:szCs w:val="21"/>
                          </w:rPr>
                        </w:pPr>
                        <w:r w:rsidRPr="00775170">
                          <w:rPr>
                            <w:rFonts w:hint="eastAsia"/>
                            <w:sz w:val="21"/>
                            <w:szCs w:val="21"/>
                          </w:rPr>
                          <w:t>和</w:t>
                        </w:r>
                        <w:r w:rsidRPr="00775170">
                          <w:rPr>
                            <w:sz w:val="21"/>
                            <w:szCs w:val="21"/>
                          </w:rPr>
                          <w:t>命名空间</w:t>
                        </w:r>
                      </w:p>
                    </w:txbxContent>
                  </v:textbox>
                </v:shape>
                <v:shape id="文本框 110" o:spid="_x0000_s1081" type="#_x0000_t202" style="position:absolute;left:40952;top:13810;width:11233;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to9wwAAANwAAAAPAAAAZHJzL2Rvd25yZXYueG1sRE9NawIx&#10;EL0L/ocwghepWS1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CV7aPcMAAADcAAAADwAA&#10;AAAAAAAAAAAAAAAHAgAAZHJzL2Rvd25yZXYueG1sUEsFBgAAAAADAAMAtwAAAPcCAAAAAA==&#10;" filled="f" stroked="f" strokeweight=".5pt">
                  <v:textbox>
                    <w:txbxContent>
                      <w:p w14:paraId="11946E9E" w14:textId="58FCDD9D" w:rsidR="006515C9" w:rsidRDefault="006515C9" w:rsidP="00775170">
                        <w:pPr>
                          <w:pStyle w:val="a3"/>
                          <w:spacing w:line="400" w:lineRule="exact"/>
                          <w:rPr>
                            <w:kern w:val="0"/>
                          </w:rPr>
                        </w:pPr>
                        <w:r>
                          <w:rPr>
                            <w:rFonts w:eastAsia="等线" w:hint="eastAsia"/>
                            <w:sz w:val="21"/>
                            <w:szCs w:val="21"/>
                          </w:rPr>
                          <w:t>应用特定</w:t>
                        </w:r>
                        <w:r>
                          <w:rPr>
                            <w:rFonts w:eastAsia="等线"/>
                            <w:sz w:val="21"/>
                            <w:szCs w:val="21"/>
                          </w:rPr>
                          <w:t>的</w:t>
                        </w:r>
                        <w:r>
                          <w:rPr>
                            <w:rFonts w:eastAsia="等线" w:hint="eastAsia"/>
                            <w:sz w:val="21"/>
                            <w:szCs w:val="21"/>
                          </w:rPr>
                          <w:t>模式</w:t>
                        </w:r>
                      </w:p>
                      <w:p w14:paraId="066467F6" w14:textId="77777777" w:rsidR="006515C9" w:rsidRDefault="006515C9" w:rsidP="00775170">
                        <w:pPr>
                          <w:pStyle w:val="a3"/>
                          <w:spacing w:line="400" w:lineRule="exact"/>
                        </w:pPr>
                        <w:r>
                          <w:rPr>
                            <w:rFonts w:eastAsia="等线" w:hAnsi="等线" w:hint="eastAsia"/>
                            <w:sz w:val="21"/>
                            <w:szCs w:val="21"/>
                          </w:rPr>
                          <w:t>和命名空间</w:t>
                        </w:r>
                      </w:p>
                    </w:txbxContent>
                  </v:textbox>
                </v:shape>
                <v:shape id="文本框 110" o:spid="_x0000_s1082" type="#_x0000_t202" style="position:absolute;left:42687;top:21535;width:8566;height:67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0JJwwAAANwAAAAPAAAAZHJzL2Rvd25yZXYueG1sRE9NawIx&#10;EL0L/ocwghepWaVI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hrdCScMAAADcAAAADwAA&#10;AAAAAAAAAAAAAAAHAgAAZHJzL2Rvd25yZXYueG1sUEsFBgAAAAADAAMAtwAAAPcCAAAAAA==&#10;" filled="f" stroked="f" strokeweight=".5pt">
                  <v:textbox>
                    <w:txbxContent>
                      <w:p w14:paraId="3784CDA0" w14:textId="77777777" w:rsidR="006515C9" w:rsidRDefault="006515C9" w:rsidP="00B91D12">
                        <w:pPr>
                          <w:pStyle w:val="a3"/>
                          <w:spacing w:line="400" w:lineRule="exact"/>
                          <w:rPr>
                            <w:rFonts w:eastAsia="等线"/>
                            <w:sz w:val="21"/>
                            <w:szCs w:val="21"/>
                          </w:rPr>
                        </w:pPr>
                        <w:r>
                          <w:rPr>
                            <w:rFonts w:eastAsia="等线" w:hint="eastAsia"/>
                            <w:sz w:val="21"/>
                            <w:szCs w:val="21"/>
                          </w:rPr>
                          <w:t>特定</w:t>
                        </w:r>
                        <w:r>
                          <w:rPr>
                            <w:rFonts w:eastAsia="等线"/>
                            <w:sz w:val="21"/>
                            <w:szCs w:val="21"/>
                          </w:rPr>
                          <w:t>应用的</w:t>
                        </w:r>
                      </w:p>
                      <w:p w14:paraId="7EBC6FF0" w14:textId="7CD14312" w:rsidR="006515C9" w:rsidRDefault="006515C9" w:rsidP="00B91D12">
                        <w:pPr>
                          <w:pStyle w:val="a3"/>
                          <w:spacing w:line="400" w:lineRule="exact"/>
                        </w:pPr>
                        <w:r>
                          <w:rPr>
                            <w:rFonts w:eastAsia="等线" w:hint="eastAsia"/>
                            <w:sz w:val="21"/>
                            <w:szCs w:val="21"/>
                          </w:rPr>
                          <w:t>真实</w:t>
                        </w:r>
                        <w:r>
                          <w:rPr>
                            <w:rFonts w:eastAsia="等线"/>
                            <w:sz w:val="21"/>
                            <w:szCs w:val="21"/>
                          </w:rPr>
                          <w:t>数据</w:t>
                        </w:r>
                      </w:p>
                    </w:txbxContent>
                  </v:textbox>
                </v:shape>
                <v:shape id="文本框 110" o:spid="_x0000_s1083" type="#_x0000_t202" style="position:absolute;left:4848;top:24612;width:7785;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" filled="f" stroked="f" strokeweight=".5pt">
                  <v:textbox>
                    <w:txbxContent>
                      <w:p w14:paraId="1ABC787E" w14:textId="1186A07E" w:rsidR="006515C9" w:rsidRDefault="006515C9" w:rsidP="00376AD7">
                        <w:pPr>
                          <w:pStyle w:val="a3"/>
                          <w:spacing w:line="400" w:lineRule="exact"/>
                        </w:pPr>
                        <w:r>
                          <w:rPr>
                            <w:rFonts w:eastAsia="等线" w:hAnsi="等线"/>
                            <w:sz w:val="21"/>
                            <w:szCs w:val="21"/>
                          </w:rPr>
                          <w:t>a</w:t>
                        </w:r>
                        <w:r>
                          <w:rPr>
                            <w:rFonts w:eastAsia="等线" w:hAnsi="等线" w:hint="eastAsia"/>
                            <w:sz w:val="21"/>
                            <w:szCs w:val="21"/>
                          </w:rPr>
                          <w:t xml:space="preserve">ppl: </w:t>
                        </w:r>
                        <w:r>
                          <w:rPr>
                            <w:rFonts w:eastAsia="等线" w:hAnsi="等线"/>
                            <w:sz w:val="21"/>
                            <w:szCs w:val="21"/>
                          </w:rPr>
                          <w:t>name</w:t>
                        </w:r>
                      </w:p>
                    </w:txbxContent>
                  </v:textbox>
                </v:shape>
                <v:shape id="文本框 110" o:spid="_x0000_s1084" type="#_x0000_t202" style="position:absolute;left:13458;top:24964;width:6744;height:426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" filled="f" stroked="f" strokeweight=".5pt">
                  <v:textbox>
                    <w:txbxContent>
                      <w:p w14:paraId="0AB2D269" w14:textId="52A1445A" w:rsidR="006515C9" w:rsidRPr="00376AD7" w:rsidRDefault="006515C9" w:rsidP="00376AD7">
                        <w:pPr>
                          <w:pStyle w:val="a3"/>
                          <w:spacing w:line="400" w:lineRule="exact"/>
                          <w:rPr>
                            <w:rFonts w:eastAsia="等线"/>
                            <w:sz w:val="21"/>
                            <w:szCs w:val="21"/>
                          </w:rPr>
                        </w:pPr>
                        <w:r>
                          <w:rPr>
                            <w:rFonts w:eastAsia="等线"/>
                            <w:sz w:val="21"/>
                            <w:szCs w:val="21"/>
                          </w:rPr>
                          <w:t>appl: age</w:t>
                        </w:r>
                      </w:p>
                    </w:txbxContent>
                  </v:textbox>
                </v:shape>
                <v:shape id="文本框 110" o:spid="_x0000_s1085" type="#_x0000_t202" style="position:absolute;left:21943;top:24612;width:8522;height:426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" filled="f" stroked="f" strokeweight=".5pt">
                  <v:textbox>
                    <w:txbxContent>
                      <w:p w14:paraId="26FD1429" w14:textId="0B15899E" w:rsidR="006515C9" w:rsidRDefault="006515C9" w:rsidP="00376AD7">
                        <w:pPr>
                          <w:pStyle w:val="a3"/>
                          <w:spacing w:line="400" w:lineRule="exact"/>
                          <w:rPr>
                            <w:kern w:val="0"/>
                          </w:rPr>
                        </w:pPr>
                        <w:r>
                          <w:rPr>
                            <w:rFonts w:eastAsia="等线"/>
                            <w:sz w:val="21"/>
                            <w:szCs w:val="21"/>
                          </w:rPr>
                          <w:t>appl: gender</w:t>
                        </w:r>
                      </w:p>
                    </w:txbxContent>
                  </v:textbox>
                </v:shape>
                <w10:anchorlock/>
              </v:group>
            </w:pict>
          </mc:Fallback>
        </mc:AlternateContent>
      </w:r>
    </w:p>
    <w:p w14:paraId="6F0702B0" w14:textId="6B9C0897" w:rsidR="00D842CC" w:rsidRPr="006C1247" w:rsidRDefault="00503E07" w:rsidP="006C1247">
      <w:pPr>
        <w:pStyle w:val="a4"/>
      </w:pPr>
      <w:r>
        <w:rPr>
          <w:rFonts w:hint="eastAsia"/>
        </w:rPr>
        <w:t>图</w:t>
      </w:r>
      <w:r>
        <w:rPr>
          <w:rFonts w:hint="eastAsia"/>
        </w:rPr>
        <w:t>2</w:t>
      </w:r>
      <w:r>
        <w:t>.3  RDFS</w:t>
      </w:r>
      <w:r>
        <w:t>范例</w:t>
      </w:r>
    </w:p>
    <w:p w14:paraId="42738C7D" w14:textId="06370CD5" w:rsidR="00F364E0" w:rsidRPr="00F364E0" w:rsidRDefault="00F364E0" w:rsidP="00F364E0">
      <w:pPr>
        <w:spacing w:line="400" w:lineRule="exact"/>
        <w:ind w:firstLineChars="200" w:firstLine="482"/>
        <w:rPr>
          <w:b/>
        </w:rPr>
      </w:pPr>
      <w:r w:rsidRPr="00F364E0">
        <w:rPr>
          <w:b/>
          <w:bCs/>
          <w:kern w:val="2"/>
        </w:rPr>
        <w:t>2.</w:t>
      </w:r>
      <w:r w:rsidRPr="00F364E0">
        <w:rPr>
          <w:b/>
        </w:rPr>
        <w:t xml:space="preserve"> </w:t>
      </w:r>
      <w:r w:rsidRPr="00F364E0">
        <w:rPr>
          <w:b/>
        </w:rPr>
        <w:t>OWL</w:t>
      </w:r>
      <w:r w:rsidRPr="00F364E0">
        <w:rPr>
          <w:b/>
        </w:rPr>
        <w:t>描述语言</w:t>
      </w:r>
    </w:p>
    <w:p w14:paraId="5CDFD1C5" w14:textId="1CA00885" w:rsidR="007A2007" w:rsidRPr="00A65E62" w:rsidRDefault="007A2007" w:rsidP="0029185B">
      <w:pPr>
        <w:spacing w:line="400" w:lineRule="exact"/>
        <w:ind w:firstLineChars="200" w:firstLine="480"/>
        <w:rPr>
          <w:rFonts w:eastAsia="Times New Roman"/>
        </w:rPr>
      </w:pPr>
      <w:r w:rsidRPr="007A2007">
        <w:t>为了提高信息的检索率，必须有一个机器可处理的语言，用于描述网络信息的内容，这种需求促成了网络本体描述语言</w:t>
      </w:r>
      <w:r w:rsidRPr="007A2007">
        <w:t>OWL</w:t>
      </w:r>
      <w:r w:rsidRPr="007A2007">
        <w:t>的产生。</w:t>
      </w:r>
      <w:r w:rsidRPr="007A2007">
        <w:t>OWL</w:t>
      </w:r>
      <w:r w:rsidRPr="007A2007">
        <w:t>可以用于帮助应用程序处理包含在文档中信息的内容而不是仅仅关注信息的显示方式。这与传统的由人来直接处理信息内容的方式不同。</w:t>
      </w:r>
      <w:r w:rsidRPr="007A2007">
        <w:t>OWL</w:t>
      </w:r>
      <w:r w:rsidRPr="007A2007">
        <w:t>可以用于显式的表达在词汇表中项的含义和这些项之间的关系。项和它们之间关系的这种表达被称为本体。</w:t>
      </w:r>
      <w:r w:rsidRPr="007A2007">
        <w:t>OWL</w:t>
      </w:r>
      <w:r w:rsidRPr="007A2007">
        <w:t>是在</w:t>
      </w:r>
      <w:r w:rsidRPr="007A2007">
        <w:t>D</w:t>
      </w:r>
      <w:r w:rsidR="00E32D32" w:rsidRPr="00E32D32">
        <w:t>AML+OIL</w:t>
      </w:r>
      <w:r w:rsidRPr="007A2007">
        <w:t>网络本体语言的基础上改进的。在设计过程中吸取了</w:t>
      </w:r>
      <w:r w:rsidRPr="007A2007">
        <w:t>DAML</w:t>
      </w:r>
      <w:r w:rsidR="00E32D32" w:rsidRPr="00E32D32">
        <w:t>+OI</w:t>
      </w:r>
      <w:r w:rsidRPr="007A2007">
        <w:t>L</w:t>
      </w:r>
      <w:r w:rsidRPr="007A2007">
        <w:t>的设计和应用经验</w:t>
      </w:r>
      <w:r w:rsidR="004B66A9">
        <w:fldChar w:fldCharType="begin"/>
      </w:r>
      <w:r w:rsidR="00650716">
        <w:instrText xml:space="preserve"> ADDIN NE.Ref.{CBE31698-3C87-4B76-868F-026DB951B296}</w:instrText>
      </w:r>
      <w:r w:rsidR="004B66A9">
        <w:fldChar w:fldCharType="separate"/>
      </w:r>
      <w:r w:rsidR="001102C4">
        <w:rPr>
          <w:color w:val="080000"/>
          <w:vertAlign w:val="superscript"/>
        </w:rPr>
        <w:t>[71]</w:t>
      </w:r>
      <w:r w:rsidR="004B66A9">
        <w:fldChar w:fldCharType="end"/>
      </w:r>
      <w:r w:rsidRPr="007A2007">
        <w:t>。</w:t>
      </w:r>
    </w:p>
    <w:p w14:paraId="04021F07" w14:textId="4DE61207" w:rsidR="002C6C0F" w:rsidRDefault="003C2333" w:rsidP="00F908E7">
      <w:pPr>
        <w:spacing w:line="400" w:lineRule="exact"/>
        <w:ind w:firstLineChars="200" w:firstLine="480"/>
        <w:rPr>
          <w:b/>
        </w:rPr>
      </w:pPr>
      <w:r w:rsidRPr="004E52EB">
        <w:t>OWL</w:t>
      </w:r>
      <w:r w:rsidRPr="004E52EB">
        <w:t>是</w:t>
      </w:r>
      <w:r w:rsidRPr="004E52EB">
        <w:t>W3C</w:t>
      </w:r>
      <w:r w:rsidRPr="004E52EB">
        <w:t>一系列与语义</w:t>
      </w:r>
      <w:r w:rsidRPr="004E52EB">
        <w:t>Web</w:t>
      </w:r>
      <w:r w:rsidRPr="004E52EB">
        <w:t>相关的规范之一。</w:t>
      </w:r>
      <w:r w:rsidRPr="004E52EB">
        <w:t>OWL</w:t>
      </w:r>
      <w:r w:rsidRPr="004E52EB">
        <w:t>建立在</w:t>
      </w:r>
      <w:r w:rsidRPr="004E52EB">
        <w:t>XML</w:t>
      </w:r>
      <w:r w:rsidRPr="004E52EB">
        <w:t>／</w:t>
      </w:r>
      <w:r w:rsidRPr="004E52EB">
        <w:t>RDF</w:t>
      </w:r>
      <w:r w:rsidRPr="004E52EB">
        <w:t>等已有标准基础上，通过添加大量的基于描述逻辑的语义原语来描述和构建各种本体。</w:t>
      </w:r>
      <w:r w:rsidRPr="004E52EB">
        <w:t>OWL</w:t>
      </w:r>
      <w:r w:rsidRPr="004E52EB">
        <w:t>有三个表达能力递增的子语言</w:t>
      </w:r>
      <w:r w:rsidR="004B66A9">
        <w:fldChar w:fldCharType="begin"/>
      </w:r>
      <w:r w:rsidR="00650716">
        <w:instrText xml:space="preserve"> ADDIN NE.Ref.{ADDF1C09-2609-496E-9CB8-57F320546037}</w:instrText>
      </w:r>
      <w:r w:rsidR="004B66A9">
        <w:fldChar w:fldCharType="separate"/>
      </w:r>
      <w:r w:rsidR="001102C4">
        <w:rPr>
          <w:color w:val="080000"/>
          <w:vertAlign w:val="superscript"/>
        </w:rPr>
        <w:t>[71]</w:t>
      </w:r>
      <w:r w:rsidR="004B66A9">
        <w:fldChar w:fldCharType="end"/>
      </w:r>
      <w:r w:rsidRPr="004E52EB">
        <w:t>：</w:t>
      </w:r>
      <w:r w:rsidRPr="004E52EB">
        <w:t>OWL Lite</w:t>
      </w:r>
      <w:r w:rsidRPr="004E52EB">
        <w:t>、</w:t>
      </w:r>
      <w:r w:rsidRPr="004E52EB">
        <w:t>OWL DL</w:t>
      </w:r>
      <w:r w:rsidRPr="004E52EB">
        <w:t>和</w:t>
      </w:r>
      <w:r w:rsidRPr="004E52EB">
        <w:t>OWL Full</w:t>
      </w:r>
      <w:r w:rsidRPr="004E52EB">
        <w:t>。</w:t>
      </w:r>
      <w:r w:rsidR="003248FF" w:rsidRPr="004E52EB">
        <w:t>OWL Lite</w:t>
      </w:r>
      <w:r w:rsidR="003248FF" w:rsidRPr="004E52EB">
        <w:t>是表达能力最弱的子语言，提供了类分层的能力和简单的约束功能。它支持基数约束，但只容许基数值为</w:t>
      </w:r>
      <w:r w:rsidR="003248FF" w:rsidRPr="004E52EB">
        <w:t>0</w:t>
      </w:r>
      <w:r w:rsidR="003248FF" w:rsidRPr="004E52EB">
        <w:t>或</w:t>
      </w:r>
      <w:r w:rsidR="00DA7ED1">
        <w:t>1</w:t>
      </w:r>
      <w:r w:rsidR="003248FF" w:rsidRPr="004E52EB">
        <w:t>。因为表达能力较弱，为</w:t>
      </w:r>
      <w:r w:rsidR="003248FF" w:rsidRPr="004E52EB">
        <w:t>OWL Lite</w:t>
      </w:r>
      <w:r w:rsidR="003248FF" w:rsidRPr="004E52EB">
        <w:t>开发支持工具要比其他两个子语言容易一些。</w:t>
      </w:r>
      <w:r w:rsidR="0011473F" w:rsidRPr="004E52EB">
        <w:t>OWL DL</w:t>
      </w:r>
      <w:r w:rsidR="0011473F" w:rsidRPr="004E52EB">
        <w:t>（</w:t>
      </w:r>
      <w:r w:rsidR="003248FF" w:rsidRPr="004E52EB">
        <w:t>DL</w:t>
      </w:r>
      <w:r w:rsidR="003248FF" w:rsidRPr="004E52EB">
        <w:t>表示描述逻辑</w:t>
      </w:r>
      <w:r w:rsidR="0011473F" w:rsidRPr="004E52EB">
        <w:t>）</w:t>
      </w:r>
      <w:r w:rsidR="003248FF" w:rsidRPr="004E52EB">
        <w:t>在保持计算完整性</w:t>
      </w:r>
      <w:r w:rsidR="0011473F" w:rsidRPr="004E52EB">
        <w:t>（</w:t>
      </w:r>
      <w:r w:rsidR="003248FF" w:rsidRPr="004E52EB">
        <w:t>所有的结论可以保证计算出来</w:t>
      </w:r>
      <w:r w:rsidR="0011473F" w:rsidRPr="004E52EB">
        <w:t>）</w:t>
      </w:r>
      <w:r w:rsidR="003248FF" w:rsidRPr="004E52EB">
        <w:t>和可判定性</w:t>
      </w:r>
      <w:r w:rsidR="0011473F" w:rsidRPr="004E52EB">
        <w:t>（</w:t>
      </w:r>
      <w:r w:rsidR="003248FF" w:rsidRPr="004E52EB">
        <w:t>所有的计算在有限时间内结束</w:t>
      </w:r>
      <w:r w:rsidR="0011473F" w:rsidRPr="004E52EB">
        <w:t>）</w:t>
      </w:r>
      <w:r w:rsidR="003248FF" w:rsidRPr="004E52EB">
        <w:t>的前提下，提供了尽可能大的表达能力。</w:t>
      </w:r>
      <w:r w:rsidR="003248FF" w:rsidRPr="004E52EB">
        <w:t>OWL DL</w:t>
      </w:r>
      <w:r w:rsidR="003248FF" w:rsidRPr="004E52EB">
        <w:t>包含了</w:t>
      </w:r>
      <w:r w:rsidR="003248FF" w:rsidRPr="004E52EB">
        <w:t>OWL</w:t>
      </w:r>
      <w:r w:rsidR="003248FF" w:rsidRPr="004E52EB">
        <w:t>的全部语言构造成分，但它们的使用受到一些限制</w:t>
      </w:r>
      <w:r w:rsidR="0011473F" w:rsidRPr="004E52EB">
        <w:t>（</w:t>
      </w:r>
      <w:r w:rsidR="003248FF" w:rsidRPr="004E52EB">
        <w:t>如一个类可以是许多类的子类，但不能是另一个类的实例</w:t>
      </w:r>
      <w:r w:rsidR="0011473F" w:rsidRPr="004E52EB">
        <w:t>）</w:t>
      </w:r>
      <w:r w:rsidR="003248FF" w:rsidRPr="004E52EB">
        <w:t>。描述逻辑是</w:t>
      </w:r>
      <w:r w:rsidR="003248FF" w:rsidRPr="004E52EB">
        <w:t>OWL</w:t>
      </w:r>
      <w:r w:rsidR="003248FF" w:rsidRPr="004E52EB">
        <w:t>的形式化基础，</w:t>
      </w:r>
      <w:r w:rsidR="003248FF" w:rsidRPr="004E52EB">
        <w:t>OWL DL</w:t>
      </w:r>
      <w:r w:rsidR="003248FF" w:rsidRPr="004E52EB">
        <w:t>提供了描述逻辑的推理功能。</w:t>
      </w:r>
      <w:r w:rsidR="003248FF" w:rsidRPr="004E52EB">
        <w:t>OWL Full</w:t>
      </w:r>
      <w:r w:rsidR="003248FF" w:rsidRPr="004E52EB">
        <w:t>包含</w:t>
      </w:r>
      <w:r w:rsidR="003248FF" w:rsidRPr="004E52EB">
        <w:t>OWL</w:t>
      </w:r>
      <w:r w:rsidR="003248FF" w:rsidRPr="004E52EB">
        <w:t>的全部语言构造成分并取消了</w:t>
      </w:r>
      <w:r w:rsidR="003248FF" w:rsidRPr="004E52EB">
        <w:t>OWL DL</w:t>
      </w:r>
      <w:r w:rsidR="003248FF" w:rsidRPr="004E52EB">
        <w:t>中的限制。在</w:t>
      </w:r>
      <w:r w:rsidR="003248FF" w:rsidRPr="004E52EB">
        <w:t>OWL</w:t>
      </w:r>
      <w:r w:rsidR="0011473F" w:rsidRPr="004E52EB">
        <w:t xml:space="preserve"> </w:t>
      </w:r>
      <w:r w:rsidR="003248FF" w:rsidRPr="004E52EB">
        <w:t>Full</w:t>
      </w:r>
      <w:r w:rsidR="003248FF" w:rsidRPr="004E52EB">
        <w:t>中，一个类可以看成是个体的集合，也可以看成是一个个体。由于</w:t>
      </w:r>
      <w:r w:rsidR="003248FF" w:rsidRPr="004E52EB">
        <w:t>OWL Full</w:t>
      </w:r>
      <w:r w:rsidR="003248FF" w:rsidRPr="004E52EB">
        <w:t>取消了</w:t>
      </w:r>
      <w:r w:rsidR="003248FF" w:rsidRPr="004E52EB">
        <w:t>OWL DL</w:t>
      </w:r>
      <w:r w:rsidR="003248FF" w:rsidRPr="004E52EB">
        <w:t>中的保证可计算性的某些限制，因此不存在完整的推理算法支持</w:t>
      </w:r>
      <w:r w:rsidR="003248FF" w:rsidRPr="004E52EB">
        <w:t>OWL Full</w:t>
      </w:r>
      <w:r w:rsidR="003248FF" w:rsidRPr="004E52EB">
        <w:t>的全部特性。</w:t>
      </w:r>
    </w:p>
    <w:p w14:paraId="0E4E721C" w14:textId="6C1139DE" w:rsidR="002C6C0F" w:rsidRDefault="002C6C0F" w:rsidP="00F908E7">
      <w:pPr>
        <w:spacing w:line="400" w:lineRule="exact"/>
        <w:ind w:firstLineChars="200" w:firstLine="482"/>
        <w:rPr>
          <w:rFonts w:hint="eastAsia"/>
          <w:b/>
        </w:rPr>
      </w:pPr>
      <w:r>
        <w:rPr>
          <w:rFonts w:hint="eastAsia"/>
          <w:b/>
          <w:bCs/>
        </w:rPr>
        <w:t>3.</w:t>
      </w:r>
      <w:r>
        <w:rPr>
          <w:b/>
          <w:bCs/>
        </w:rPr>
        <w:t xml:space="preserve"> </w:t>
      </w:r>
      <w:r w:rsidRPr="00F27066">
        <w:rPr>
          <w:rFonts w:hint="eastAsia"/>
          <w:b/>
          <w:bCs/>
        </w:rPr>
        <w:t>OWL-S</w:t>
      </w:r>
      <w:r w:rsidRPr="00F27066">
        <w:rPr>
          <w:rFonts w:hint="eastAsia"/>
          <w:b/>
          <w:bCs/>
        </w:rPr>
        <w:t>服务本体描述语言</w:t>
      </w:r>
    </w:p>
    <w:p w14:paraId="1A6A0D2E" w14:textId="72B77B4D" w:rsidR="00C1161D" w:rsidRDefault="00C1161D" w:rsidP="008F22A2">
      <w:pPr>
        <w:spacing w:line="400" w:lineRule="exact"/>
        <w:ind w:firstLineChars="200" w:firstLine="480"/>
      </w:pPr>
      <w:r>
        <w:rPr>
          <w:rFonts w:hint="eastAsia"/>
        </w:rPr>
        <w:t>OWL-S</w:t>
      </w:r>
      <w:r>
        <w:rPr>
          <w:rFonts w:hint="eastAsia"/>
        </w:rPr>
        <w:t>使用</w:t>
      </w:r>
      <w:r>
        <w:rPr>
          <w:rFonts w:hint="eastAsia"/>
        </w:rPr>
        <w:t>OWL</w:t>
      </w:r>
      <w:r>
        <w:rPr>
          <w:rFonts w:hint="eastAsia"/>
        </w:rPr>
        <w:t>构建了一个上层本体，描述了与</w:t>
      </w:r>
      <w:r>
        <w:rPr>
          <w:rFonts w:hint="eastAsia"/>
        </w:rPr>
        <w:t>Web</w:t>
      </w:r>
      <w:r>
        <w:rPr>
          <w:rFonts w:hint="eastAsia"/>
        </w:rPr>
        <w:t>服务相关的属性（</w:t>
      </w:r>
      <w:r>
        <w:rPr>
          <w:rFonts w:hint="eastAsia"/>
        </w:rPr>
        <w:t>Properties</w:t>
      </w:r>
      <w:r>
        <w:rPr>
          <w:rFonts w:hint="eastAsia"/>
        </w:rPr>
        <w:t>）、能力（</w:t>
      </w:r>
      <w:r>
        <w:rPr>
          <w:rFonts w:hint="eastAsia"/>
        </w:rPr>
        <w:t>Capabilities</w:t>
      </w:r>
      <w:r>
        <w:rPr>
          <w:rFonts w:hint="eastAsia"/>
        </w:rPr>
        <w:t>）以及执行结构（</w:t>
      </w:r>
      <w:r>
        <w:rPr>
          <w:rFonts w:hint="eastAsia"/>
        </w:rPr>
        <w:t>Execution Structures</w:t>
      </w:r>
      <w:r>
        <w:rPr>
          <w:rFonts w:hint="eastAsia"/>
        </w:rPr>
        <w:t>）等，目的是使计算机对服务可“理解”，以利于服务的发现、调用、互操作、组合、验证以及执行监控等。</w:t>
      </w:r>
      <w:r>
        <w:rPr>
          <w:rFonts w:hint="eastAsia"/>
        </w:rPr>
        <w:t>OWL-S</w:t>
      </w:r>
      <w:r>
        <w:rPr>
          <w:rFonts w:hint="eastAsia"/>
        </w:rPr>
        <w:t>主要定义了</w:t>
      </w:r>
      <w:r>
        <w:rPr>
          <w:rFonts w:hint="eastAsia"/>
        </w:rPr>
        <w:t>Web</w:t>
      </w:r>
      <w:r>
        <w:rPr>
          <w:rFonts w:hint="eastAsia"/>
        </w:rPr>
        <w:t>服务三个方面的语义，如</w:t>
      </w:r>
      <w:r w:rsidRPr="00C1161D">
        <w:rPr>
          <w:rFonts w:hint="eastAsia"/>
          <w:color w:val="FF0000"/>
        </w:rPr>
        <w:t>图</w:t>
      </w:r>
      <w:r w:rsidR="00A93514">
        <w:rPr>
          <w:rFonts w:hint="eastAsia"/>
          <w:color w:val="FF0000"/>
        </w:rPr>
        <w:t>2.4</w:t>
      </w:r>
      <w:r>
        <w:rPr>
          <w:rFonts w:hint="eastAsia"/>
        </w:rPr>
        <w:t>所示</w:t>
      </w:r>
      <w:r w:rsidR="00DE3218">
        <w:rPr>
          <w:rFonts w:hint="eastAsia"/>
        </w:rPr>
        <w:t>：类</w:t>
      </w:r>
      <w:r w:rsidR="00DE3218">
        <w:rPr>
          <w:rFonts w:hint="eastAsia"/>
        </w:rPr>
        <w:t>Service</w:t>
      </w:r>
      <w:r w:rsidR="00DE3218">
        <w:rPr>
          <w:rFonts w:hint="eastAsia"/>
        </w:rPr>
        <w:t>提供了声明</w:t>
      </w:r>
      <w:r w:rsidR="00DE3218">
        <w:rPr>
          <w:rFonts w:hint="eastAsia"/>
        </w:rPr>
        <w:t>Web</w:t>
      </w:r>
      <w:r w:rsidR="00DE3218">
        <w:rPr>
          <w:rFonts w:hint="eastAsia"/>
        </w:rPr>
        <w:t>服务的基础，每个服务都将对应于</w:t>
      </w:r>
      <w:r w:rsidR="00DE3218">
        <w:rPr>
          <w:rFonts w:hint="eastAsia"/>
        </w:rPr>
        <w:t>Service</w:t>
      </w:r>
      <w:r w:rsidR="00DE3218">
        <w:rPr>
          <w:rFonts w:hint="eastAsia"/>
        </w:rPr>
        <w:t>类的一个实例，</w:t>
      </w:r>
      <w:r w:rsidR="00DE3218">
        <w:rPr>
          <w:rFonts w:hint="eastAsia"/>
        </w:rPr>
        <w:t>presents</w:t>
      </w:r>
      <w:r w:rsidR="00DE3218">
        <w:rPr>
          <w:rFonts w:hint="eastAsia"/>
        </w:rPr>
        <w:t>、</w:t>
      </w:r>
      <w:r w:rsidR="00DE3218">
        <w:rPr>
          <w:rFonts w:hint="eastAsia"/>
        </w:rPr>
        <w:t>described By</w:t>
      </w:r>
      <w:r w:rsidR="00DE3218">
        <w:rPr>
          <w:rFonts w:hint="eastAsia"/>
        </w:rPr>
        <w:t>和</w:t>
      </w:r>
      <w:r w:rsidR="00DE3218">
        <w:rPr>
          <w:rFonts w:hint="eastAsia"/>
        </w:rPr>
        <w:t>supports</w:t>
      </w:r>
      <w:r w:rsidR="00DE3218">
        <w:rPr>
          <w:rFonts w:hint="eastAsia"/>
        </w:rPr>
        <w:t>是</w:t>
      </w:r>
      <w:r w:rsidR="00DE3218">
        <w:rPr>
          <w:rFonts w:hint="eastAsia"/>
        </w:rPr>
        <w:t>Service</w:t>
      </w:r>
      <w:r w:rsidR="00DE3218">
        <w:rPr>
          <w:rFonts w:hint="eastAsia"/>
        </w:rPr>
        <w:t>类的三个属性；类</w:t>
      </w:r>
      <w:r w:rsidR="00DE3218">
        <w:rPr>
          <w:rFonts w:hint="eastAsia"/>
        </w:rPr>
        <w:t>Service Profile</w:t>
      </w:r>
      <w:r w:rsidR="00DE3218">
        <w:rPr>
          <w:rFonts w:hint="eastAsia"/>
        </w:rPr>
        <w:t>、</w:t>
      </w:r>
      <w:r w:rsidR="00DE3218">
        <w:rPr>
          <w:rFonts w:hint="eastAsia"/>
        </w:rPr>
        <w:t>Service Model</w:t>
      </w:r>
      <w:r w:rsidR="00DE3218">
        <w:rPr>
          <w:rFonts w:hint="eastAsia"/>
        </w:rPr>
        <w:t>和</w:t>
      </w:r>
      <w:r w:rsidR="00DE3218">
        <w:rPr>
          <w:rFonts w:hint="eastAsia"/>
        </w:rPr>
        <w:t>Service Grounding</w:t>
      </w:r>
      <w:r w:rsidR="00DE3218">
        <w:rPr>
          <w:rFonts w:hint="eastAsia"/>
        </w:rPr>
        <w:t>分别为上述三个属性的可取值，它们的细节因服务的不同而不同</w:t>
      </w:r>
      <w:r w:rsidR="00706FA2">
        <w:rPr>
          <w:color w:val="FF0000"/>
        </w:rPr>
        <w:fldChar w:fldCharType="begin"/>
      </w:r>
      <w:r w:rsidR="00650716">
        <w:rPr>
          <w:color w:val="FF0000"/>
        </w:rPr>
        <w:instrText xml:space="preserve"> ADDIN NE.Ref.{910D33DF-D2DF-4F92-9371-D9ABF4342A11}</w:instrText>
      </w:r>
      <w:r w:rsidR="00706FA2">
        <w:rPr>
          <w:color w:val="FF0000"/>
        </w:rPr>
        <w:fldChar w:fldCharType="separate"/>
      </w:r>
      <w:r w:rsidR="001102C4">
        <w:rPr>
          <w:color w:val="080000"/>
          <w:vertAlign w:val="superscript"/>
        </w:rPr>
        <w:t>[72]</w:t>
      </w:r>
      <w:r w:rsidR="00706FA2">
        <w:rPr>
          <w:color w:val="FF0000"/>
        </w:rPr>
        <w:fldChar w:fldCharType="end"/>
      </w:r>
      <w:r w:rsidR="00DE3218">
        <w:rPr>
          <w:rFonts w:hint="eastAsia"/>
        </w:rPr>
        <w:t>。</w:t>
      </w:r>
    </w:p>
    <w:p w14:paraId="3D8F643E" w14:textId="7464DEA1" w:rsidR="00F231BC" w:rsidRDefault="00F231BC" w:rsidP="00F231BC">
      <w:pPr>
        <w:jc w:val="center"/>
      </w:pPr>
      <w:r>
        <w:object w:dxaOrig="5911" w:dyaOrig="2491" w14:anchorId="34B8F09B">
          <v:shape id="_x0000_i1026" type="#_x0000_t75" style="width:295.9pt;height:125.25pt" o:ole="">
            <v:imagedata r:id="rId28" o:title=""/>
          </v:shape>
          <o:OLEObject Type="Embed" ProgID="Visio.Drawing.15" ShapeID="_x0000_i1026" DrawAspect="Content" ObjectID="_1576848141" r:id="rId29"/>
        </w:object>
      </w:r>
    </w:p>
    <w:p w14:paraId="5CBDAA37" w14:textId="46787BCD" w:rsidR="00F231BC" w:rsidRDefault="00F231BC" w:rsidP="001B15F3">
      <w:pPr>
        <w:pStyle w:val="a4"/>
      </w:pPr>
      <w:r>
        <w:rPr>
          <w:rFonts w:hint="eastAsia"/>
        </w:rPr>
        <w:t>图</w:t>
      </w:r>
      <w:r>
        <w:rPr>
          <w:rFonts w:hint="eastAsia"/>
        </w:rPr>
        <w:t>2.4 OWL-S</w:t>
      </w:r>
      <w:r>
        <w:rPr>
          <w:rFonts w:hint="eastAsia"/>
        </w:rPr>
        <w:t>格式的</w:t>
      </w:r>
      <w:r>
        <w:rPr>
          <w:rFonts w:hint="eastAsia"/>
        </w:rPr>
        <w:t>Service</w:t>
      </w:r>
      <w:r>
        <w:rPr>
          <w:rFonts w:hint="eastAsia"/>
        </w:rPr>
        <w:t>本体</w:t>
      </w:r>
    </w:p>
    <w:p w14:paraId="3AEF989C" w14:textId="6A6E2B25" w:rsidR="00CC08F2" w:rsidRPr="00CC08F2" w:rsidRDefault="00CC08F2" w:rsidP="00CC08F2">
      <w:pPr>
        <w:spacing w:line="400" w:lineRule="exact"/>
        <w:ind w:firstLineChars="200" w:firstLine="480"/>
      </w:pPr>
      <w:r w:rsidRPr="00CC08F2">
        <w:t>OWL-S</w:t>
      </w:r>
      <w:r w:rsidRPr="00CC08F2">
        <w:rPr>
          <w:rFonts w:hint="eastAsia"/>
        </w:rPr>
        <w:t>（</w:t>
      </w:r>
      <w:r w:rsidRPr="00CC08F2">
        <w:t>Web Ontology Language for Services</w:t>
      </w:r>
      <w:r w:rsidRPr="00CC08F2">
        <w:rPr>
          <w:rFonts w:hint="eastAsia"/>
        </w:rPr>
        <w:t>）早期版本叫做</w:t>
      </w:r>
      <w:r w:rsidRPr="00CC08F2">
        <w:t>DAML-S</w:t>
      </w:r>
      <w:r w:rsidRPr="00CC08F2">
        <w:rPr>
          <w:rFonts w:hint="eastAsia"/>
        </w:rPr>
        <w:t>（</w:t>
      </w:r>
      <w:r w:rsidRPr="00CC08F2">
        <w:t>DARPA</w:t>
      </w:r>
      <w:r w:rsidRPr="00CC08F2">
        <w:rPr>
          <w:rFonts w:hint="eastAsia"/>
        </w:rPr>
        <w:t xml:space="preserve"> </w:t>
      </w:r>
      <w:r w:rsidRPr="00CC08F2">
        <w:t>Agent Markup Language for Service</w:t>
      </w:r>
      <w:r w:rsidRPr="00CC08F2">
        <w:rPr>
          <w:rFonts w:hint="eastAsia"/>
        </w:rPr>
        <w:t>），</w:t>
      </w:r>
      <w:r w:rsidRPr="00CC08F2">
        <w:t xml:space="preserve">OWL-S </w:t>
      </w:r>
      <w:r w:rsidRPr="00CC08F2">
        <w:rPr>
          <w:rFonts w:hint="eastAsia"/>
        </w:rPr>
        <w:t>是在</w:t>
      </w:r>
      <w:r w:rsidRPr="00CC08F2">
        <w:t>OWL</w:t>
      </w:r>
      <w:r w:rsidRPr="00CC08F2">
        <w:rPr>
          <w:rFonts w:hint="eastAsia"/>
        </w:rPr>
        <w:t>（</w:t>
      </w:r>
      <w:r w:rsidRPr="00CC08F2">
        <w:t>Web Ontology Language</w:t>
      </w:r>
      <w:r w:rsidRPr="00CC08F2">
        <w:rPr>
          <w:rFonts w:hint="eastAsia"/>
        </w:rPr>
        <w:t>）的基础上提出的一个</w:t>
      </w:r>
      <w:r w:rsidRPr="00CC08F2">
        <w:t xml:space="preserve">Web </w:t>
      </w:r>
      <w:r w:rsidRPr="00CC08F2">
        <w:rPr>
          <w:rFonts w:hint="eastAsia"/>
        </w:rPr>
        <w:t>服务本体描述语言，它建立了一套标记语言，采用无二义性的、计算机可理解的语言标识来描述</w:t>
      </w:r>
      <w:r w:rsidRPr="00CC08F2">
        <w:rPr>
          <w:rFonts w:hint="eastAsia"/>
        </w:rPr>
        <w:t>W</w:t>
      </w:r>
      <w:r w:rsidRPr="00CC08F2">
        <w:t xml:space="preserve">eb </w:t>
      </w:r>
      <w:r w:rsidRPr="00CC08F2">
        <w:rPr>
          <w:rFonts w:hint="eastAsia"/>
        </w:rPr>
        <w:t>服务的能力和属性，并试图利用语义描述和逻辑推理使得</w:t>
      </w:r>
      <w:r w:rsidRPr="00CC08F2">
        <w:rPr>
          <w:rFonts w:hint="eastAsia"/>
        </w:rPr>
        <w:t>W</w:t>
      </w:r>
      <w:r w:rsidRPr="00CC08F2">
        <w:t xml:space="preserve">eb </w:t>
      </w:r>
      <w:r w:rsidRPr="00CC08F2">
        <w:rPr>
          <w:rFonts w:hint="eastAsia"/>
        </w:rPr>
        <w:t>服务的自动化发现、组合成为可能</w:t>
      </w:r>
      <w:r w:rsidR="00876019">
        <w:fldChar w:fldCharType="begin"/>
      </w:r>
      <w:r w:rsidR="00650716">
        <w:instrText xml:space="preserve"> ADDIN NE.Ref.{3EDD5081-775E-46D1-AC2E-1ACAB8D1993F}</w:instrText>
      </w:r>
      <w:r w:rsidR="00876019">
        <w:fldChar w:fldCharType="separate"/>
      </w:r>
      <w:r w:rsidR="001102C4">
        <w:rPr>
          <w:color w:val="080000"/>
          <w:vertAlign w:val="superscript"/>
        </w:rPr>
        <w:t>[73]</w:t>
      </w:r>
      <w:r w:rsidR="00876019">
        <w:fldChar w:fldCharType="end"/>
      </w:r>
      <w:r w:rsidR="00C7354E">
        <w:rPr>
          <w:rFonts w:hint="eastAsia"/>
        </w:rPr>
        <w:t>。</w:t>
      </w:r>
    </w:p>
    <w:p w14:paraId="14BE7CA1" w14:textId="5F693182" w:rsidR="00CC08F2" w:rsidRDefault="00CD0610" w:rsidP="00CC08F2">
      <w:pPr>
        <w:spacing w:line="400" w:lineRule="exact"/>
        <w:ind w:firstLineChars="200" w:firstLine="480"/>
      </w:pPr>
      <w:r>
        <w:rPr>
          <w:rFonts w:hint="eastAsia"/>
        </w:rPr>
        <w:t>OWL-S</w:t>
      </w:r>
      <w:r>
        <w:rPr>
          <w:rFonts w:hint="eastAsia"/>
        </w:rPr>
        <w:t>的目标时表达高层次的服务能力和约束，是一个通用的</w:t>
      </w:r>
      <w:r>
        <w:rPr>
          <w:rFonts w:hint="eastAsia"/>
        </w:rPr>
        <w:t>Web</w:t>
      </w:r>
      <w:r>
        <w:rPr>
          <w:rFonts w:hint="eastAsia"/>
        </w:rPr>
        <w:t>服务描述本体。</w:t>
      </w:r>
      <w:r w:rsidR="000509C0">
        <w:t>OWL-S</w:t>
      </w:r>
      <w:r w:rsidR="00CC08F2" w:rsidRPr="00CC08F2">
        <w:rPr>
          <w:rFonts w:hint="eastAsia"/>
        </w:rPr>
        <w:t>利用</w:t>
      </w:r>
      <w:r w:rsidR="00CC08F2" w:rsidRPr="00CC08F2">
        <w:t>OWL</w:t>
      </w:r>
      <w:r w:rsidR="00CC08F2" w:rsidRPr="00CC08F2">
        <w:rPr>
          <w:rFonts w:hint="eastAsia"/>
        </w:rPr>
        <w:t>构建的上层本体来进行服务描述，该上层本体结构的三个部分</w:t>
      </w:r>
      <w:r w:rsidR="00CC08F2" w:rsidRPr="00CC08F2">
        <w:t>Service Profile</w:t>
      </w:r>
      <w:r w:rsidR="00CC08F2" w:rsidRPr="00CC08F2">
        <w:rPr>
          <w:rFonts w:hint="eastAsia"/>
        </w:rPr>
        <w:t>、</w:t>
      </w:r>
      <w:r w:rsidR="00CC08F2" w:rsidRPr="00CC08F2">
        <w:t>Service Model</w:t>
      </w:r>
      <w:r w:rsidR="00CC08F2" w:rsidRPr="00CC08F2">
        <w:rPr>
          <w:rFonts w:hint="eastAsia"/>
        </w:rPr>
        <w:t>和</w:t>
      </w:r>
      <w:r w:rsidR="00CC08F2" w:rsidRPr="00CC08F2">
        <w:t>Service Grounding</w:t>
      </w:r>
      <w:r w:rsidR="00CC08F2" w:rsidRPr="00CC08F2">
        <w:rPr>
          <w:rFonts w:hint="eastAsia"/>
        </w:rPr>
        <w:t>分别解释了关于服务的三个问题：服务能为用户提供什么功能？服务如何工作？如何同服务交互？</w:t>
      </w:r>
      <w:r w:rsidR="00CC08F2" w:rsidRPr="00CC08F2">
        <w:t xml:space="preserve">OWL-S </w:t>
      </w:r>
      <w:r w:rsidR="00CC08F2" w:rsidRPr="00CC08F2">
        <w:rPr>
          <w:rFonts w:hint="eastAsia"/>
        </w:rPr>
        <w:t>的顶层本体的结构由</w:t>
      </w:r>
      <w:r w:rsidR="00CC08F2" w:rsidRPr="00CC08F2">
        <w:t>三个部分</w:t>
      </w:r>
      <w:r w:rsidR="00CC08F2" w:rsidRPr="00CC08F2">
        <w:rPr>
          <w:rFonts w:hint="eastAsia"/>
        </w:rPr>
        <w:t>三个组成：</w:t>
      </w:r>
    </w:p>
    <w:p w14:paraId="40A36F14" w14:textId="2B8D4D0F" w:rsidR="00EE1C8C" w:rsidRPr="00771A4C" w:rsidRDefault="00EE1C8C" w:rsidP="00EE1C8C">
      <w:pPr>
        <w:spacing w:line="400" w:lineRule="exact"/>
        <w:ind w:firstLineChars="200" w:firstLine="482"/>
        <w:rPr>
          <w:b/>
        </w:rPr>
      </w:pPr>
      <w:r w:rsidRPr="00771A4C">
        <w:rPr>
          <w:b/>
        </w:rPr>
        <w:t>Service Profile</w:t>
      </w:r>
    </w:p>
    <w:p w14:paraId="58E933F9" w14:textId="5DA7624C" w:rsidR="00EE1C8C" w:rsidRPr="00EE1C8C" w:rsidRDefault="004170A2" w:rsidP="004170A2">
      <w:pPr>
        <w:spacing w:line="400" w:lineRule="exact"/>
        <w:ind w:firstLineChars="200" w:firstLine="480"/>
      </w:pPr>
      <w:r>
        <w:rPr>
          <w:rFonts w:hint="eastAsia"/>
        </w:rPr>
        <w:t>描述服务是干什么的。它向搜寻服务的请求者提供服务的抽象描述，从而使其能够判断该服务是否满足需要，通常作为广告发布在服务目录中；同时，服务请求者也可使用</w:t>
      </w:r>
      <w:r>
        <w:rPr>
          <w:rFonts w:hint="eastAsia"/>
        </w:rPr>
        <w:t>Service</w:t>
      </w:r>
      <w:r w:rsidR="00EB4CF1">
        <w:t xml:space="preserve"> </w:t>
      </w:r>
      <w:r>
        <w:rPr>
          <w:rFonts w:hint="eastAsia"/>
        </w:rPr>
        <w:t>Profile</w:t>
      </w:r>
      <w:r>
        <w:rPr>
          <w:rFonts w:hint="eastAsia"/>
        </w:rPr>
        <w:t>描述服务发现条件，即服务需求，从而使得服务发现过程中的匹配能够更加方便。</w:t>
      </w:r>
      <w:r w:rsidR="00EE1C8C" w:rsidRPr="00EE1C8C">
        <w:t xml:space="preserve">Service Profile </w:t>
      </w:r>
      <w:r w:rsidR="00EE1C8C" w:rsidRPr="00EE1C8C">
        <w:rPr>
          <w:rFonts w:hint="eastAsia"/>
        </w:rPr>
        <w:t>对一个服务的描述包含三方面信息：</w:t>
      </w:r>
    </w:p>
    <w:p w14:paraId="057BABE8"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1</w:t>
      </w:r>
      <w:r w:rsidRPr="00EE1C8C">
        <w:rPr>
          <w:rFonts w:hint="eastAsia"/>
        </w:rPr>
        <w:t>）服务提供者的黄白页信息，如服务提供者的联系方式、公司名称、地址等。</w:t>
      </w:r>
    </w:p>
    <w:p w14:paraId="747E8B97" w14:textId="77777777" w:rsidR="00EE1C8C" w:rsidRPr="00EE1C8C" w:rsidRDefault="00EE1C8C" w:rsidP="00EE1C8C">
      <w:pPr>
        <w:spacing w:line="400" w:lineRule="exact"/>
        <w:ind w:firstLineChars="200" w:firstLine="480"/>
      </w:pPr>
      <w:r w:rsidRPr="00EE1C8C">
        <w:rPr>
          <w:rFonts w:hint="eastAsia"/>
        </w:rPr>
        <w:t>（</w:t>
      </w:r>
      <w:r w:rsidRPr="00EE1C8C">
        <w:rPr>
          <w:rFonts w:hint="eastAsia"/>
        </w:rPr>
        <w:t>2</w:t>
      </w:r>
      <w:r w:rsidRPr="00EE1C8C">
        <w:rPr>
          <w:rFonts w:hint="eastAsia"/>
        </w:rPr>
        <w:t>）服务的功能信息。主要是指服务的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sidRPr="00EE1C8C">
        <w:rPr>
          <w:rFonts w:hint="eastAsia"/>
        </w:rPr>
        <w:t>。这是</w:t>
      </w:r>
      <w:r w:rsidRPr="00EE1C8C">
        <w:t xml:space="preserve">OWL-S </w:t>
      </w:r>
      <w:r w:rsidRPr="00EE1C8C">
        <w:rPr>
          <w:rFonts w:hint="eastAsia"/>
        </w:rPr>
        <w:t>中的主要内容之一。</w:t>
      </w:r>
    </w:p>
    <w:p w14:paraId="35BE156B" w14:textId="657582B1" w:rsidR="00EE1C8C" w:rsidRPr="00EE1C8C" w:rsidRDefault="00EE1C8C" w:rsidP="00EE1C8C">
      <w:pPr>
        <w:spacing w:line="400" w:lineRule="exact"/>
        <w:ind w:firstLineChars="200" w:firstLine="480"/>
      </w:pPr>
      <w:r w:rsidRPr="00EE1C8C">
        <w:rPr>
          <w:rFonts w:hint="eastAsia"/>
        </w:rPr>
        <w:t>（</w:t>
      </w:r>
      <w:r w:rsidRPr="00EE1C8C">
        <w:rPr>
          <w:rFonts w:hint="eastAsia"/>
        </w:rPr>
        <w:t>3</w:t>
      </w:r>
      <w:r w:rsidRPr="00EE1C8C">
        <w:rPr>
          <w:rFonts w:hint="eastAsia"/>
        </w:rPr>
        <w:t>）</w:t>
      </w:r>
      <w:r w:rsidR="001A67A4">
        <w:rPr>
          <w:rFonts w:hint="eastAsia"/>
        </w:rPr>
        <w:t>服务的其他特征。包括</w:t>
      </w:r>
      <w:r w:rsidRPr="00EE1C8C">
        <w:rPr>
          <w:rFonts w:hint="eastAsia"/>
        </w:rPr>
        <w:t>服务的所属分类、服务</w:t>
      </w:r>
      <w:r w:rsidRPr="00EE1C8C">
        <w:t>Qos</w:t>
      </w:r>
      <w:r w:rsidRPr="00EE1C8C">
        <w:rPr>
          <w:rFonts w:hint="eastAsia"/>
        </w:rPr>
        <w:t>信息。</w:t>
      </w:r>
    </w:p>
    <w:p w14:paraId="5848838F" w14:textId="77777777" w:rsidR="00EE1C8C" w:rsidRPr="00EE1C8C" w:rsidRDefault="00EE1C8C" w:rsidP="00EE1C8C">
      <w:pPr>
        <w:spacing w:line="400" w:lineRule="exact"/>
        <w:ind w:firstLineChars="200" w:firstLine="480"/>
      </w:pPr>
      <w:r w:rsidRPr="00EE1C8C">
        <w:t>Service Profile</w:t>
      </w:r>
      <w:r w:rsidRPr="00EE1C8C">
        <w:rPr>
          <w:rFonts w:hint="eastAsia"/>
        </w:rPr>
        <w:t>最大的特点是双向性，</w:t>
      </w:r>
      <w:r w:rsidRPr="00EE1C8C">
        <w:t xml:space="preserve">Service Profile </w:t>
      </w:r>
      <w:r w:rsidRPr="00EE1C8C">
        <w:rPr>
          <w:rFonts w:hint="eastAsia"/>
        </w:rPr>
        <w:t>既可以用于描述服务提供者提供的服务的功能，又可以用于描述服务请求者所需的服务的需求。这样服务发现时，匹配模块可以利用这种双向的信息进行匹配。</w:t>
      </w:r>
    </w:p>
    <w:p w14:paraId="70EBEF0C" w14:textId="6D5E1EB2" w:rsidR="00EE1C8C" w:rsidRPr="00771A4C" w:rsidRDefault="00EE1C8C" w:rsidP="00EE1C8C">
      <w:pPr>
        <w:spacing w:line="400" w:lineRule="exact"/>
        <w:ind w:firstLineChars="200" w:firstLine="482"/>
        <w:rPr>
          <w:b/>
        </w:rPr>
      </w:pPr>
      <w:r w:rsidRPr="00771A4C">
        <w:rPr>
          <w:b/>
        </w:rPr>
        <w:t>Service Model</w:t>
      </w:r>
    </w:p>
    <w:p w14:paraId="2C0BD6B9" w14:textId="6FE3A4CE" w:rsidR="00986316" w:rsidRDefault="00986316" w:rsidP="009D5B33">
      <w:pPr>
        <w:spacing w:line="400" w:lineRule="exact"/>
        <w:ind w:firstLineChars="200" w:firstLine="480"/>
      </w:pPr>
      <w:r>
        <w:rPr>
          <w:rFonts w:hint="eastAsia"/>
        </w:rPr>
        <w:t>基于过程描述服务是如何工作的。</w:t>
      </w:r>
      <w:r w:rsidR="000B044C" w:rsidRPr="00EE1C8C">
        <w:t xml:space="preserve">Service Model </w:t>
      </w:r>
      <w:r w:rsidR="000B044C" w:rsidRPr="00EE1C8C">
        <w:rPr>
          <w:rFonts w:hint="eastAsia"/>
        </w:rPr>
        <w:t>主要是服务提供者用来描述服务的内部流程。描述服务是如何执行的，包括服务执行的先后顺序、过程流程等。</w:t>
      </w:r>
      <w:r>
        <w:rPr>
          <w:rFonts w:hint="eastAsia"/>
        </w:rPr>
        <w:t>这使得搜寻服务的请求者能够：</w:t>
      </w:r>
    </w:p>
    <w:p w14:paraId="75D0E59D" w14:textId="2BAF4D33" w:rsidR="00986316" w:rsidRDefault="00986316" w:rsidP="00EE1C8C">
      <w:pPr>
        <w:spacing w:line="400" w:lineRule="exact"/>
        <w:ind w:firstLineChars="200" w:firstLine="480"/>
      </w:pPr>
      <w:r>
        <w:rPr>
          <w:rFonts w:hint="eastAsia"/>
        </w:rPr>
        <w:t>（</w:t>
      </w:r>
      <w:r>
        <w:rPr>
          <w:rFonts w:hint="eastAsia"/>
        </w:rPr>
        <w:t>1</w:t>
      </w:r>
      <w:r>
        <w:rPr>
          <w:rFonts w:hint="eastAsia"/>
        </w:rPr>
        <w:t>）做进一步深入的分析以判断服务是否满足需求；</w:t>
      </w:r>
    </w:p>
    <w:p w14:paraId="3C372C67" w14:textId="0DC142FB" w:rsidR="00986316" w:rsidRDefault="00986316" w:rsidP="00EE1C8C">
      <w:pPr>
        <w:spacing w:line="400" w:lineRule="exact"/>
        <w:ind w:firstLineChars="200" w:firstLine="480"/>
      </w:pPr>
      <w:r>
        <w:rPr>
          <w:rFonts w:hint="eastAsia"/>
        </w:rPr>
        <w:t>（</w:t>
      </w:r>
      <w:r>
        <w:rPr>
          <w:rFonts w:hint="eastAsia"/>
        </w:rPr>
        <w:t>2</w:t>
      </w:r>
      <w:r>
        <w:rPr>
          <w:rFonts w:hint="eastAsia"/>
        </w:rPr>
        <w:t>）把多个服务的描述组合起来完成特定的任务；</w:t>
      </w:r>
    </w:p>
    <w:p w14:paraId="1A9CD5C2" w14:textId="41ABFC44" w:rsidR="00986316" w:rsidRDefault="00986316" w:rsidP="00EE1C8C">
      <w:pPr>
        <w:spacing w:line="400" w:lineRule="exact"/>
        <w:ind w:firstLineChars="200" w:firstLine="480"/>
      </w:pPr>
      <w:r>
        <w:rPr>
          <w:rFonts w:hint="eastAsia"/>
        </w:rPr>
        <w:t>（</w:t>
      </w:r>
      <w:r>
        <w:rPr>
          <w:rFonts w:hint="eastAsia"/>
        </w:rPr>
        <w:t>3</w:t>
      </w:r>
      <w:r>
        <w:rPr>
          <w:rFonts w:hint="eastAsia"/>
        </w:rPr>
        <w:t>）在服务执行时协调各参与者的活动；</w:t>
      </w:r>
    </w:p>
    <w:p w14:paraId="48961B8E" w14:textId="7CE58FF9" w:rsidR="00986316" w:rsidRDefault="00986316" w:rsidP="00EE1C8C">
      <w:pPr>
        <w:spacing w:line="400" w:lineRule="exact"/>
        <w:ind w:firstLineChars="200" w:firstLine="480"/>
      </w:pPr>
      <w:r>
        <w:rPr>
          <w:rFonts w:hint="eastAsia"/>
        </w:rPr>
        <w:t>（</w:t>
      </w:r>
      <w:r>
        <w:rPr>
          <w:rFonts w:hint="eastAsia"/>
        </w:rPr>
        <w:t>4</w:t>
      </w:r>
      <w:r>
        <w:rPr>
          <w:rFonts w:hint="eastAsia"/>
        </w:rPr>
        <w:t>）监控服务的运行</w:t>
      </w:r>
      <w:r w:rsidR="004713D1">
        <w:rPr>
          <w:rFonts w:hint="eastAsia"/>
        </w:rPr>
        <w:t>；</w:t>
      </w:r>
    </w:p>
    <w:p w14:paraId="46E75DD3" w14:textId="77777777" w:rsidR="00EE1C8C" w:rsidRPr="00EE1C8C" w:rsidRDefault="00EE1C8C" w:rsidP="00EE1C8C">
      <w:pPr>
        <w:spacing w:line="400" w:lineRule="exact"/>
        <w:ind w:firstLineChars="200" w:firstLine="480"/>
      </w:pPr>
      <w:r w:rsidRPr="00EE1C8C">
        <w:rPr>
          <w:rFonts w:hint="eastAsia"/>
        </w:rPr>
        <w:t>一个服务通常被称之为一个过程（</w:t>
      </w:r>
      <w:r w:rsidRPr="00EE1C8C">
        <w:t>Process</w:t>
      </w:r>
      <w:r w:rsidRPr="00EE1C8C">
        <w:rPr>
          <w:rFonts w:hint="eastAsia"/>
        </w:rPr>
        <w:t>），用于服务的运行、计划、合成和监控等。过程分为三类：原子过程、组合过程、简单过程。原子过程是不可再分的过程，可以被直接调用。简单过程是个抽象概念，既不能被直接调用也不能和服务基点进行绑定。组合过程是由若干院子过程和组合过程构成的过程。</w:t>
      </w:r>
    </w:p>
    <w:p w14:paraId="3507416B" w14:textId="4BD63B02" w:rsidR="00EE1C8C" w:rsidRPr="00771A4C" w:rsidRDefault="00EE1C8C" w:rsidP="00EE1C8C">
      <w:pPr>
        <w:spacing w:line="400" w:lineRule="exact"/>
        <w:ind w:firstLineChars="200" w:firstLine="482"/>
        <w:rPr>
          <w:b/>
        </w:rPr>
      </w:pPr>
      <w:r w:rsidRPr="00771A4C">
        <w:rPr>
          <w:b/>
        </w:rPr>
        <w:t>Service Grounding</w:t>
      </w:r>
    </w:p>
    <w:p w14:paraId="3088BDBD" w14:textId="39A20DE7" w:rsidR="00FE6AF3" w:rsidRDefault="00FE6AF3" w:rsidP="00EE1C8C">
      <w:pPr>
        <w:spacing w:line="400" w:lineRule="exact"/>
        <w:ind w:firstLineChars="200" w:firstLine="480"/>
      </w:pPr>
      <w:r w:rsidRPr="00EE1C8C">
        <w:t xml:space="preserve">Service Profile </w:t>
      </w:r>
      <w:r w:rsidRPr="00EE1C8C">
        <w:rPr>
          <w:rFonts w:hint="eastAsia"/>
        </w:rPr>
        <w:t>和</w:t>
      </w:r>
      <w:r w:rsidRPr="00EE1C8C">
        <w:t xml:space="preserve">Service Model </w:t>
      </w:r>
      <w:r w:rsidRPr="00EE1C8C">
        <w:rPr>
          <w:rFonts w:hint="eastAsia"/>
        </w:rPr>
        <w:t>都是关于服务的抽象描述，而</w:t>
      </w:r>
      <w:r w:rsidRPr="00EE1C8C">
        <w:t>Service Grounding</w:t>
      </w:r>
      <w:r>
        <w:rPr>
          <w:rFonts w:hint="eastAsia"/>
        </w:rPr>
        <w:t>对应于技术层面，描述如何访问服务，包括网络协议、消息格式、串行化、传输和编址等。在这个层面通过指向</w:t>
      </w:r>
      <w:r>
        <w:rPr>
          <w:rFonts w:hint="eastAsia"/>
        </w:rPr>
        <w:t>WSDL</w:t>
      </w:r>
      <w:r>
        <w:rPr>
          <w:rFonts w:hint="eastAsia"/>
        </w:rPr>
        <w:t>（</w:t>
      </w:r>
      <w:r>
        <w:rPr>
          <w:rFonts w:hint="eastAsia"/>
        </w:rPr>
        <w:t>Web Services Description Language</w:t>
      </w:r>
      <w:r>
        <w:rPr>
          <w:rFonts w:hint="eastAsia"/>
        </w:rPr>
        <w:t>）文档，重用已有的服务描述，实现服务的调用和集成。</w:t>
      </w:r>
    </w:p>
    <w:p w14:paraId="2CA7DF9D" w14:textId="0269DBC0" w:rsidR="00686F55" w:rsidRPr="00CC08F2" w:rsidRDefault="00EE1C8C" w:rsidP="00EE1C8C">
      <w:pPr>
        <w:spacing w:line="400" w:lineRule="exact"/>
        <w:ind w:firstLineChars="200" w:firstLine="480"/>
      </w:pPr>
      <w:r w:rsidRPr="00EE1C8C">
        <w:t xml:space="preserve">OWL-S </w:t>
      </w:r>
      <w:r w:rsidRPr="00EE1C8C">
        <w:rPr>
          <w:rFonts w:hint="eastAsia"/>
        </w:rPr>
        <w:t>与</w:t>
      </w:r>
      <w:r w:rsidRPr="00EE1C8C">
        <w:t xml:space="preserve">WSDL </w:t>
      </w:r>
      <w:r w:rsidRPr="00EE1C8C">
        <w:rPr>
          <w:rFonts w:hint="eastAsia"/>
        </w:rPr>
        <w:t>实际是互补的，两者覆盖了不同的概念空间，</w:t>
      </w:r>
      <w:r w:rsidRPr="00EE1C8C">
        <w:t xml:space="preserve">WSDL </w:t>
      </w:r>
      <w:r w:rsidRPr="00EE1C8C">
        <w:rPr>
          <w:rFonts w:hint="eastAsia"/>
        </w:rPr>
        <w:t>表达不了</w:t>
      </w:r>
      <w:r w:rsidRPr="00EE1C8C">
        <w:t xml:space="preserve">OWL-S </w:t>
      </w:r>
      <w:r w:rsidRPr="00EE1C8C">
        <w:rPr>
          <w:rFonts w:hint="eastAsia"/>
        </w:rPr>
        <w:t>类的语义，而</w:t>
      </w:r>
      <w:r w:rsidRPr="00EE1C8C">
        <w:t xml:space="preserve">OWL-S </w:t>
      </w:r>
      <w:r w:rsidRPr="00EE1C8C">
        <w:rPr>
          <w:rFonts w:hint="eastAsia"/>
        </w:rPr>
        <w:t>表达不了</w:t>
      </w:r>
      <w:r w:rsidRPr="00EE1C8C">
        <w:t xml:space="preserve">WSDL </w:t>
      </w:r>
      <w:r w:rsidRPr="00EE1C8C">
        <w:rPr>
          <w:rFonts w:hint="eastAsia"/>
        </w:rPr>
        <w:t>的绑定消息。</w:t>
      </w:r>
      <w:r w:rsidRPr="00EE1C8C">
        <w:t xml:space="preserve">OWL-S </w:t>
      </w:r>
      <w:r w:rsidRPr="00EE1C8C">
        <w:rPr>
          <w:rFonts w:hint="eastAsia"/>
        </w:rPr>
        <w:t>规范中</w:t>
      </w:r>
      <w:r w:rsidRPr="00EE1C8C">
        <w:t xml:space="preserve">Service Grounding </w:t>
      </w:r>
      <w:r w:rsidRPr="00EE1C8C">
        <w:rPr>
          <w:rFonts w:hint="eastAsia"/>
        </w:rPr>
        <w:t>不是定义语法来对具体消息进行描述，而是利用</w:t>
      </w:r>
      <w:r w:rsidRPr="00EE1C8C">
        <w:t xml:space="preserve">WSDL </w:t>
      </w:r>
      <w:r w:rsidRPr="00EE1C8C">
        <w:rPr>
          <w:rFonts w:hint="eastAsia"/>
        </w:rPr>
        <w:t>来对具体消息进行描述，从而将</w:t>
      </w:r>
      <w:r w:rsidRPr="00EE1C8C">
        <w:t xml:space="preserve">OWL-S </w:t>
      </w:r>
      <w:r w:rsidRPr="00EE1C8C">
        <w:rPr>
          <w:rFonts w:hint="eastAsia"/>
        </w:rPr>
        <w:t>与</w:t>
      </w:r>
      <w:r w:rsidRPr="00EE1C8C">
        <w:t xml:space="preserve">WSDL </w:t>
      </w:r>
      <w:r w:rsidRPr="00EE1C8C">
        <w:rPr>
          <w:rFonts w:hint="eastAsia"/>
        </w:rPr>
        <w:t>联系在一起。</w:t>
      </w:r>
    </w:p>
    <w:p w14:paraId="3F3A5A35" w14:textId="044E7D4E" w:rsidR="00686F55" w:rsidRDefault="00686F55" w:rsidP="00487E13">
      <w:pPr>
        <w:pStyle w:val="3"/>
      </w:pPr>
      <w:bookmarkStart w:id="74" w:name="_Toc501892805"/>
      <w:r>
        <w:rPr>
          <w:rFonts w:hint="eastAsia"/>
        </w:rPr>
        <w:t>2.</w:t>
      </w:r>
      <w:r w:rsidR="00A2714C">
        <w:rPr>
          <w:rFonts w:hint="eastAsia"/>
        </w:rPr>
        <w:t>2.</w:t>
      </w:r>
      <w:r w:rsidR="00F46454">
        <w:rPr>
          <w:rFonts w:hint="eastAsia"/>
        </w:rPr>
        <w:t>3</w:t>
      </w:r>
      <w:r>
        <w:rPr>
          <w:rFonts w:hint="eastAsia"/>
        </w:rPr>
        <w:t xml:space="preserve"> </w:t>
      </w:r>
      <w:bookmarkEnd w:id="74"/>
      <w:r w:rsidR="00983824">
        <w:rPr>
          <w:rFonts w:hint="eastAsia"/>
        </w:rPr>
        <w:t>语义Web的查询与存储</w:t>
      </w:r>
    </w:p>
    <w:p w14:paraId="3CA38ABB" w14:textId="30896419" w:rsidR="00A71DC7" w:rsidRPr="00CD669D" w:rsidRDefault="00CD669D" w:rsidP="00CD669D">
      <w:pPr>
        <w:spacing w:line="400" w:lineRule="exact"/>
        <w:ind w:firstLineChars="200" w:firstLine="480"/>
      </w:pPr>
      <w:r>
        <w:rPr>
          <w:rFonts w:hint="eastAsia"/>
        </w:rPr>
        <w:t>RDF4J</w:t>
      </w:r>
      <w:r w:rsidRPr="00CD669D">
        <w:t>（原名</w:t>
      </w:r>
      <w:r w:rsidR="00FC3386" w:rsidRPr="00FC3386">
        <w:t>Sesame</w:t>
      </w:r>
      <w:r w:rsidRPr="00CD669D">
        <w:t>）是一个</w:t>
      </w:r>
      <w:r w:rsidR="000B3336">
        <w:rPr>
          <w:rFonts w:hint="eastAsia"/>
        </w:rPr>
        <w:t>开源</w:t>
      </w:r>
      <w:r w:rsidRPr="00CD669D">
        <w:t>的处理</w:t>
      </w:r>
      <w:r w:rsidRPr="00CD669D">
        <w:t>RDF</w:t>
      </w:r>
      <w:r w:rsidRPr="00CD669D">
        <w:t>数据的</w:t>
      </w:r>
      <w:r w:rsidR="0090074C">
        <w:rPr>
          <w:rFonts w:hint="eastAsia"/>
        </w:rPr>
        <w:t>J</w:t>
      </w:r>
      <w:r w:rsidRPr="00CD669D">
        <w:t>ava</w:t>
      </w:r>
      <w:r w:rsidR="003A00E0">
        <w:t>框架</w:t>
      </w:r>
      <w:r w:rsidR="00F47DC3">
        <w:rPr>
          <w:rFonts w:hint="eastAsia"/>
        </w:rPr>
        <w:t>，</w:t>
      </w:r>
      <w:r w:rsidRPr="00CD669D">
        <w:t>包括</w:t>
      </w:r>
      <w:r w:rsidR="00264733">
        <w:rPr>
          <w:rFonts w:hint="eastAsia"/>
        </w:rPr>
        <w:t>对</w:t>
      </w:r>
      <w:r w:rsidR="00264733">
        <w:rPr>
          <w:rFonts w:hint="eastAsia"/>
        </w:rPr>
        <w:t>RDF</w:t>
      </w:r>
      <w:r w:rsidR="00264733">
        <w:rPr>
          <w:rFonts w:hint="eastAsia"/>
        </w:rPr>
        <w:t>数据的</w:t>
      </w:r>
      <w:r w:rsidRPr="00CD669D">
        <w:t>解析、存储、推理和数据查询等。它提供了一个易于使用的</w:t>
      </w:r>
      <w:r w:rsidRPr="00CD669D">
        <w:t>API</w:t>
      </w:r>
      <w:r w:rsidRPr="00CD669D">
        <w:t>，可以连接到所有领先的</w:t>
      </w:r>
      <w:r w:rsidRPr="00CD669D">
        <w:t>RDF</w:t>
      </w:r>
      <w:r w:rsidRPr="00CD669D">
        <w:t>存储解决方案。通过</w:t>
      </w:r>
      <w:r w:rsidRPr="00CD669D">
        <w:t>SPARQL</w:t>
      </w:r>
      <w:r w:rsidR="0090074C">
        <w:rPr>
          <w:rFonts w:hint="eastAsia"/>
        </w:rPr>
        <w:t>可以连接图数据库，通过</w:t>
      </w:r>
      <w:r w:rsidRPr="00CD669D">
        <w:t>创建应用程序</w:t>
      </w:r>
      <w:r w:rsidR="0090074C">
        <w:rPr>
          <w:rFonts w:hint="eastAsia"/>
        </w:rPr>
        <w:t>可以加强</w:t>
      </w:r>
      <w:r w:rsidRPr="00CD669D">
        <w:t>数据和语义</w:t>
      </w:r>
      <w:r w:rsidRPr="00CD669D">
        <w:t>Web</w:t>
      </w:r>
      <w:r w:rsidR="0090074C">
        <w:rPr>
          <w:rFonts w:hint="eastAsia"/>
        </w:rPr>
        <w:t>之间的连接</w:t>
      </w:r>
      <w:r w:rsidRPr="00CD669D">
        <w:t>。</w:t>
      </w:r>
    </w:p>
    <w:p w14:paraId="5883C4D1" w14:textId="2A5073DC" w:rsidR="00A71DC7" w:rsidRDefault="00A62339" w:rsidP="00C25795">
      <w:pPr>
        <w:spacing w:line="400" w:lineRule="exact"/>
        <w:ind w:firstLineChars="200" w:firstLine="480"/>
      </w:pPr>
      <w:r>
        <w:rPr>
          <w:rFonts w:hint="eastAsia"/>
        </w:rPr>
        <w:t>RDF4J</w:t>
      </w:r>
      <w:r w:rsidRPr="00A62339">
        <w:rPr>
          <w:rFonts w:hint="eastAsia"/>
        </w:rPr>
        <w:t>提供</w:t>
      </w:r>
      <w:r>
        <w:rPr>
          <w:rFonts w:hint="eastAsia"/>
        </w:rPr>
        <w:t>了两种</w:t>
      </w:r>
      <w:r w:rsidRPr="00A62339">
        <w:rPr>
          <w:rFonts w:hint="eastAsia"/>
        </w:rPr>
        <w:t>RDF</w:t>
      </w:r>
      <w:r w:rsidRPr="00A62339">
        <w:rPr>
          <w:rFonts w:hint="eastAsia"/>
        </w:rPr>
        <w:t>数据库（</w:t>
      </w:r>
      <w:r>
        <w:rPr>
          <w:rFonts w:hint="eastAsia"/>
        </w:rPr>
        <w:t>基于内存</w:t>
      </w:r>
      <w:r w:rsidRPr="00A62339">
        <w:rPr>
          <w:rFonts w:hint="eastAsia"/>
        </w:rPr>
        <w:t>存储和</w:t>
      </w:r>
      <w:r>
        <w:rPr>
          <w:rFonts w:hint="eastAsia"/>
        </w:rPr>
        <w:t>基于</w:t>
      </w:r>
      <w:r w:rsidRPr="00A62339">
        <w:rPr>
          <w:rFonts w:hint="eastAsia"/>
        </w:rPr>
        <w:t>本地存储），</w:t>
      </w:r>
      <w:r w:rsidR="006B1A42">
        <w:rPr>
          <w:rFonts w:hint="eastAsia"/>
        </w:rPr>
        <w:t>同时支持</w:t>
      </w:r>
      <w:r w:rsidRPr="00A62339">
        <w:rPr>
          <w:rFonts w:hint="eastAsia"/>
        </w:rPr>
        <w:t>很多第三方存储解决方案。该框架为开发人员提供了大量的工具，以充分利用</w:t>
      </w:r>
      <w:r w:rsidRPr="00A62339">
        <w:rPr>
          <w:rFonts w:hint="eastAsia"/>
        </w:rPr>
        <w:t>RDF</w:t>
      </w:r>
      <w:r w:rsidRPr="00A62339">
        <w:rPr>
          <w:rFonts w:hint="eastAsia"/>
        </w:rPr>
        <w:t>和相关标准的能力。</w:t>
      </w:r>
      <w:r w:rsidR="002308D1">
        <w:rPr>
          <w:rFonts w:hint="eastAsia"/>
        </w:rPr>
        <w:t>RDF4J</w:t>
      </w:r>
      <w:r w:rsidRPr="00A62339">
        <w:rPr>
          <w:rFonts w:hint="eastAsia"/>
        </w:rPr>
        <w:t>完全支持</w:t>
      </w:r>
      <w:r w:rsidRPr="00A62339">
        <w:rPr>
          <w:rFonts w:hint="eastAsia"/>
        </w:rPr>
        <w:t>SPARQL</w:t>
      </w:r>
      <w:r w:rsidR="002308D1">
        <w:rPr>
          <w:rFonts w:hint="eastAsia"/>
        </w:rPr>
        <w:t>进行查询和更新操作。</w:t>
      </w:r>
      <w:r w:rsidR="00C07179">
        <w:rPr>
          <w:rFonts w:hint="eastAsia"/>
        </w:rPr>
        <w:t>并能够在本地远程访问</w:t>
      </w:r>
      <w:r w:rsidR="00C07179">
        <w:rPr>
          <w:rFonts w:hint="eastAsia"/>
        </w:rPr>
        <w:t>RDF</w:t>
      </w:r>
      <w:r w:rsidR="00520C8F">
        <w:rPr>
          <w:rFonts w:hint="eastAsia"/>
        </w:rPr>
        <w:t>知识库。</w:t>
      </w:r>
      <w:r w:rsidRPr="00A62339">
        <w:rPr>
          <w:rFonts w:hint="eastAsia"/>
        </w:rPr>
        <w:t>最后，</w:t>
      </w:r>
      <w:r w:rsidR="00A37EC9">
        <w:rPr>
          <w:rFonts w:hint="eastAsia"/>
        </w:rPr>
        <w:t>RDF4J</w:t>
      </w:r>
      <w:r w:rsidRPr="00A62339">
        <w:rPr>
          <w:rFonts w:hint="eastAsia"/>
        </w:rPr>
        <w:t>支持所有主流的</w:t>
      </w:r>
      <w:r w:rsidRPr="00A62339">
        <w:rPr>
          <w:rFonts w:hint="eastAsia"/>
        </w:rPr>
        <w:t>RDF</w:t>
      </w:r>
      <w:r w:rsidRPr="00A62339">
        <w:rPr>
          <w:rFonts w:hint="eastAsia"/>
        </w:rPr>
        <w:t>文件格式，包括</w:t>
      </w:r>
      <w:r w:rsidRPr="00A62339">
        <w:rPr>
          <w:rFonts w:hint="eastAsia"/>
        </w:rPr>
        <w:t>RDF/XML</w:t>
      </w:r>
      <w:r w:rsidRPr="00A62339">
        <w:rPr>
          <w:rFonts w:hint="eastAsia"/>
        </w:rPr>
        <w:t>，</w:t>
      </w:r>
      <w:r w:rsidR="00A37EC9" w:rsidRPr="00A37EC9">
        <w:t>Turtle</w:t>
      </w:r>
      <w:r w:rsidRPr="00A62339">
        <w:rPr>
          <w:rFonts w:hint="eastAsia"/>
        </w:rPr>
        <w:t>，</w:t>
      </w:r>
      <w:r w:rsidR="00CF2FB7" w:rsidRPr="00CF2FB7">
        <w:t>N-Triples</w:t>
      </w:r>
      <w:r w:rsidR="004751AF">
        <w:rPr>
          <w:rFonts w:hint="eastAsia"/>
        </w:rPr>
        <w:t>，</w:t>
      </w:r>
      <w:r w:rsidR="00CF2FB7">
        <w:t>N-Quads</w:t>
      </w:r>
      <w:r w:rsidR="004751AF">
        <w:rPr>
          <w:rFonts w:hint="eastAsia"/>
        </w:rPr>
        <w:t>，</w:t>
      </w:r>
      <w:r w:rsidR="00CF2FB7">
        <w:t>JSON-LD</w:t>
      </w:r>
      <w:r w:rsidR="004751AF">
        <w:rPr>
          <w:rFonts w:hint="eastAsia"/>
        </w:rPr>
        <w:t>，</w:t>
      </w:r>
      <w:r w:rsidR="00CF2FB7">
        <w:t>TriG</w:t>
      </w:r>
      <w:r w:rsidR="00CF2FB7">
        <w:rPr>
          <w:rFonts w:hint="eastAsia"/>
        </w:rPr>
        <w:t>和</w:t>
      </w:r>
      <w:r w:rsidR="00CF2FB7">
        <w:t>TriX</w:t>
      </w:r>
      <w:r w:rsidR="00CF2FB7">
        <w:t>。</w:t>
      </w:r>
    </w:p>
    <w:p w14:paraId="74794C38" w14:textId="3CCE63EF" w:rsidR="00663803" w:rsidRPr="00D42FAE" w:rsidRDefault="00D42FAE" w:rsidP="00D42FAE">
      <w:pPr>
        <w:spacing w:line="400" w:lineRule="exact"/>
        <w:ind w:firstLineChars="200" w:firstLine="480"/>
      </w:pP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W3C</w:t>
      </w:r>
      <w:r w:rsidRPr="00D42FAE">
        <w:rPr>
          <w:rStyle w:val="fontstyle01"/>
          <w:rFonts w:ascii="Times New Roman" w:hAnsi="Times New Roman" w:hint="default"/>
          <w:sz w:val="24"/>
          <w:szCs w:val="24"/>
        </w:rPr>
        <w:t>提出的</w:t>
      </w:r>
      <w:r w:rsidR="00A93514">
        <w:rPr>
          <w:rStyle w:val="fontstyle01"/>
          <w:rFonts w:ascii="Times New Roman" w:hAnsi="Times New Roman" w:hint="default"/>
          <w:sz w:val="24"/>
          <w:szCs w:val="24"/>
        </w:rPr>
        <w:t>RD</w:t>
      </w:r>
      <w:r w:rsidRPr="00D42FAE">
        <w:rPr>
          <w:rStyle w:val="fontstyle01"/>
          <w:rFonts w:ascii="Times New Roman" w:hAnsi="Times New Roman" w:hint="default"/>
          <w:sz w:val="24"/>
          <w:szCs w:val="24"/>
        </w:rPr>
        <w:t>F</w:t>
      </w:r>
      <w:r w:rsidRPr="00D42FAE">
        <w:rPr>
          <w:rStyle w:val="fontstyle01"/>
          <w:rFonts w:ascii="Times New Roman" w:hAnsi="Times New Roman" w:hint="default"/>
          <w:sz w:val="24"/>
          <w:szCs w:val="24"/>
        </w:rPr>
        <w:t>标准查询语言，它的语法同关系数据库查询语言</w:t>
      </w:r>
      <w:r w:rsidRPr="00D42FAE">
        <w:rPr>
          <w:rStyle w:val="fontstyle01"/>
          <w:rFonts w:ascii="Times New Roman" w:hAnsi="Times New Roman" w:hint="default"/>
          <w:sz w:val="24"/>
          <w:szCs w:val="24"/>
        </w:rPr>
        <w:t>SQL</w:t>
      </w:r>
      <w:r w:rsidRPr="00D42FAE">
        <w:rPr>
          <w:rStyle w:val="fontstyle01"/>
          <w:rFonts w:ascii="Times New Roman" w:hAnsi="Times New Roman" w:hint="default"/>
          <w:sz w:val="24"/>
          <w:szCs w:val="24"/>
        </w:rPr>
        <w:t>接近。</w:t>
      </w:r>
      <w:r w:rsidRPr="00F75016">
        <w:rPr>
          <w:rStyle w:val="fontstyle01"/>
          <w:rFonts w:ascii="Times New Roman" w:hAnsi="Times New Roman" w:hint="default"/>
          <w:color w:val="FF0000"/>
          <w:sz w:val="24"/>
          <w:szCs w:val="24"/>
        </w:rPr>
        <w:t>图</w:t>
      </w:r>
      <w:r w:rsidRPr="00F75016">
        <w:rPr>
          <w:rStyle w:val="fontstyle01"/>
          <w:rFonts w:ascii="Times New Roman" w:hAnsi="Times New Roman" w:hint="default"/>
          <w:color w:val="FF0000"/>
          <w:sz w:val="24"/>
          <w:szCs w:val="24"/>
        </w:rPr>
        <w:t>2</w:t>
      </w:r>
      <w:r w:rsidR="00F75016" w:rsidRPr="00F75016">
        <w:rPr>
          <w:rStyle w:val="fontstyle01"/>
          <w:rFonts w:ascii="Times New Roman" w:hAnsi="Times New Roman" w:hint="default"/>
          <w:color w:val="FF0000"/>
          <w:sz w:val="24"/>
          <w:szCs w:val="24"/>
        </w:rPr>
        <w:t>.5</w:t>
      </w:r>
      <w:r w:rsidRPr="00D42FAE">
        <w:rPr>
          <w:rStyle w:val="fontstyle01"/>
          <w:rFonts w:ascii="Times New Roman" w:hAnsi="Times New Roman" w:hint="default"/>
          <w:sz w:val="24"/>
          <w:szCs w:val="24"/>
        </w:rPr>
        <w:t>展示了一个</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语句</w:t>
      </w:r>
      <w:r w:rsidR="005660A8">
        <w:rPr>
          <w:rStyle w:val="fontstyle01"/>
          <w:rFonts w:ascii="Times New Roman" w:hAnsi="Times New Roman" w:hint="default"/>
          <w:sz w:val="24"/>
          <w:szCs w:val="24"/>
        </w:rPr>
        <w:fldChar w:fldCharType="begin"/>
      </w:r>
      <w:r w:rsidR="00650716">
        <w:rPr>
          <w:rStyle w:val="fontstyle01"/>
          <w:rFonts w:ascii="Times New Roman" w:hAnsi="Times New Roman" w:hint="default"/>
          <w:sz w:val="24"/>
          <w:szCs w:val="24"/>
        </w:rPr>
        <w:instrText xml:space="preserve"> ADDIN NE.Ref.{45CF51D5-1623-4FCD-99D5-7E2CB04C347E}</w:instrText>
      </w:r>
      <w:r w:rsidR="005660A8">
        <w:rPr>
          <w:rStyle w:val="fontstyle01"/>
          <w:rFonts w:ascii="Times New Roman" w:hAnsi="Times New Roman" w:hint="default"/>
          <w:sz w:val="24"/>
          <w:szCs w:val="24"/>
        </w:rPr>
        <w:fldChar w:fldCharType="separate"/>
      </w:r>
      <w:r w:rsidR="001102C4">
        <w:rPr>
          <w:color w:val="080000"/>
          <w:vertAlign w:val="superscript"/>
        </w:rPr>
        <w:t>[68]</w:t>
      </w:r>
      <w:r w:rsidR="005660A8">
        <w:rPr>
          <w:rStyle w:val="fontstyle01"/>
          <w:rFonts w:ascii="Times New Roman" w:hAnsi="Times New Roman" w:hint="default"/>
          <w:sz w:val="24"/>
          <w:szCs w:val="24"/>
        </w:rPr>
        <w:fldChar w:fldCharType="end"/>
      </w:r>
      <w:r w:rsidRPr="00D42FAE">
        <w:rPr>
          <w:rStyle w:val="fontstyle01"/>
          <w:rFonts w:ascii="Times New Roman" w:hAnsi="Times New Roman" w:hint="default"/>
          <w:sz w:val="24"/>
          <w:szCs w:val="24"/>
        </w:rPr>
        <w:t>，该查询语句包含了一个由六个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子句组成</w:t>
      </w:r>
      <w:r w:rsidRPr="00D42FAE">
        <w:rPr>
          <w:rStyle w:val="fontstyle01"/>
          <w:rFonts w:ascii="Times New Roman" w:hAnsi="Times New Roman" w:hint="default"/>
          <w:sz w:val="24"/>
          <w:szCs w:val="24"/>
        </w:rPr>
        <w:t>Basic Gr</w:t>
      </w:r>
      <w:r w:rsidR="00F75016">
        <w:rPr>
          <w:rStyle w:val="fontstyle01"/>
          <w:rFonts w:ascii="Times New Roman" w:hAnsi="Times New Roman" w:hint="default"/>
          <w:sz w:val="24"/>
          <w:szCs w:val="24"/>
        </w:rPr>
        <w:t>ap</w:t>
      </w:r>
      <w:r w:rsidRPr="00D42FAE">
        <w:rPr>
          <w:rStyle w:val="fontstyle01"/>
          <w:rFonts w:ascii="Times New Roman" w:hAnsi="Times New Roman" w:hint="default"/>
          <w:sz w:val="24"/>
          <w:szCs w:val="24"/>
        </w:rPr>
        <w:t xml:space="preserve">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语言的特点在于其查询构建在模式匹配上。</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是</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中最基本的匹配单元，多个</w:t>
      </w:r>
      <w:r w:rsidR="00F75016">
        <w:rPr>
          <w:rStyle w:val="fontstyle01"/>
          <w:rFonts w:ascii="Times New Roman" w:hAnsi="Times New Roman" w:hint="default"/>
          <w:sz w:val="24"/>
          <w:szCs w:val="24"/>
        </w:rPr>
        <w:t>Tri</w:t>
      </w:r>
      <w:r w:rsidRPr="00D42FAE">
        <w:rPr>
          <w:rStyle w:val="fontstyle01"/>
          <w:rFonts w:ascii="Times New Roman" w:hAnsi="Times New Roman" w:hint="default"/>
          <w:sz w:val="24"/>
          <w:szCs w:val="24"/>
        </w:rPr>
        <w:t xml:space="preserve">ple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子句可以组成更为复杂的模式匹配块，如</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等。常见的</w:t>
      </w:r>
      <w:r w:rsidRPr="00D42FAE">
        <w:rPr>
          <w:rStyle w:val="fontstyle01"/>
          <w:rFonts w:ascii="Times New Roman" w:hAnsi="Times New Roman" w:hint="default"/>
          <w:sz w:val="24"/>
          <w:szCs w:val="24"/>
        </w:rPr>
        <w:t>SPARQL</w:t>
      </w:r>
      <w:r w:rsidRPr="00D42FAE">
        <w:rPr>
          <w:rStyle w:val="fontstyle01"/>
          <w:rFonts w:ascii="Times New Roman" w:hAnsi="Times New Roman" w:hint="default"/>
          <w:sz w:val="24"/>
          <w:szCs w:val="24"/>
        </w:rPr>
        <w:t>模式匹配方式除了</w:t>
      </w:r>
      <w:r w:rsidRPr="00D42FAE">
        <w:rPr>
          <w:rStyle w:val="fontstyle01"/>
          <w:rFonts w:ascii="Times New Roman" w:hAnsi="Times New Roman" w:hint="default"/>
          <w:sz w:val="24"/>
          <w:szCs w:val="24"/>
        </w:rPr>
        <w:t>BGP</w:t>
      </w:r>
      <w:r w:rsidRPr="00D42FAE">
        <w:rPr>
          <w:rStyle w:val="fontstyle01"/>
          <w:rFonts w:ascii="Times New Roman" w:hAnsi="Times New Roman" w:hint="default"/>
          <w:sz w:val="24"/>
          <w:szCs w:val="24"/>
        </w:rPr>
        <w:t>之外还有如下几种：</w:t>
      </w:r>
      <w:r w:rsidR="00F75016">
        <w:rPr>
          <w:rStyle w:val="fontstyle01"/>
          <w:rFonts w:ascii="Times New Roman" w:hAnsi="Times New Roman" w:hint="default"/>
          <w:sz w:val="24"/>
          <w:szCs w:val="24"/>
        </w:rPr>
        <w:t>Group Gr</w:t>
      </w:r>
      <w:r w:rsidRPr="00D42FAE">
        <w:rPr>
          <w:rStyle w:val="fontstyle01"/>
          <w:rFonts w:ascii="Times New Roman" w:hAnsi="Times New Roman" w:hint="default"/>
          <w:sz w:val="24"/>
          <w:szCs w:val="24"/>
        </w:rPr>
        <w:t xml:space="preserve">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Pr="00D42FAE">
        <w:rPr>
          <w:rStyle w:val="fontstyle01"/>
          <w:rFonts w:ascii="Times New Roman" w:hAnsi="Times New Roman" w:hint="default"/>
          <w:sz w:val="24"/>
          <w:szCs w:val="24"/>
        </w:rPr>
        <w:t>Optional</w:t>
      </w:r>
      <w:r w:rsidR="00F75016">
        <w:rPr>
          <w:rStyle w:val="fontstyle01"/>
          <w:rFonts w:ascii="Times New Roman" w:hAnsi="Times New Roman" w:hint="default"/>
          <w:sz w:val="24"/>
          <w:szCs w:val="24"/>
        </w:rPr>
        <w:t xml:space="preserve"> Gra</w:t>
      </w:r>
      <w:r w:rsidRPr="00D42FAE">
        <w:rPr>
          <w:rStyle w:val="fontstyle01"/>
          <w:rFonts w:ascii="Times New Roman" w:hAnsi="Times New Roman" w:hint="default"/>
          <w:sz w:val="24"/>
          <w:szCs w:val="24"/>
        </w:rPr>
        <w:t>ph</w:t>
      </w:r>
      <w:r w:rsidR="00F75016">
        <w:rPr>
          <w:rStyle w:val="fontstyle01"/>
          <w:rFonts w:ascii="Times New Roman" w:hAnsi="Times New Roman" w:hint="default"/>
          <w:sz w:val="24"/>
          <w:szCs w:val="24"/>
        </w:rPr>
        <w:t xml:space="preserve"> Pattern</w:t>
      </w:r>
      <w:r w:rsidR="00F75016">
        <w:rPr>
          <w:rStyle w:val="fontstyle01"/>
          <w:rFonts w:ascii="Times New Roman" w:hAnsi="Times New Roman" w:hint="default"/>
          <w:sz w:val="24"/>
          <w:szCs w:val="24"/>
        </w:rPr>
        <w:t>、</w:t>
      </w:r>
      <w:r w:rsidR="00F75016">
        <w:rPr>
          <w:rStyle w:val="fontstyle01"/>
          <w:rFonts w:ascii="Times New Roman" w:hAnsi="Times New Roman" w:hint="default"/>
          <w:sz w:val="24"/>
          <w:szCs w:val="24"/>
        </w:rPr>
        <w:t>Altern</w:t>
      </w:r>
      <w:r w:rsidRPr="00D42FAE">
        <w:rPr>
          <w:rStyle w:val="fontstyle01"/>
          <w:rFonts w:ascii="Times New Roman" w:hAnsi="Times New Roman" w:hint="default"/>
          <w:sz w:val="24"/>
          <w:szCs w:val="24"/>
        </w:rPr>
        <w:t xml:space="preserve">ative Graph </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w:t>
      </w:r>
      <w:r w:rsidR="00F75016">
        <w:rPr>
          <w:rStyle w:val="fontstyle01"/>
          <w:rFonts w:ascii="Times New Roman" w:hAnsi="Times New Roman" w:hint="default"/>
          <w:sz w:val="24"/>
          <w:szCs w:val="24"/>
        </w:rPr>
        <w:t>Pattern</w:t>
      </w:r>
      <w:r w:rsidRPr="00D42FAE">
        <w:rPr>
          <w:rStyle w:val="fontstyle01"/>
          <w:rFonts w:ascii="Times New Roman" w:hAnsi="Times New Roman" w:hint="default"/>
          <w:sz w:val="24"/>
          <w:szCs w:val="24"/>
        </w:rPr>
        <w:t xml:space="preserve"> on N</w:t>
      </w:r>
      <w:r w:rsidR="00F75016">
        <w:rPr>
          <w:rStyle w:val="fontstyle01"/>
          <w:rFonts w:ascii="Times New Roman" w:hAnsi="Times New Roman" w:hint="default"/>
          <w:sz w:val="24"/>
          <w:szCs w:val="24"/>
        </w:rPr>
        <w:t>am</w:t>
      </w:r>
      <w:r w:rsidRPr="00D42FAE">
        <w:rPr>
          <w:rStyle w:val="fontstyle01"/>
          <w:rFonts w:ascii="Times New Roman" w:hAnsi="Times New Roman" w:hint="default"/>
          <w:sz w:val="24"/>
          <w:szCs w:val="24"/>
        </w:rPr>
        <w:t>ed</w:t>
      </w:r>
      <w:r w:rsidR="00F75016">
        <w:rPr>
          <w:rStyle w:val="fontstyle01"/>
          <w:rFonts w:ascii="Times New Roman" w:hAnsi="Times New Roman" w:hint="default"/>
          <w:sz w:val="24"/>
          <w:szCs w:val="24"/>
        </w:rPr>
        <w:t xml:space="preserve"> Gr</w:t>
      </w:r>
      <w:r w:rsidRPr="00D42FAE">
        <w:rPr>
          <w:rStyle w:val="fontstyle01"/>
          <w:rFonts w:ascii="Times New Roman" w:hAnsi="Times New Roman" w:hint="default"/>
          <w:sz w:val="24"/>
          <w:szCs w:val="24"/>
        </w:rPr>
        <w:t>aph</w:t>
      </w:r>
      <w:r w:rsidRPr="00D42FAE">
        <w:rPr>
          <w:rStyle w:val="fontstyle01"/>
          <w:rFonts w:ascii="Times New Roman" w:hAnsi="Times New Roman" w:hint="default"/>
          <w:sz w:val="24"/>
          <w:szCs w:val="24"/>
        </w:rPr>
        <w:t>。</w:t>
      </w:r>
    </w:p>
    <w:p w14:paraId="6C6DE498" w14:textId="658034CC" w:rsidR="00663803" w:rsidRDefault="00035978" w:rsidP="00035978">
      <w:pPr>
        <w:ind w:firstLineChars="50" w:firstLine="120"/>
        <w:jc w:val="center"/>
      </w:pPr>
      <w:r>
        <w:rPr>
          <w:noProof/>
        </w:rPr>
        <w:drawing>
          <wp:inline distT="0" distB="0" distL="0" distR="0" wp14:anchorId="0276744B" wp14:editId="0F20D759">
            <wp:extent cx="5274310" cy="168084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1680845"/>
                    </a:xfrm>
                    <a:prstGeom prst="rect">
                      <a:avLst/>
                    </a:prstGeom>
                  </pic:spPr>
                </pic:pic>
              </a:graphicData>
            </a:graphic>
          </wp:inline>
        </w:drawing>
      </w:r>
    </w:p>
    <w:p w14:paraId="69124A20" w14:textId="49061044" w:rsidR="00035978" w:rsidRPr="00090F00" w:rsidRDefault="00035978" w:rsidP="00090F00">
      <w:pPr>
        <w:pStyle w:val="a4"/>
      </w:pPr>
      <w:r>
        <w:rPr>
          <w:rFonts w:hint="eastAsia"/>
        </w:rPr>
        <w:t>图</w:t>
      </w:r>
      <w:r>
        <w:rPr>
          <w:rFonts w:hint="eastAsia"/>
        </w:rPr>
        <w:t xml:space="preserve"> 2</w:t>
      </w:r>
      <w:r>
        <w:t>.5 SPARQL</w:t>
      </w:r>
      <w:r>
        <w:t>示例</w:t>
      </w:r>
    </w:p>
    <w:p w14:paraId="4EE79CEB" w14:textId="04C7E99D" w:rsidR="00663803" w:rsidRDefault="007C7698" w:rsidP="007C7698">
      <w:pPr>
        <w:spacing w:line="400" w:lineRule="exact"/>
        <w:ind w:firstLineChars="200" w:firstLine="480"/>
        <w:rPr>
          <w:color w:val="000000"/>
        </w:rPr>
      </w:pPr>
      <w:r w:rsidRPr="007C7698">
        <w:t xml:space="preserve">Triple Pattern </w:t>
      </w:r>
      <w:r w:rsidRPr="007C7698">
        <w:t>作为</w:t>
      </w:r>
      <w:r w:rsidRPr="007C7698">
        <w:t>SPARQL</w:t>
      </w:r>
      <w:r w:rsidRPr="007C7698">
        <w:t>中最基本的匹配单元，</w:t>
      </w:r>
      <w:r w:rsidRPr="007C7698">
        <w:rPr>
          <w:color w:val="000000"/>
        </w:rPr>
        <w:t>其构成与</w:t>
      </w:r>
      <w:r w:rsidRPr="007C7698">
        <w:rPr>
          <w:color w:val="000000"/>
        </w:rPr>
        <w:t>RDF</w:t>
      </w:r>
      <w:r w:rsidRPr="007C7698">
        <w:rPr>
          <w:color w:val="000000"/>
        </w:rPr>
        <w:t>三元组表示形式相对应。</w:t>
      </w:r>
      <w:r w:rsidRPr="007C7698">
        <w:rPr>
          <w:color w:val="000000"/>
        </w:rPr>
        <w:t>RDF</w:t>
      </w:r>
      <w:r w:rsidRPr="007C7698">
        <w:rPr>
          <w:color w:val="000000"/>
        </w:rPr>
        <w:t>数据以</w:t>
      </w:r>
      <w:r w:rsidRPr="007C7698">
        <w:rPr>
          <w:color w:val="000000"/>
        </w:rPr>
        <w:t>(S</w:t>
      </w:r>
      <w:r w:rsidRPr="007C7698">
        <w:rPr>
          <w:color w:val="000000"/>
        </w:rPr>
        <w:t>，</w:t>
      </w:r>
      <w:r w:rsidRPr="007C7698">
        <w:rPr>
          <w:color w:val="000000"/>
        </w:rPr>
        <w:t>P</w:t>
      </w:r>
      <w:r w:rsidRPr="007C7698">
        <w:rPr>
          <w:color w:val="000000"/>
        </w:rPr>
        <w:t>，</w:t>
      </w:r>
      <w:r w:rsidRPr="007C7698">
        <w:rPr>
          <w:color w:val="000000"/>
        </w:rPr>
        <w:t>O)</w:t>
      </w:r>
      <w:r w:rsidRPr="007C7698">
        <w:rPr>
          <w:color w:val="000000"/>
        </w:rPr>
        <w:t>三元组表示，</w:t>
      </w:r>
      <w:r>
        <w:rPr>
          <w:rFonts w:hint="eastAsia"/>
          <w:color w:val="000000"/>
        </w:rPr>
        <w:t>Tri</w:t>
      </w:r>
      <w:r w:rsidRPr="007C7698">
        <w:rPr>
          <w:color w:val="000000"/>
        </w:rPr>
        <w:t xml:space="preserve">ple </w:t>
      </w:r>
      <w:r>
        <w:rPr>
          <w:color w:val="000000"/>
        </w:rPr>
        <w:t>Pattern</w:t>
      </w:r>
      <w:r w:rsidRPr="007C7698">
        <w:rPr>
          <w:color w:val="000000"/>
        </w:rPr>
        <w:t>也由这三部分构成。</w:t>
      </w:r>
      <w:r>
        <w:rPr>
          <w:rFonts w:hint="eastAsia"/>
          <w:color w:val="000000"/>
        </w:rPr>
        <w:t>Tri</w:t>
      </w:r>
      <w:r w:rsidRPr="007C7698">
        <w:rPr>
          <w:color w:val="000000"/>
        </w:rPr>
        <w:t xml:space="preserve">ple </w:t>
      </w:r>
      <w:r>
        <w:rPr>
          <w:color w:val="000000"/>
        </w:rPr>
        <w:t>Pattern</w:t>
      </w:r>
      <w:r w:rsidRPr="007C7698">
        <w:rPr>
          <w:color w:val="000000"/>
        </w:rPr>
        <w:t>对应位置可以是绑定了的值或是未绑定的变量。未绑定变量由问号加变量名组成。多个</w:t>
      </w:r>
      <w:r w:rsidR="00324843">
        <w:rPr>
          <w:rFonts w:hint="eastAsia"/>
          <w:color w:val="000000"/>
        </w:rPr>
        <w:t>Tri</w:t>
      </w:r>
      <w:r w:rsidRPr="007C7698">
        <w:rPr>
          <w:color w:val="000000"/>
        </w:rPr>
        <w:t xml:space="preserve">ple </w:t>
      </w:r>
      <w:r w:rsidR="00324843">
        <w:rPr>
          <w:color w:val="000000"/>
        </w:rPr>
        <w:t>Pattern</w:t>
      </w:r>
      <w:r w:rsidRPr="007C7698">
        <w:rPr>
          <w:color w:val="000000"/>
        </w:rPr>
        <w:t>子句间共用同一个变量则表示这些子</w:t>
      </w:r>
      <w:r w:rsidR="00324843">
        <w:rPr>
          <w:rFonts w:hint="eastAsia"/>
          <w:color w:val="000000"/>
        </w:rPr>
        <w:t>句</w:t>
      </w:r>
      <w:r w:rsidR="00324843">
        <w:rPr>
          <w:color w:val="000000"/>
        </w:rPr>
        <w:t>存在</w:t>
      </w:r>
      <w:r w:rsidR="00324843">
        <w:rPr>
          <w:rFonts w:hint="eastAsia"/>
          <w:color w:val="000000"/>
        </w:rPr>
        <w:t>连接</w:t>
      </w:r>
      <w:r w:rsidR="00324843">
        <w:rPr>
          <w:color w:val="000000"/>
        </w:rPr>
        <w:t>关系。</w:t>
      </w:r>
      <w:r w:rsidR="00324843">
        <w:rPr>
          <w:color w:val="000000"/>
        </w:rPr>
        <w:t>Triple Pattern</w:t>
      </w:r>
      <w:r w:rsidR="00324843">
        <w:rPr>
          <w:color w:val="000000"/>
        </w:rPr>
        <w:t>子句的表现形式及语义如</w:t>
      </w:r>
      <w:r w:rsidR="00324843" w:rsidRPr="00324843">
        <w:rPr>
          <w:color w:val="FF0000"/>
        </w:rPr>
        <w:t>表</w:t>
      </w:r>
      <w:r w:rsidR="00324843" w:rsidRPr="00324843">
        <w:rPr>
          <w:rFonts w:hint="eastAsia"/>
          <w:color w:val="FF0000"/>
        </w:rPr>
        <w:t>2</w:t>
      </w:r>
      <w:r w:rsidR="00324843" w:rsidRPr="00324843">
        <w:rPr>
          <w:color w:val="FF0000"/>
        </w:rPr>
        <w:t>.1</w:t>
      </w:r>
      <w:r w:rsidR="00324843">
        <w:rPr>
          <w:rFonts w:hint="eastAsia"/>
          <w:color w:val="000000"/>
        </w:rPr>
        <w:t>所示</w:t>
      </w:r>
      <w:r w:rsidR="00324843">
        <w:rPr>
          <w:color w:val="000000"/>
        </w:rPr>
        <w:t>。</w:t>
      </w:r>
    </w:p>
    <w:p w14:paraId="1DDBD6BD" w14:textId="47EF6E1F" w:rsidR="00C32538" w:rsidRPr="00C32538" w:rsidRDefault="00C32538" w:rsidP="00C32538">
      <w:pPr>
        <w:pStyle w:val="a5"/>
      </w:pPr>
      <w:r w:rsidRPr="00C32538">
        <w:rPr>
          <w:rFonts w:hint="eastAsia"/>
        </w:rPr>
        <w:t>表</w:t>
      </w:r>
      <w:r w:rsidRPr="00C32538">
        <w:rPr>
          <w:rFonts w:hint="eastAsia"/>
        </w:rPr>
        <w:t>2</w:t>
      </w:r>
      <w:r>
        <w:t xml:space="preserve">.1 </w:t>
      </w:r>
      <w:r w:rsidRPr="00C32538">
        <w:t>Triple Pattern</w:t>
      </w:r>
      <w:r w:rsidRPr="00C32538">
        <w:t>定义</w:t>
      </w:r>
    </w:p>
    <w:tbl>
      <w:tblPr>
        <w:tblStyle w:val="ad"/>
        <w:tblW w:w="0" w:type="auto"/>
        <w:jc w:val="center"/>
        <w:tblLook w:val="04A0" w:firstRow="1" w:lastRow="0" w:firstColumn="1" w:lastColumn="0" w:noHBand="0" w:noVBand="1"/>
      </w:tblPr>
      <w:tblGrid>
        <w:gridCol w:w="562"/>
        <w:gridCol w:w="1560"/>
        <w:gridCol w:w="6174"/>
      </w:tblGrid>
      <w:tr w:rsidR="00324843" w14:paraId="42ACA53F" w14:textId="77777777" w:rsidTr="00324843">
        <w:trPr>
          <w:jc w:val="center"/>
        </w:trPr>
        <w:tc>
          <w:tcPr>
            <w:tcW w:w="562" w:type="dxa"/>
          </w:tcPr>
          <w:p w14:paraId="641575A5" w14:textId="77777777" w:rsidR="00324843" w:rsidRDefault="00324843" w:rsidP="00324843">
            <w:pPr>
              <w:spacing w:line="400" w:lineRule="exact"/>
            </w:pPr>
          </w:p>
        </w:tc>
        <w:tc>
          <w:tcPr>
            <w:tcW w:w="1560" w:type="dxa"/>
          </w:tcPr>
          <w:p w14:paraId="264F2C89" w14:textId="7628C035" w:rsidR="00324843" w:rsidRDefault="00324843" w:rsidP="00324843">
            <w:pPr>
              <w:spacing w:line="400" w:lineRule="exact"/>
              <w:jc w:val="center"/>
            </w:pPr>
            <w:r>
              <w:rPr>
                <w:rFonts w:hint="eastAsia"/>
              </w:rPr>
              <w:t>表达式</w:t>
            </w:r>
          </w:p>
        </w:tc>
        <w:tc>
          <w:tcPr>
            <w:tcW w:w="6174" w:type="dxa"/>
          </w:tcPr>
          <w:p w14:paraId="466C4555" w14:textId="1462B415" w:rsidR="00324843" w:rsidRDefault="00324843" w:rsidP="00324843">
            <w:pPr>
              <w:spacing w:line="400" w:lineRule="exact"/>
              <w:jc w:val="center"/>
            </w:pPr>
            <w:r>
              <w:rPr>
                <w:rFonts w:hint="eastAsia"/>
              </w:rPr>
              <w:t>语义</w:t>
            </w:r>
          </w:p>
        </w:tc>
      </w:tr>
      <w:tr w:rsidR="00324843" w14:paraId="3F0880BD" w14:textId="77777777" w:rsidTr="00324843">
        <w:trPr>
          <w:jc w:val="center"/>
        </w:trPr>
        <w:tc>
          <w:tcPr>
            <w:tcW w:w="562" w:type="dxa"/>
          </w:tcPr>
          <w:p w14:paraId="744C33C8" w14:textId="29A342CD" w:rsidR="00324843" w:rsidRDefault="00324843" w:rsidP="00324843">
            <w:pPr>
              <w:spacing w:line="400" w:lineRule="exact"/>
              <w:jc w:val="center"/>
            </w:pPr>
            <w:r>
              <w:rPr>
                <w:rFonts w:hint="eastAsia"/>
              </w:rPr>
              <w:t>Q1</w:t>
            </w:r>
          </w:p>
        </w:tc>
        <w:tc>
          <w:tcPr>
            <w:tcW w:w="1560" w:type="dxa"/>
          </w:tcPr>
          <w:p w14:paraId="2A6B6DF4" w14:textId="0F3EA8C9" w:rsidR="00324843" w:rsidRDefault="00324843" w:rsidP="00324843">
            <w:pPr>
              <w:spacing w:line="400" w:lineRule="exact"/>
              <w:jc w:val="center"/>
            </w:pPr>
            <w:r>
              <w:rPr>
                <w:rFonts w:hint="eastAsia"/>
              </w:rPr>
              <w:t>(</w:t>
            </w:r>
            <w:r>
              <w:t>S P O</w:t>
            </w:r>
            <w:r>
              <w:rPr>
                <w:rFonts w:hint="eastAsia"/>
              </w:rPr>
              <w:t>)</w:t>
            </w:r>
          </w:p>
        </w:tc>
        <w:tc>
          <w:tcPr>
            <w:tcW w:w="6174" w:type="dxa"/>
          </w:tcPr>
          <w:p w14:paraId="7665EB80" w14:textId="6E296C2A" w:rsidR="00324843" w:rsidRDefault="00324843" w:rsidP="00324843">
            <w:pPr>
              <w:spacing w:line="400" w:lineRule="exact"/>
            </w:pPr>
            <w:r>
              <w:rPr>
                <w:rFonts w:hint="eastAsia"/>
              </w:rPr>
              <w:t>若</w:t>
            </w:r>
            <w:r>
              <w:t>存在则返回该三元组否则返回空</w:t>
            </w:r>
          </w:p>
        </w:tc>
      </w:tr>
      <w:tr w:rsidR="00324843" w14:paraId="03BA8039" w14:textId="77777777" w:rsidTr="00324843">
        <w:trPr>
          <w:jc w:val="center"/>
        </w:trPr>
        <w:tc>
          <w:tcPr>
            <w:tcW w:w="562" w:type="dxa"/>
          </w:tcPr>
          <w:p w14:paraId="443FBA96" w14:textId="4A03549D" w:rsidR="00324843" w:rsidRDefault="00324843" w:rsidP="00324843">
            <w:pPr>
              <w:spacing w:line="400" w:lineRule="exact"/>
              <w:jc w:val="center"/>
            </w:pPr>
            <w:r>
              <w:rPr>
                <w:rFonts w:hint="eastAsia"/>
              </w:rPr>
              <w:t>Q2</w:t>
            </w:r>
          </w:p>
        </w:tc>
        <w:tc>
          <w:tcPr>
            <w:tcW w:w="1560" w:type="dxa"/>
          </w:tcPr>
          <w:p w14:paraId="5BE5E3DB" w14:textId="27BD2FB8" w:rsidR="00324843" w:rsidRDefault="00324843" w:rsidP="00324843">
            <w:pPr>
              <w:spacing w:line="400" w:lineRule="exact"/>
              <w:jc w:val="center"/>
            </w:pPr>
            <w:r>
              <w:rPr>
                <w:rFonts w:hint="eastAsia"/>
              </w:rPr>
              <w:t>(</w:t>
            </w:r>
            <w:r>
              <w:t>S P ?O</w:t>
            </w:r>
            <w:r>
              <w:rPr>
                <w:rFonts w:hint="eastAsia"/>
              </w:rPr>
              <w:t>)</w:t>
            </w:r>
          </w:p>
        </w:tc>
        <w:tc>
          <w:tcPr>
            <w:tcW w:w="6174" w:type="dxa"/>
          </w:tcPr>
          <w:p w14:paraId="1D6340D2" w14:textId="5F7947E3" w:rsidR="00324843" w:rsidRDefault="00324843" w:rsidP="00324843">
            <w:pPr>
              <w:spacing w:line="400" w:lineRule="exact"/>
            </w:pPr>
            <w:r>
              <w:rPr>
                <w:rFonts w:hint="eastAsia"/>
              </w:rPr>
              <w:t>给定</w:t>
            </w:r>
            <w:r>
              <w:t>Subject</w:t>
            </w:r>
            <w:r>
              <w:rPr>
                <w:rFonts w:hint="eastAsia"/>
              </w:rPr>
              <w:t>、</w:t>
            </w:r>
            <w:r>
              <w:t>Predicate</w:t>
            </w:r>
            <w:r>
              <w:t>，返回对应三元组中</w:t>
            </w:r>
            <w:r>
              <w:t>Object</w:t>
            </w:r>
            <w:r>
              <w:t>值</w:t>
            </w:r>
          </w:p>
        </w:tc>
      </w:tr>
      <w:tr w:rsidR="00324843" w14:paraId="78E7D172" w14:textId="77777777" w:rsidTr="00324843">
        <w:trPr>
          <w:jc w:val="center"/>
        </w:trPr>
        <w:tc>
          <w:tcPr>
            <w:tcW w:w="562" w:type="dxa"/>
          </w:tcPr>
          <w:p w14:paraId="24D5CC92" w14:textId="69BEDE88" w:rsidR="00324843" w:rsidRDefault="00324843" w:rsidP="00324843">
            <w:pPr>
              <w:spacing w:line="400" w:lineRule="exact"/>
              <w:jc w:val="center"/>
            </w:pPr>
            <w:r>
              <w:rPr>
                <w:rFonts w:hint="eastAsia"/>
              </w:rPr>
              <w:t>Q3</w:t>
            </w:r>
          </w:p>
        </w:tc>
        <w:tc>
          <w:tcPr>
            <w:tcW w:w="1560" w:type="dxa"/>
          </w:tcPr>
          <w:p w14:paraId="3915C9EB" w14:textId="58BBF63E" w:rsidR="00324843" w:rsidRDefault="00324843" w:rsidP="00324843">
            <w:pPr>
              <w:spacing w:line="400" w:lineRule="exact"/>
              <w:jc w:val="center"/>
            </w:pPr>
            <w:r>
              <w:rPr>
                <w:rFonts w:hint="eastAsia"/>
              </w:rPr>
              <w:t>(</w:t>
            </w:r>
            <w:r>
              <w:t>S ?P O</w:t>
            </w:r>
            <w:r>
              <w:rPr>
                <w:rFonts w:hint="eastAsia"/>
              </w:rPr>
              <w:t>)</w:t>
            </w:r>
          </w:p>
        </w:tc>
        <w:tc>
          <w:tcPr>
            <w:tcW w:w="6174" w:type="dxa"/>
          </w:tcPr>
          <w:p w14:paraId="13EFFDC9" w14:textId="08EC2A2E" w:rsidR="00324843" w:rsidRDefault="00324843" w:rsidP="00324843">
            <w:pPr>
              <w:spacing w:line="400" w:lineRule="exact"/>
            </w:pPr>
            <w:r>
              <w:rPr>
                <w:rFonts w:hint="eastAsia"/>
              </w:rPr>
              <w:t>给定</w:t>
            </w:r>
            <w:r>
              <w:t>Subject</w:t>
            </w:r>
            <w:r>
              <w:t>、</w:t>
            </w:r>
            <w:r>
              <w:t>Object</w:t>
            </w:r>
            <w:r>
              <w:t>，返回对应三元组中</w:t>
            </w:r>
            <w:r>
              <w:t>Predicate</w:t>
            </w:r>
            <w:r>
              <w:t>值</w:t>
            </w:r>
          </w:p>
        </w:tc>
      </w:tr>
      <w:tr w:rsidR="00324843" w14:paraId="2DB44356" w14:textId="77777777" w:rsidTr="00324843">
        <w:trPr>
          <w:jc w:val="center"/>
        </w:trPr>
        <w:tc>
          <w:tcPr>
            <w:tcW w:w="562" w:type="dxa"/>
          </w:tcPr>
          <w:p w14:paraId="705B02EA" w14:textId="784558B4" w:rsidR="00324843" w:rsidRDefault="00324843" w:rsidP="00324843">
            <w:pPr>
              <w:spacing w:line="400" w:lineRule="exact"/>
              <w:jc w:val="center"/>
            </w:pPr>
            <w:r>
              <w:rPr>
                <w:rFonts w:hint="eastAsia"/>
              </w:rPr>
              <w:t>Q</w:t>
            </w:r>
            <w:r>
              <w:t>4</w:t>
            </w:r>
          </w:p>
        </w:tc>
        <w:tc>
          <w:tcPr>
            <w:tcW w:w="1560" w:type="dxa"/>
          </w:tcPr>
          <w:p w14:paraId="6E8BB8A0" w14:textId="7AAB8ECB" w:rsidR="00324843" w:rsidRDefault="00324843" w:rsidP="00324843">
            <w:pPr>
              <w:spacing w:line="400" w:lineRule="exact"/>
              <w:jc w:val="center"/>
            </w:pPr>
            <w:r>
              <w:rPr>
                <w:rFonts w:hint="eastAsia"/>
              </w:rPr>
              <w:t>(</w:t>
            </w:r>
            <w:r>
              <w:t>S ?P ?O</w:t>
            </w:r>
            <w:r>
              <w:rPr>
                <w:rFonts w:hint="eastAsia"/>
              </w:rPr>
              <w:t>)</w:t>
            </w:r>
          </w:p>
        </w:tc>
        <w:tc>
          <w:tcPr>
            <w:tcW w:w="6174" w:type="dxa"/>
          </w:tcPr>
          <w:p w14:paraId="0136C871" w14:textId="4B734E4E" w:rsidR="00324843" w:rsidRDefault="00324843" w:rsidP="00324843">
            <w:pPr>
              <w:spacing w:line="400" w:lineRule="exact"/>
            </w:pPr>
            <w:r>
              <w:rPr>
                <w:rFonts w:hint="eastAsia"/>
              </w:rPr>
              <w:t>给定</w:t>
            </w:r>
            <w:r>
              <w:t>Subject</w:t>
            </w:r>
            <w:r>
              <w:t>，返回对应三元组中</w:t>
            </w:r>
            <w:r>
              <w:t>Predicate</w:t>
            </w:r>
            <w:r>
              <w:t>与</w:t>
            </w:r>
            <w:r>
              <w:t>Object</w:t>
            </w:r>
            <w:r>
              <w:t>值</w:t>
            </w:r>
          </w:p>
        </w:tc>
      </w:tr>
      <w:tr w:rsidR="00324843" w14:paraId="59CD8283" w14:textId="77777777" w:rsidTr="00324843">
        <w:trPr>
          <w:jc w:val="center"/>
        </w:trPr>
        <w:tc>
          <w:tcPr>
            <w:tcW w:w="562" w:type="dxa"/>
          </w:tcPr>
          <w:p w14:paraId="7787FB21" w14:textId="2BFB74BB" w:rsidR="00324843" w:rsidRDefault="00324843" w:rsidP="00324843">
            <w:pPr>
              <w:spacing w:line="400" w:lineRule="exact"/>
              <w:jc w:val="center"/>
            </w:pPr>
            <w:r>
              <w:rPr>
                <w:rFonts w:hint="eastAsia"/>
              </w:rPr>
              <w:t>Q</w:t>
            </w:r>
            <w:r>
              <w:t>5</w:t>
            </w:r>
          </w:p>
        </w:tc>
        <w:tc>
          <w:tcPr>
            <w:tcW w:w="1560" w:type="dxa"/>
          </w:tcPr>
          <w:p w14:paraId="36BA11DE" w14:textId="270DF63B" w:rsidR="00324843" w:rsidRDefault="00324843" w:rsidP="00324843">
            <w:pPr>
              <w:spacing w:line="400" w:lineRule="exact"/>
              <w:jc w:val="center"/>
            </w:pPr>
            <w:r>
              <w:rPr>
                <w:rFonts w:hint="eastAsia"/>
              </w:rPr>
              <w:t>(</w:t>
            </w:r>
            <w:r>
              <w:t>?S P O</w:t>
            </w:r>
            <w:r>
              <w:rPr>
                <w:rFonts w:hint="eastAsia"/>
              </w:rPr>
              <w:t>)</w:t>
            </w:r>
          </w:p>
        </w:tc>
        <w:tc>
          <w:tcPr>
            <w:tcW w:w="6174" w:type="dxa"/>
          </w:tcPr>
          <w:p w14:paraId="1B4C5109" w14:textId="1A94382B" w:rsidR="00324843" w:rsidRDefault="00324843" w:rsidP="00324843">
            <w:pPr>
              <w:spacing w:line="400" w:lineRule="exact"/>
            </w:pPr>
            <w:r>
              <w:rPr>
                <w:rFonts w:hint="eastAsia"/>
              </w:rPr>
              <w:t>给定</w:t>
            </w:r>
            <w:r>
              <w:t>Predicate</w:t>
            </w:r>
            <w:r>
              <w:t>、</w:t>
            </w:r>
            <w:r>
              <w:t>Object</w:t>
            </w:r>
            <w:r>
              <w:t>，</w:t>
            </w:r>
            <w:r>
              <w:rPr>
                <w:rFonts w:hint="eastAsia"/>
              </w:rPr>
              <w:t>返回</w:t>
            </w:r>
            <w:r>
              <w:t>对应三元组中</w:t>
            </w:r>
            <w:r>
              <w:t>Subject</w:t>
            </w:r>
            <w:r>
              <w:t>值</w:t>
            </w:r>
          </w:p>
        </w:tc>
      </w:tr>
      <w:tr w:rsidR="00324843" w14:paraId="23F2FACF" w14:textId="77777777" w:rsidTr="00324843">
        <w:trPr>
          <w:jc w:val="center"/>
        </w:trPr>
        <w:tc>
          <w:tcPr>
            <w:tcW w:w="562" w:type="dxa"/>
          </w:tcPr>
          <w:p w14:paraId="3C14B6EE" w14:textId="68B9E26D" w:rsidR="00324843" w:rsidRDefault="00324843" w:rsidP="00324843">
            <w:pPr>
              <w:spacing w:line="400" w:lineRule="exact"/>
              <w:jc w:val="center"/>
            </w:pPr>
            <w:r>
              <w:rPr>
                <w:rFonts w:hint="eastAsia"/>
              </w:rPr>
              <w:t>Q6</w:t>
            </w:r>
          </w:p>
        </w:tc>
        <w:tc>
          <w:tcPr>
            <w:tcW w:w="1560" w:type="dxa"/>
          </w:tcPr>
          <w:p w14:paraId="01BA8C0D" w14:textId="48D8E8C5" w:rsidR="00324843" w:rsidRDefault="00324843" w:rsidP="00324843">
            <w:pPr>
              <w:spacing w:line="400" w:lineRule="exact"/>
              <w:jc w:val="center"/>
            </w:pPr>
            <w:r>
              <w:rPr>
                <w:rFonts w:hint="eastAsia"/>
              </w:rPr>
              <w:t>(</w:t>
            </w:r>
            <w:r>
              <w:t>?S P ?O</w:t>
            </w:r>
            <w:r>
              <w:rPr>
                <w:rFonts w:hint="eastAsia"/>
              </w:rPr>
              <w:t>)</w:t>
            </w:r>
          </w:p>
        </w:tc>
        <w:tc>
          <w:tcPr>
            <w:tcW w:w="6174" w:type="dxa"/>
          </w:tcPr>
          <w:p w14:paraId="6C9B7C0D" w14:textId="452FA9E3" w:rsidR="00324843" w:rsidRDefault="00324843" w:rsidP="00324843">
            <w:pPr>
              <w:spacing w:line="400" w:lineRule="exact"/>
            </w:pPr>
            <w:r>
              <w:rPr>
                <w:rFonts w:hint="eastAsia"/>
              </w:rPr>
              <w:t>给定</w:t>
            </w:r>
            <w:r>
              <w:t>Predicate</w:t>
            </w:r>
            <w:r>
              <w:t>，返回对应三元组中</w:t>
            </w:r>
            <w:r>
              <w:t>Subject</w:t>
            </w:r>
            <w:r>
              <w:t>与</w:t>
            </w:r>
            <w:r>
              <w:t>Object</w:t>
            </w:r>
            <w:r>
              <w:t>值</w:t>
            </w:r>
          </w:p>
        </w:tc>
      </w:tr>
      <w:tr w:rsidR="00324843" w14:paraId="55AA0258" w14:textId="77777777" w:rsidTr="00324843">
        <w:trPr>
          <w:jc w:val="center"/>
        </w:trPr>
        <w:tc>
          <w:tcPr>
            <w:tcW w:w="562" w:type="dxa"/>
          </w:tcPr>
          <w:p w14:paraId="3B8C99F6" w14:textId="62FE9FFD" w:rsidR="00324843" w:rsidRDefault="00324843" w:rsidP="00324843">
            <w:pPr>
              <w:spacing w:line="400" w:lineRule="exact"/>
              <w:jc w:val="center"/>
            </w:pPr>
            <w:r>
              <w:rPr>
                <w:rFonts w:hint="eastAsia"/>
              </w:rPr>
              <w:t>Q</w:t>
            </w:r>
            <w:r>
              <w:t>7</w:t>
            </w:r>
          </w:p>
        </w:tc>
        <w:tc>
          <w:tcPr>
            <w:tcW w:w="1560" w:type="dxa"/>
          </w:tcPr>
          <w:p w14:paraId="1BFB4624" w14:textId="4FE86F7D" w:rsidR="00324843" w:rsidRDefault="00324843" w:rsidP="00324843">
            <w:pPr>
              <w:spacing w:line="400" w:lineRule="exact"/>
              <w:jc w:val="center"/>
            </w:pPr>
            <w:r>
              <w:rPr>
                <w:rFonts w:hint="eastAsia"/>
              </w:rPr>
              <w:t>(</w:t>
            </w:r>
            <w:r>
              <w:t>?S ?P O</w:t>
            </w:r>
            <w:r>
              <w:rPr>
                <w:rFonts w:hint="eastAsia"/>
              </w:rPr>
              <w:t>)</w:t>
            </w:r>
          </w:p>
        </w:tc>
        <w:tc>
          <w:tcPr>
            <w:tcW w:w="6174" w:type="dxa"/>
          </w:tcPr>
          <w:p w14:paraId="11BE8967" w14:textId="5A46BA6B" w:rsidR="00324843" w:rsidRDefault="00324843" w:rsidP="00324843">
            <w:pPr>
              <w:spacing w:line="400" w:lineRule="exact"/>
            </w:pPr>
            <w:r>
              <w:rPr>
                <w:rFonts w:hint="eastAsia"/>
              </w:rPr>
              <w:t>给定</w:t>
            </w:r>
            <w:r>
              <w:t>Object</w:t>
            </w:r>
            <w:r>
              <w:rPr>
                <w:rFonts w:hint="eastAsia"/>
              </w:rPr>
              <w:t>，</w:t>
            </w:r>
            <w:r>
              <w:t>返回对应三元组中</w:t>
            </w:r>
            <w:r>
              <w:t>Subject</w:t>
            </w:r>
            <w:r>
              <w:t>与</w:t>
            </w:r>
            <w:r>
              <w:t>Predicate</w:t>
            </w:r>
            <w:r>
              <w:t>值</w:t>
            </w:r>
          </w:p>
        </w:tc>
      </w:tr>
      <w:tr w:rsidR="00324843" w14:paraId="021F4CF4" w14:textId="77777777" w:rsidTr="00324843">
        <w:trPr>
          <w:jc w:val="center"/>
        </w:trPr>
        <w:tc>
          <w:tcPr>
            <w:tcW w:w="562" w:type="dxa"/>
          </w:tcPr>
          <w:p w14:paraId="53DA41D9" w14:textId="437BEA91" w:rsidR="00324843" w:rsidRDefault="00324843" w:rsidP="00324843">
            <w:pPr>
              <w:spacing w:line="400" w:lineRule="exact"/>
              <w:jc w:val="center"/>
            </w:pPr>
            <w:r>
              <w:rPr>
                <w:rFonts w:hint="eastAsia"/>
              </w:rPr>
              <w:t>Q</w:t>
            </w:r>
            <w:r>
              <w:t>8</w:t>
            </w:r>
          </w:p>
        </w:tc>
        <w:tc>
          <w:tcPr>
            <w:tcW w:w="1560" w:type="dxa"/>
          </w:tcPr>
          <w:p w14:paraId="771CFFDD" w14:textId="29988500" w:rsidR="00324843" w:rsidRDefault="00324843" w:rsidP="00324843">
            <w:pPr>
              <w:spacing w:line="400" w:lineRule="exact"/>
              <w:jc w:val="center"/>
            </w:pPr>
            <w:r>
              <w:rPr>
                <w:rFonts w:hint="eastAsia"/>
              </w:rPr>
              <w:t>(</w:t>
            </w:r>
            <w:r>
              <w:t>?S ?P ?O</w:t>
            </w:r>
            <w:r>
              <w:rPr>
                <w:rFonts w:hint="eastAsia"/>
              </w:rPr>
              <w:t>)</w:t>
            </w:r>
          </w:p>
        </w:tc>
        <w:tc>
          <w:tcPr>
            <w:tcW w:w="6174" w:type="dxa"/>
          </w:tcPr>
          <w:p w14:paraId="2E90BFEA" w14:textId="2404AD61" w:rsidR="00324843" w:rsidRDefault="00324843" w:rsidP="00324843">
            <w:pPr>
              <w:spacing w:line="400" w:lineRule="exact"/>
            </w:pPr>
            <w:r>
              <w:rPr>
                <w:rFonts w:hint="eastAsia"/>
              </w:rPr>
              <w:t>返回</w:t>
            </w:r>
            <w:r>
              <w:t>所有的三元组</w:t>
            </w:r>
          </w:p>
        </w:tc>
      </w:tr>
    </w:tbl>
    <w:p w14:paraId="3DD66E63" w14:textId="35748D2B" w:rsidR="00B50FAB" w:rsidRDefault="00B50FAB" w:rsidP="00B50FAB">
      <w:pPr>
        <w:pStyle w:val="2"/>
      </w:pPr>
      <w:bookmarkStart w:id="75" w:name="_Toc501892806"/>
      <w:r>
        <w:rPr>
          <w:rFonts w:hint="eastAsia"/>
        </w:rPr>
        <w:t>2.</w:t>
      </w:r>
      <w:r w:rsidR="00A2714C">
        <w:rPr>
          <w:rFonts w:hint="eastAsia"/>
        </w:rPr>
        <w:t>3</w:t>
      </w:r>
      <w:r>
        <w:rPr>
          <w:rFonts w:hint="eastAsia"/>
        </w:rPr>
        <w:t xml:space="preserve"> 本章小结</w:t>
      </w:r>
      <w:bookmarkEnd w:id="75"/>
    </w:p>
    <w:p w14:paraId="04DE67AD" w14:textId="5435EFA5" w:rsidR="00B50FAB" w:rsidRDefault="008C388F" w:rsidP="008C388F">
      <w:pPr>
        <w:spacing w:line="400" w:lineRule="exact"/>
        <w:ind w:firstLineChars="200" w:firstLine="480"/>
      </w:pPr>
      <w:r w:rsidRPr="00A164A5">
        <w:rPr>
          <w:rFonts w:hint="eastAsia"/>
        </w:rPr>
        <w:t>本章是论文的研究基础，</w:t>
      </w:r>
      <w:r>
        <w:rPr>
          <w:rFonts w:hint="eastAsia"/>
        </w:rPr>
        <w:t>介绍了</w:t>
      </w:r>
      <w:proofErr w:type="gramStart"/>
      <w:r>
        <w:rPr>
          <w:rFonts w:hint="eastAsia"/>
        </w:rPr>
        <w:t>云制造</w:t>
      </w:r>
      <w:proofErr w:type="gramEnd"/>
      <w:r>
        <w:rPr>
          <w:rFonts w:hint="eastAsia"/>
        </w:rPr>
        <w:t>的基本概念和内容分类，同时介绍了语义</w:t>
      </w:r>
      <w:r>
        <w:rPr>
          <w:rFonts w:hint="eastAsia"/>
        </w:rPr>
        <w:t>Web</w:t>
      </w:r>
      <w:r>
        <w:rPr>
          <w:rFonts w:hint="eastAsia"/>
        </w:rPr>
        <w:t>和本体论，简述了</w:t>
      </w:r>
      <w:r>
        <w:rPr>
          <w:rFonts w:hint="eastAsia"/>
        </w:rPr>
        <w:t>RDF</w:t>
      </w:r>
      <w:r>
        <w:rPr>
          <w:rFonts w:hint="eastAsia"/>
        </w:rPr>
        <w:t>、</w:t>
      </w:r>
      <w:r>
        <w:rPr>
          <w:rFonts w:hint="eastAsia"/>
        </w:rPr>
        <w:t>RDFS</w:t>
      </w:r>
      <w:r>
        <w:rPr>
          <w:rFonts w:hint="eastAsia"/>
        </w:rPr>
        <w:t>、</w:t>
      </w:r>
      <w:r>
        <w:rPr>
          <w:rFonts w:hint="eastAsia"/>
        </w:rPr>
        <w:t>OWL</w:t>
      </w:r>
      <w:r>
        <w:rPr>
          <w:rFonts w:hint="eastAsia"/>
        </w:rPr>
        <w:t>和</w:t>
      </w:r>
      <w:r>
        <w:rPr>
          <w:rFonts w:hint="eastAsia"/>
        </w:rPr>
        <w:t>OWL-S</w:t>
      </w:r>
      <w:r>
        <w:rPr>
          <w:rFonts w:hint="eastAsia"/>
        </w:rPr>
        <w:t>的基本概念；同时介绍了图数据库</w:t>
      </w:r>
      <w:r>
        <w:rPr>
          <w:rFonts w:hint="eastAsia"/>
        </w:rPr>
        <w:t>RDF4J</w:t>
      </w:r>
      <w:r>
        <w:rPr>
          <w:rFonts w:hint="eastAsia"/>
        </w:rPr>
        <w:t>的基本内容。</w:t>
      </w:r>
    </w:p>
    <w:p w14:paraId="73ED226C" w14:textId="77777777" w:rsidR="00727C28" w:rsidRDefault="00727C28">
      <w:pPr>
        <w:sectPr w:rsidR="00727C28" w:rsidSect="00312A6E">
          <w:headerReference w:type="even" r:id="rId31"/>
          <w:headerReference w:type="default" r:id="rId32"/>
          <w:pgSz w:w="11906" w:h="16838" w:code="9"/>
          <w:pgMar w:top="1440" w:right="1797" w:bottom="1440" w:left="1797" w:header="1134" w:footer="1134" w:gutter="0"/>
          <w:cols w:space="425"/>
          <w:docGrid w:type="lines" w:linePitch="326"/>
        </w:sectPr>
      </w:pPr>
    </w:p>
    <w:p w14:paraId="0BA65BB4" w14:textId="77777777" w:rsidR="000309A2" w:rsidRDefault="000309A2" w:rsidP="000309A2">
      <w:pPr>
        <w:pStyle w:val="1"/>
      </w:pPr>
      <w:bookmarkStart w:id="76" w:name="_Toc501892807"/>
      <w:r>
        <w:rPr>
          <w:rFonts w:hint="eastAsia"/>
        </w:rPr>
        <w:t>第3章</w:t>
      </w:r>
      <w:r>
        <w:t xml:space="preserve"> </w:t>
      </w:r>
      <w:proofErr w:type="gramStart"/>
      <w:r>
        <w:t>云制造</w:t>
      </w:r>
      <w:proofErr w:type="gramEnd"/>
      <w:r>
        <w:t>服务发布和组合</w:t>
      </w:r>
      <w:r w:rsidR="00527F86">
        <w:rPr>
          <w:rFonts w:hint="eastAsia"/>
        </w:rPr>
        <w:t>过程</w:t>
      </w:r>
      <w:r>
        <w:t>分析</w:t>
      </w:r>
      <w:bookmarkEnd w:id="76"/>
    </w:p>
    <w:p w14:paraId="7C04E614" w14:textId="54E6555E" w:rsidR="004B13E9" w:rsidRDefault="004B13E9" w:rsidP="004B13E9">
      <w:pPr>
        <w:pStyle w:val="2"/>
      </w:pPr>
      <w:bookmarkStart w:id="77" w:name="_Toc501892808"/>
      <w:r>
        <w:rPr>
          <w:rFonts w:hint="eastAsia"/>
        </w:rPr>
        <w:t>3</w:t>
      </w:r>
      <w:r>
        <w:t xml:space="preserve">.1 </w:t>
      </w:r>
      <w:proofErr w:type="gramStart"/>
      <w:r>
        <w:rPr>
          <w:rFonts w:hint="eastAsia"/>
        </w:rPr>
        <w:t>云制造</w:t>
      </w:r>
      <w:proofErr w:type="gramEnd"/>
      <w:r>
        <w:rPr>
          <w:rFonts w:hint="eastAsia"/>
        </w:rPr>
        <w:t>服务</w:t>
      </w:r>
      <w:r>
        <w:t>一般流程</w:t>
      </w:r>
      <w:bookmarkEnd w:id="77"/>
    </w:p>
    <w:p w14:paraId="62FB91E3" w14:textId="2C91C741" w:rsidR="004B13E9" w:rsidRPr="00376577" w:rsidRDefault="004B13E9" w:rsidP="004B13E9">
      <w:pPr>
        <w:spacing w:line="400" w:lineRule="exact"/>
        <w:ind w:firstLineChars="200" w:firstLine="480"/>
      </w:pPr>
      <w:proofErr w:type="gramStart"/>
      <w:r w:rsidRPr="00376577">
        <w:t>云制造</w:t>
      </w:r>
      <w:proofErr w:type="gramEnd"/>
      <w:r w:rsidRPr="00376577">
        <w:t>服务过程及其评价的工作流程</w:t>
      </w:r>
      <w:r w:rsidRPr="00376577">
        <w:rPr>
          <w:color w:val="FF0000"/>
        </w:rPr>
        <w:t>如图</w:t>
      </w:r>
      <w:r w:rsidR="00806FB0">
        <w:rPr>
          <w:color w:val="FF0000"/>
        </w:rPr>
        <w:t>3.1</w:t>
      </w:r>
      <w:r w:rsidRPr="00376577">
        <w:t>所示。服务提供方首先在云平台中发布制造服务资源信息，发布后的服务资源进入云服务资源池；服务需求方在云平台上发布任务需求，通过供需智能匹配引擎，在资源池中找到服务能力匹配</w:t>
      </w:r>
      <w:r>
        <w:t>的服务提供方，给出一定的候选服务集合</w:t>
      </w:r>
      <w:r w:rsidRPr="00376577">
        <w:t>；服务供需双方根据各自关注的指标敲定最终合作意向。后期云平台会对订单进行跟踪和管理，引导供需双方按照业务流程规则完成在线支付、进度反馈、交货验收和交易评价等交易全过程。</w:t>
      </w:r>
    </w:p>
    <w:p w14:paraId="68189EC8" w14:textId="5FEE97C2" w:rsidR="004B13E9" w:rsidRDefault="004576AC" w:rsidP="004B13E9">
      <w:pPr>
        <w:jc w:val="center"/>
      </w:pPr>
      <w:r>
        <w:object w:dxaOrig="10096" w:dyaOrig="6669" w14:anchorId="23ED959E">
          <v:shape id="_x0000_i1027" type="#_x0000_t75" style="width:415.5pt;height:274.9pt" o:ole="">
            <v:imagedata r:id="rId33" o:title=""/>
          </v:shape>
          <o:OLEObject Type="Embed" ProgID="Visio.Drawing.15" ShapeID="_x0000_i1027" DrawAspect="Content" ObjectID="_1576848142" r:id="rId34"/>
        </w:object>
      </w:r>
    </w:p>
    <w:p w14:paraId="121CF351" w14:textId="1BCACBA4" w:rsidR="006826E3" w:rsidRDefault="004B13E9" w:rsidP="00A93FDC">
      <w:pPr>
        <w:pStyle w:val="a4"/>
      </w:pPr>
      <w:r>
        <w:rPr>
          <w:rFonts w:hint="eastAsia"/>
        </w:rPr>
        <w:t>图</w:t>
      </w:r>
      <w:r w:rsidR="00806FB0">
        <w:rPr>
          <w:rFonts w:hint="eastAsia"/>
        </w:rPr>
        <w:t>3</w:t>
      </w:r>
      <w:r w:rsidR="00806FB0">
        <w:t>.1</w:t>
      </w:r>
      <w:r>
        <w:t xml:space="preserve"> </w:t>
      </w:r>
      <w:proofErr w:type="gramStart"/>
      <w:r>
        <w:rPr>
          <w:rFonts w:hint="eastAsia"/>
        </w:rPr>
        <w:t>云制造</w:t>
      </w:r>
      <w:proofErr w:type="gramEnd"/>
      <w:r>
        <w:t>服务一般流程</w:t>
      </w:r>
    </w:p>
    <w:p w14:paraId="71D9EC82" w14:textId="267B6100" w:rsidR="00381E3D" w:rsidRDefault="000C1395" w:rsidP="00737FF4">
      <w:pPr>
        <w:pStyle w:val="2"/>
      </w:pPr>
      <w:bookmarkStart w:id="78" w:name="_Toc501892809"/>
      <w:r>
        <w:rPr>
          <w:rFonts w:hint="eastAsia"/>
        </w:rPr>
        <w:t>3</w:t>
      </w:r>
      <w:r w:rsidR="00DE1A11">
        <w:t>.2</w:t>
      </w:r>
      <w:r>
        <w:t xml:space="preserve"> </w:t>
      </w:r>
      <w:proofErr w:type="gramStart"/>
      <w:r w:rsidR="0018385E">
        <w:rPr>
          <w:rFonts w:hint="eastAsia"/>
        </w:rPr>
        <w:t>云制造</w:t>
      </w:r>
      <w:proofErr w:type="gramEnd"/>
      <w:r>
        <w:rPr>
          <w:rFonts w:hint="eastAsia"/>
        </w:rPr>
        <w:t>服务</w:t>
      </w:r>
      <w:r>
        <w:t>发布过程分析</w:t>
      </w:r>
      <w:bookmarkEnd w:id="78"/>
    </w:p>
    <w:p w14:paraId="5F04778A" w14:textId="627A05A0" w:rsidR="00737FF4" w:rsidRDefault="004B13E9" w:rsidP="004B13E9">
      <w:pPr>
        <w:spacing w:line="400" w:lineRule="exact"/>
        <w:ind w:firstLineChars="200" w:firstLine="480"/>
      </w:pPr>
      <w:proofErr w:type="gramStart"/>
      <w:r w:rsidRPr="00AC074E">
        <w:rPr>
          <w:rFonts w:hint="eastAsia"/>
        </w:rPr>
        <w:t>云制造</w:t>
      </w:r>
      <w:proofErr w:type="gramEnd"/>
      <w:r w:rsidRPr="00AC074E">
        <w:rPr>
          <w:rFonts w:hint="eastAsia"/>
        </w:rPr>
        <w:t>强调各种制造资源的服务化应用，通过各种</w:t>
      </w:r>
      <w:proofErr w:type="gramStart"/>
      <w:r w:rsidRPr="00AC074E">
        <w:rPr>
          <w:rFonts w:hint="eastAsia"/>
        </w:rPr>
        <w:t>云制造</w:t>
      </w:r>
      <w:proofErr w:type="gramEnd"/>
      <w:r w:rsidRPr="00AC074E">
        <w:rPr>
          <w:rFonts w:hint="eastAsia"/>
        </w:rPr>
        <w:t>服务的调用来实现海量制造资源的共享。</w:t>
      </w:r>
      <w:proofErr w:type="gramStart"/>
      <w:r w:rsidR="00737FF4">
        <w:rPr>
          <w:rFonts w:hint="eastAsia"/>
        </w:rPr>
        <w:t>云制造</w:t>
      </w:r>
      <w:proofErr w:type="gramEnd"/>
      <w:r w:rsidR="00737FF4">
        <w:t>的服务发布过程主要包括</w:t>
      </w:r>
      <w:r w:rsidR="001D5781">
        <w:rPr>
          <w:rFonts w:hint="eastAsia"/>
        </w:rPr>
        <w:t>制造</w:t>
      </w:r>
      <w:r w:rsidR="00737FF4">
        <w:rPr>
          <w:rFonts w:hint="eastAsia"/>
        </w:rPr>
        <w:t>资源</w:t>
      </w:r>
      <w:r w:rsidR="00737FF4">
        <w:t>虚拟化、</w:t>
      </w:r>
      <w:r w:rsidR="001D5781">
        <w:rPr>
          <w:rFonts w:hint="eastAsia"/>
        </w:rPr>
        <w:t>制造</w:t>
      </w:r>
      <w:r w:rsidR="00737FF4">
        <w:t>资源服务化</w:t>
      </w:r>
      <w:r w:rsidR="00737FF4">
        <w:rPr>
          <w:rFonts w:hint="eastAsia"/>
        </w:rPr>
        <w:t>和服务</w:t>
      </w:r>
      <w:r w:rsidR="00737FF4">
        <w:t>的注册</w:t>
      </w:r>
      <w:r w:rsidR="00737FF4">
        <w:rPr>
          <w:rFonts w:hint="eastAsia"/>
        </w:rPr>
        <w:t>与发布</w:t>
      </w:r>
      <w:r w:rsidR="00737FF4">
        <w:t>。</w:t>
      </w:r>
    </w:p>
    <w:p w14:paraId="7F321C8F" w14:textId="14999B6C" w:rsidR="00737FF4" w:rsidRPr="00581397" w:rsidRDefault="00581397" w:rsidP="00581397">
      <w:pPr>
        <w:spacing w:line="400" w:lineRule="exact"/>
        <w:ind w:firstLineChars="200" w:firstLine="480"/>
      </w:pPr>
      <w:r>
        <w:rPr>
          <w:rFonts w:hint="eastAsia"/>
        </w:rPr>
        <w:t>1</w:t>
      </w:r>
      <w:r w:rsidR="00737FF4" w:rsidRPr="00581397">
        <w:rPr>
          <w:rFonts w:hint="eastAsia"/>
        </w:rPr>
        <w:t>、</w:t>
      </w:r>
      <w:r w:rsidR="001D5781" w:rsidRPr="00581397">
        <w:rPr>
          <w:rFonts w:hint="eastAsia"/>
        </w:rPr>
        <w:t>制造资源</w:t>
      </w:r>
      <w:r w:rsidR="001D5781" w:rsidRPr="00581397">
        <w:t>虚拟化</w:t>
      </w:r>
    </w:p>
    <w:p w14:paraId="23B78EBD" w14:textId="19116A37" w:rsidR="00737FF4" w:rsidRDefault="004B13E9" w:rsidP="00A3132C">
      <w:pPr>
        <w:spacing w:line="400" w:lineRule="exact"/>
        <w:ind w:firstLineChars="200" w:firstLine="480"/>
      </w:pPr>
      <w:proofErr w:type="gramStart"/>
      <w:r w:rsidRPr="00AC074E">
        <w:rPr>
          <w:rFonts w:hint="eastAsia"/>
        </w:rPr>
        <w:t>云制造</w:t>
      </w:r>
      <w:proofErr w:type="gramEnd"/>
      <w:r w:rsidRPr="00AC074E">
        <w:rPr>
          <w:rFonts w:hint="eastAsia"/>
        </w:rPr>
        <w:t>资源虚拟化技术是支撑和</w:t>
      </w:r>
      <w:proofErr w:type="gramStart"/>
      <w:r w:rsidRPr="00AC074E">
        <w:rPr>
          <w:rFonts w:hint="eastAsia"/>
        </w:rPr>
        <w:t>构建云制造</w:t>
      </w:r>
      <w:proofErr w:type="gramEnd"/>
      <w:r w:rsidRPr="00AC074E">
        <w:rPr>
          <w:rFonts w:hint="eastAsia"/>
        </w:rPr>
        <w:t>资源池的核心技术。</w:t>
      </w:r>
      <w:r w:rsidR="00A3132C" w:rsidRPr="00AC074E">
        <w:rPr>
          <w:rFonts w:hint="eastAsia"/>
        </w:rPr>
        <w:t>所谓</w:t>
      </w:r>
      <w:proofErr w:type="gramStart"/>
      <w:r w:rsidR="00A3132C" w:rsidRPr="00AC074E">
        <w:rPr>
          <w:rFonts w:hint="eastAsia"/>
        </w:rPr>
        <w:t>云制造</w:t>
      </w:r>
      <w:proofErr w:type="gramEnd"/>
      <w:r w:rsidR="00A3132C" w:rsidRPr="00AC074E">
        <w:rPr>
          <w:rFonts w:hint="eastAsia"/>
        </w:rPr>
        <w:t>资源虚拟化，</w:t>
      </w:r>
      <w:r w:rsidR="002249C3" w:rsidRPr="002249C3">
        <w:t>就是通过物联网、信息物理系统</w:t>
      </w:r>
      <w:r w:rsidR="002249C3" w:rsidRPr="002249C3">
        <w:rPr>
          <w:rFonts w:hint="eastAsia"/>
        </w:rPr>
        <w:t>（</w:t>
      </w:r>
      <w:r w:rsidR="002249C3" w:rsidRPr="002249C3">
        <w:t>Cyber-Physical System</w:t>
      </w:r>
      <w:r w:rsidR="002249C3" w:rsidRPr="002249C3">
        <w:rPr>
          <w:rFonts w:hint="eastAsia"/>
        </w:rPr>
        <w:t>，</w:t>
      </w:r>
      <w:r w:rsidR="002249C3" w:rsidRPr="002249C3">
        <w:t>CPS</w:t>
      </w:r>
      <w:r w:rsidR="002249C3" w:rsidRPr="002249C3">
        <w:rPr>
          <w:rFonts w:hint="eastAsia"/>
        </w:rPr>
        <w:t>）</w:t>
      </w:r>
      <w:r w:rsidR="002249C3" w:rsidRPr="002249C3">
        <w:t>、计算系统虚拟化等技术</w:t>
      </w:r>
      <w:r w:rsidR="002249C3" w:rsidRPr="002249C3">
        <w:rPr>
          <w:rFonts w:hint="eastAsia"/>
        </w:rPr>
        <w:t>，</w:t>
      </w:r>
      <w:r w:rsidR="002249C3" w:rsidRPr="002249C3">
        <w:t>实现物理制造资源</w:t>
      </w:r>
      <w:r w:rsidR="002249C3" w:rsidRPr="002249C3">
        <w:rPr>
          <w:rFonts w:hint="eastAsia"/>
        </w:rPr>
        <w:t>（</w:t>
      </w:r>
      <w:proofErr w:type="gramStart"/>
      <w:r w:rsidR="002249C3" w:rsidRPr="002249C3">
        <w:t>硬制造</w:t>
      </w:r>
      <w:proofErr w:type="gramEnd"/>
      <w:r w:rsidR="002249C3" w:rsidRPr="002249C3">
        <w:t>资源和软制造资源</w:t>
      </w:r>
      <w:r w:rsidR="002249C3" w:rsidRPr="002249C3">
        <w:rPr>
          <w:rFonts w:hint="eastAsia"/>
        </w:rPr>
        <w:t>）</w:t>
      </w:r>
      <w:r w:rsidR="002249C3" w:rsidRPr="002249C3">
        <w:t>的全面互联、感知与反馈控制</w:t>
      </w:r>
      <w:r w:rsidR="002249C3" w:rsidRPr="002249C3">
        <w:rPr>
          <w:rFonts w:hint="eastAsia"/>
        </w:rPr>
        <w:t>，</w:t>
      </w:r>
      <w:r w:rsidR="002249C3" w:rsidRPr="002249C3">
        <w:t>并将物理制造资源转化为逻辑制造资源</w:t>
      </w:r>
      <w:r w:rsidR="002249C3" w:rsidRPr="002249C3">
        <w:rPr>
          <w:rFonts w:hint="eastAsia"/>
        </w:rPr>
        <w:t>，</w:t>
      </w:r>
      <w:r w:rsidR="002249C3" w:rsidRPr="002249C3">
        <w:t>解除物理制造资源与制造应用之间的紧耦合依赖关系</w:t>
      </w:r>
      <w:r w:rsidR="002249C3" w:rsidRPr="002249C3">
        <w:rPr>
          <w:rFonts w:hint="eastAsia"/>
        </w:rPr>
        <w:t>，</w:t>
      </w:r>
      <w:r w:rsidR="002249C3" w:rsidRPr="002249C3">
        <w:t>以支持资源高利用率、高敏捷性、高可靠、高安全、高可用的虚拟</w:t>
      </w:r>
      <w:proofErr w:type="gramStart"/>
      <w:r w:rsidR="002249C3" w:rsidRPr="002249C3">
        <w:t>云制造</w:t>
      </w:r>
      <w:proofErr w:type="gramEnd"/>
      <w:r w:rsidR="002249C3" w:rsidRPr="002249C3">
        <w:t>服务环境</w:t>
      </w:r>
      <w:r w:rsidR="00B9108E">
        <w:rPr>
          <w:rFonts w:hint="eastAsia"/>
        </w:rPr>
        <w:t>。</w:t>
      </w:r>
      <w:r w:rsidR="00A3132C">
        <w:rPr>
          <w:rFonts w:hint="eastAsia"/>
        </w:rPr>
        <w:t>简单来说</w:t>
      </w:r>
      <w:r w:rsidR="00A3132C">
        <w:t>，</w:t>
      </w:r>
      <w:r w:rsidRPr="00AC074E">
        <w:rPr>
          <w:rFonts w:hint="eastAsia"/>
        </w:rPr>
        <w:t>是指通过虚拟化技术来实现物理资源到虚拟资源的透明化映射，由服务提供者对</w:t>
      </w:r>
      <w:proofErr w:type="gramStart"/>
      <w:r w:rsidRPr="00AC074E">
        <w:rPr>
          <w:rFonts w:hint="eastAsia"/>
        </w:rPr>
        <w:t>云制造</w:t>
      </w:r>
      <w:proofErr w:type="gramEnd"/>
      <w:r w:rsidRPr="00AC074E">
        <w:rPr>
          <w:rFonts w:hint="eastAsia"/>
        </w:rPr>
        <w:t>资源进行统一描述，然后加入到</w:t>
      </w:r>
      <w:proofErr w:type="gramStart"/>
      <w:r w:rsidRPr="00AC074E">
        <w:rPr>
          <w:rFonts w:hint="eastAsia"/>
        </w:rPr>
        <w:t>云制造</w:t>
      </w:r>
      <w:proofErr w:type="gramEnd"/>
      <w:r w:rsidRPr="00AC074E">
        <w:rPr>
          <w:rFonts w:hint="eastAsia"/>
        </w:rPr>
        <w:t>资源池中，可在</w:t>
      </w:r>
      <w:proofErr w:type="gramStart"/>
      <w:r w:rsidRPr="00AC074E">
        <w:rPr>
          <w:rFonts w:hint="eastAsia"/>
        </w:rPr>
        <w:t>云制造</w:t>
      </w:r>
      <w:proofErr w:type="gramEnd"/>
      <w:r w:rsidRPr="00AC074E">
        <w:rPr>
          <w:rFonts w:hint="eastAsia"/>
        </w:rPr>
        <w:t>平台上注册并供服务使用者查询和使用。不同类</w:t>
      </w:r>
      <w:r w:rsidR="00737FF4">
        <w:rPr>
          <w:rFonts w:hint="eastAsia"/>
        </w:rPr>
        <w:t>型的资源</w:t>
      </w:r>
      <w:r w:rsidRPr="00AC074E">
        <w:rPr>
          <w:rFonts w:hint="eastAsia"/>
        </w:rPr>
        <w:t>采用的</w:t>
      </w:r>
      <w:r w:rsidR="00737FF4">
        <w:rPr>
          <w:rFonts w:hint="eastAsia"/>
        </w:rPr>
        <w:t>虚拟化</w:t>
      </w:r>
      <w:r w:rsidRPr="00AC074E">
        <w:rPr>
          <w:rFonts w:hint="eastAsia"/>
        </w:rPr>
        <w:t>方法有所不同，但是其虚拟化的目的是一样的，都是为了后继的资源服务化和资源利用率的提升。</w:t>
      </w:r>
    </w:p>
    <w:p w14:paraId="5D552693" w14:textId="3F1FAFEE" w:rsidR="00504AD7" w:rsidRDefault="00D1422E" w:rsidP="00D1422E">
      <w:pPr>
        <w:spacing w:line="400" w:lineRule="exact"/>
        <w:ind w:firstLineChars="200" w:firstLine="480"/>
      </w:pPr>
      <w:proofErr w:type="gramStart"/>
      <w:r>
        <w:t>云制造</w:t>
      </w:r>
      <w:proofErr w:type="gramEnd"/>
      <w:r>
        <w:t>的所有资源对客户</w:t>
      </w:r>
      <w:r>
        <w:rPr>
          <w:rFonts w:hint="eastAsia"/>
        </w:rPr>
        <w:t>端</w:t>
      </w:r>
      <w:r>
        <w:t>来说都是虚拟的，客户端看不到</w:t>
      </w:r>
      <w:proofErr w:type="gramStart"/>
      <w:r>
        <w:t>云制造</w:t>
      </w:r>
      <w:proofErr w:type="gramEnd"/>
      <w:r>
        <w:t>资源的实体，因此</w:t>
      </w:r>
      <w:proofErr w:type="gramStart"/>
      <w:r>
        <w:t>云制造</w:t>
      </w:r>
      <w:proofErr w:type="gramEnd"/>
      <w:r>
        <w:rPr>
          <w:rFonts w:hint="eastAsia"/>
        </w:rPr>
        <w:t>服务</w:t>
      </w:r>
      <w:r>
        <w:t>提供</w:t>
      </w:r>
      <w:r>
        <w:rPr>
          <w:rFonts w:hint="eastAsia"/>
        </w:rPr>
        <w:t>者</w:t>
      </w:r>
      <w:r>
        <w:t>需要有一项虚拟化技术来描述</w:t>
      </w:r>
      <w:proofErr w:type="gramStart"/>
      <w:r>
        <w:t>云制造</w:t>
      </w:r>
      <w:proofErr w:type="gramEnd"/>
      <w:r>
        <w:t>资源，让</w:t>
      </w:r>
      <w:proofErr w:type="gramStart"/>
      <w:r>
        <w:t>云制造</w:t>
      </w:r>
      <w:proofErr w:type="gramEnd"/>
      <w:r>
        <w:rPr>
          <w:rFonts w:hint="eastAsia"/>
        </w:rPr>
        <w:t>资源</w:t>
      </w:r>
      <w:r>
        <w:t>使用者能够根据自身需要轻易地通过网络来调用</w:t>
      </w:r>
      <w:proofErr w:type="gramStart"/>
      <w:r>
        <w:t>云制造</w:t>
      </w:r>
      <w:proofErr w:type="gramEnd"/>
      <w:r>
        <w:t>资源</w:t>
      </w:r>
      <w:r>
        <w:rPr>
          <w:rFonts w:hint="eastAsia"/>
        </w:rPr>
        <w:t>。</w:t>
      </w:r>
      <w:r>
        <w:t>在计算机与网络中，虚拟化是指计算机相关模块在虚拟的基础上而不是真实的独立的物理硬件基础上运行，是一种为了简化管理、优化资源的解决方案</w:t>
      </w:r>
      <w:r>
        <w:rPr>
          <w:rFonts w:hint="eastAsia"/>
        </w:rPr>
        <w:t>。</w:t>
      </w:r>
      <w:proofErr w:type="gramStart"/>
      <w:r>
        <w:t>云制造</w:t>
      </w:r>
      <w:proofErr w:type="gramEnd"/>
      <w:r>
        <w:t>资源虚拟化是指针对所建模型进行分析和研究，有选择地抽取关键的要素，建立能够直观反映</w:t>
      </w:r>
      <w:proofErr w:type="gramStart"/>
      <w:r>
        <w:t>云制造</w:t>
      </w:r>
      <w:proofErr w:type="gramEnd"/>
      <w:r>
        <w:t>资源结构层次的信息模型以及便于计算机存储与处理的数据模型</w:t>
      </w:r>
      <w:r>
        <w:rPr>
          <w:rFonts w:hint="eastAsia"/>
        </w:rPr>
        <w:t>。</w:t>
      </w:r>
      <w:r w:rsidR="00504AD7">
        <w:rPr>
          <w:rFonts w:hint="eastAsia"/>
        </w:rPr>
        <w:t>在</w:t>
      </w:r>
      <w:r w:rsidR="00504AD7">
        <w:t>制造资源虚拟化过程中</w:t>
      </w:r>
      <w:r w:rsidR="00504AD7">
        <w:rPr>
          <w:rFonts w:hint="eastAsia"/>
        </w:rPr>
        <w:t>，</w:t>
      </w:r>
      <w:r w:rsidR="00504AD7">
        <w:t>需要对</w:t>
      </w:r>
      <w:r w:rsidR="00504AD7">
        <w:rPr>
          <w:rFonts w:hint="eastAsia"/>
        </w:rPr>
        <w:t>物理</w:t>
      </w:r>
      <w:r w:rsidR="00504AD7">
        <w:t>制造资源进行统一描述</w:t>
      </w:r>
      <w:r w:rsidR="00504AD7">
        <w:rPr>
          <w:rFonts w:hint="eastAsia"/>
        </w:rPr>
        <w:t>，</w:t>
      </w:r>
      <w:r w:rsidR="00504AD7">
        <w:t>并提供</w:t>
      </w:r>
      <w:r w:rsidR="00504AD7">
        <w:rPr>
          <w:rFonts w:hint="eastAsia"/>
        </w:rPr>
        <w:t>针对物理</w:t>
      </w:r>
      <w:r w:rsidR="00504AD7">
        <w:t>制造资源的</w:t>
      </w:r>
      <w:r w:rsidR="009A4430">
        <w:rPr>
          <w:rFonts w:hint="eastAsia"/>
        </w:rPr>
        <w:t>目录</w:t>
      </w:r>
      <w:r w:rsidR="009A4430">
        <w:t>黄</w:t>
      </w:r>
      <w:proofErr w:type="gramStart"/>
      <w:r w:rsidR="009A4430">
        <w:t>页</w:t>
      </w:r>
      <w:r w:rsidR="009A4430">
        <w:rPr>
          <w:rFonts w:hint="eastAsia"/>
        </w:rPr>
        <w:t>以及</w:t>
      </w:r>
      <w:proofErr w:type="gramEnd"/>
      <w:r w:rsidR="009A4430">
        <w:t>名字解析</w:t>
      </w:r>
      <w:r w:rsidR="009A4430">
        <w:rPr>
          <w:rFonts w:hint="eastAsia"/>
        </w:rPr>
        <w:t>、</w:t>
      </w:r>
      <w:r w:rsidR="009A4430">
        <w:t>查询等服务。</w:t>
      </w:r>
    </w:p>
    <w:p w14:paraId="3DAD1F2B" w14:textId="0684377B" w:rsidR="00D1422E" w:rsidRDefault="00D1422E" w:rsidP="00D1422E">
      <w:pPr>
        <w:spacing w:line="400" w:lineRule="exact"/>
        <w:ind w:firstLineChars="200" w:firstLine="480"/>
      </w:pPr>
      <w:r>
        <w:rPr>
          <w:rFonts w:hint="eastAsia"/>
        </w:rPr>
        <w:t>本文</w:t>
      </w:r>
      <w:r>
        <w:t>采用面向对象的方法，按人类认识客观世界的思维方式来识别和定义</w:t>
      </w:r>
      <w:proofErr w:type="gramStart"/>
      <w:r>
        <w:t>云制造</w:t>
      </w:r>
      <w:proofErr w:type="gramEnd"/>
      <w:r>
        <w:t>资源信息实体，将资源实体定义为对象，而对象的属性表示为资源的性质</w:t>
      </w:r>
      <w:r>
        <w:rPr>
          <w:rFonts w:hint="eastAsia"/>
        </w:rPr>
        <w:t>。如下</w:t>
      </w:r>
      <w:r w:rsidRPr="00D1422E">
        <w:rPr>
          <w:rFonts w:hint="eastAsia"/>
          <w:color w:val="FF0000"/>
        </w:rPr>
        <w:t>图</w:t>
      </w:r>
      <w:r>
        <w:rPr>
          <w:rFonts w:hint="eastAsia"/>
          <w:color w:val="FF0000"/>
        </w:rPr>
        <w:t>3.2</w:t>
      </w:r>
      <w:r>
        <w:rPr>
          <w:rFonts w:hint="eastAsia"/>
        </w:rPr>
        <w:t>所示为</w:t>
      </w:r>
      <w:r w:rsidRPr="00EB6F70">
        <w:t>制造生产加工硬设备</w:t>
      </w:r>
      <w:r>
        <w:rPr>
          <w:rFonts w:hint="eastAsia"/>
        </w:rPr>
        <w:t>的虚拟化模型。</w:t>
      </w:r>
    </w:p>
    <w:p w14:paraId="121257A8" w14:textId="446625A8" w:rsidR="00D1422E" w:rsidRDefault="00F05C6A" w:rsidP="0018385E">
      <w:pPr>
        <w:jc w:val="center"/>
      </w:pPr>
      <w:r>
        <w:object w:dxaOrig="5731" w:dyaOrig="9563" w14:anchorId="1DC3E749">
          <v:shape id="_x0000_i1028" type="#_x0000_t75" style="width:237pt;height:396.75pt" o:ole="">
            <v:imagedata r:id="rId35" o:title=""/>
          </v:shape>
          <o:OLEObject Type="Embed" ProgID="Visio.Drawing.15" ShapeID="_x0000_i1028" DrawAspect="Content" ObjectID="_1576848143" r:id="rId36"/>
        </w:object>
      </w:r>
    </w:p>
    <w:p w14:paraId="3B3DE682" w14:textId="74902884" w:rsidR="0018385E" w:rsidRPr="0018385E" w:rsidRDefault="0018385E" w:rsidP="0018385E">
      <w:pPr>
        <w:pStyle w:val="a4"/>
      </w:pPr>
      <w:r>
        <w:rPr>
          <w:rFonts w:hint="eastAsia"/>
        </w:rPr>
        <w:t>图</w:t>
      </w:r>
      <w:r>
        <w:rPr>
          <w:rFonts w:hint="eastAsia"/>
        </w:rPr>
        <w:t>3.2</w:t>
      </w:r>
      <w:r>
        <w:t xml:space="preserve"> </w:t>
      </w:r>
      <w:r w:rsidRPr="00EB6F70">
        <w:t>制造生产加工硬设备</w:t>
      </w:r>
      <w:r>
        <w:rPr>
          <w:rFonts w:hint="eastAsia"/>
        </w:rPr>
        <w:t>虚拟化模型</w:t>
      </w:r>
    </w:p>
    <w:p w14:paraId="711C431D" w14:textId="03DE2323" w:rsidR="000C1395" w:rsidRDefault="00130B59" w:rsidP="004B13E9">
      <w:pPr>
        <w:spacing w:line="400" w:lineRule="exact"/>
        <w:ind w:firstLineChars="200" w:firstLine="480"/>
      </w:pPr>
      <w:r>
        <w:rPr>
          <w:rFonts w:hint="eastAsia"/>
        </w:rPr>
        <w:t>2</w:t>
      </w:r>
      <w:r>
        <w:rPr>
          <w:rFonts w:hint="eastAsia"/>
        </w:rPr>
        <w:t>、制造</w:t>
      </w:r>
      <w:r>
        <w:t>资源服务化</w:t>
      </w:r>
    </w:p>
    <w:p w14:paraId="5BC768DC" w14:textId="124A91F6" w:rsidR="0042199F" w:rsidRDefault="0018385E" w:rsidP="0042199F">
      <w:pPr>
        <w:spacing w:line="400" w:lineRule="exact"/>
        <w:ind w:firstLineChars="200" w:firstLine="480"/>
      </w:pPr>
      <w:proofErr w:type="gramStart"/>
      <w:r>
        <w:t>云制造</w:t>
      </w:r>
      <w:proofErr w:type="gramEnd"/>
      <w:r>
        <w:t>资源提供者通过对虚拟</w:t>
      </w:r>
      <w:proofErr w:type="gramStart"/>
      <w:r>
        <w:t>化资源</w:t>
      </w:r>
      <w:proofErr w:type="gramEnd"/>
      <w:r>
        <w:t>进行服务化封装、发布等操作，形成云服务；然后将</w:t>
      </w:r>
      <w:proofErr w:type="gramStart"/>
      <w:r>
        <w:t>云服务</w:t>
      </w:r>
      <w:proofErr w:type="gramEnd"/>
      <w:r>
        <w:t>发布到服务注册中心，供服务请求者查询和使用</w:t>
      </w:r>
      <w:r>
        <w:rPr>
          <w:rFonts w:hint="eastAsia"/>
        </w:rPr>
        <w:t>。</w:t>
      </w:r>
      <w:r w:rsidR="00504AD7" w:rsidRPr="00AC074E">
        <w:rPr>
          <w:rFonts w:hint="eastAsia"/>
        </w:rPr>
        <w:t>目前较为流行的服务化方法是将</w:t>
      </w:r>
      <w:r w:rsidR="00504AD7">
        <w:rPr>
          <w:rFonts w:hint="eastAsia"/>
        </w:rPr>
        <w:t>制造服务</w:t>
      </w:r>
      <w:r w:rsidR="00504AD7" w:rsidRPr="00AC074E">
        <w:rPr>
          <w:rFonts w:hint="eastAsia"/>
        </w:rPr>
        <w:t>资源发布成</w:t>
      </w:r>
      <w:r w:rsidR="00504AD7">
        <w:rPr>
          <w:rFonts w:hint="eastAsia"/>
        </w:rPr>
        <w:t>W</w:t>
      </w:r>
      <w:r w:rsidR="00504AD7" w:rsidRPr="00AC074E">
        <w:rPr>
          <w:rFonts w:hint="eastAsia"/>
        </w:rPr>
        <w:t>eb</w:t>
      </w:r>
      <w:r>
        <w:t xml:space="preserve"> S</w:t>
      </w:r>
      <w:r>
        <w:rPr>
          <w:rFonts w:hint="eastAsia"/>
        </w:rPr>
        <w:t>ervice</w:t>
      </w:r>
      <w:r w:rsidR="00504AD7" w:rsidRPr="00AC074E">
        <w:rPr>
          <w:rFonts w:hint="eastAsia"/>
        </w:rPr>
        <w:t>服务，然后统一注册。</w:t>
      </w:r>
      <w:r w:rsidR="005D1993">
        <w:rPr>
          <w:rFonts w:hint="eastAsia"/>
        </w:rPr>
        <w:t>通常</w:t>
      </w:r>
      <w:r w:rsidR="005D1993">
        <w:rPr>
          <w:rFonts w:hint="eastAsia"/>
        </w:rPr>
        <w:t>Web</w:t>
      </w:r>
      <w:r w:rsidR="005D1993">
        <w:t xml:space="preserve"> </w:t>
      </w:r>
      <w:r w:rsidR="005D1993">
        <w:rPr>
          <w:rFonts w:hint="eastAsia"/>
        </w:rPr>
        <w:t>Service</w:t>
      </w:r>
      <w:r w:rsidR="005D1993">
        <w:rPr>
          <w:rFonts w:hint="eastAsia"/>
        </w:rPr>
        <w:t>由</w:t>
      </w:r>
      <w:r w:rsidR="005D1993">
        <w:rPr>
          <w:rFonts w:hint="eastAsia"/>
        </w:rPr>
        <w:t>WSDL</w:t>
      </w:r>
      <w:r w:rsidR="0042199F">
        <w:rPr>
          <w:rFonts w:hint="eastAsia"/>
        </w:rPr>
        <w:t>（</w:t>
      </w:r>
      <w:r w:rsidR="0042199F" w:rsidRPr="00F66912">
        <w:t>Web Service Description Language</w:t>
      </w:r>
      <w:r w:rsidR="0042199F">
        <w:rPr>
          <w:rFonts w:hint="eastAsia"/>
        </w:rPr>
        <w:t>）</w:t>
      </w:r>
      <w:r w:rsidR="005D1993">
        <w:rPr>
          <w:rFonts w:hint="eastAsia"/>
        </w:rPr>
        <w:t>进行描述，</w:t>
      </w:r>
      <w:r w:rsidR="005D1993">
        <w:rPr>
          <w:rFonts w:hint="eastAsia"/>
        </w:rPr>
        <w:t>WSDL</w:t>
      </w:r>
      <w:r w:rsidR="005D1993">
        <w:rPr>
          <w:rFonts w:hint="eastAsia"/>
        </w:rPr>
        <w:t>是一种标准的</w:t>
      </w:r>
      <w:r w:rsidR="005D1993">
        <w:rPr>
          <w:rFonts w:hint="eastAsia"/>
        </w:rPr>
        <w:t>Web</w:t>
      </w:r>
      <w:r w:rsidR="005D1993">
        <w:rPr>
          <w:rFonts w:hint="eastAsia"/>
        </w:rPr>
        <w:t>服务描述语言，它从句法层面对</w:t>
      </w:r>
      <w:r w:rsidR="005D1993">
        <w:rPr>
          <w:rFonts w:hint="eastAsia"/>
        </w:rPr>
        <w:t>W</w:t>
      </w:r>
      <w:r w:rsidR="005D1993">
        <w:t>e</w:t>
      </w:r>
      <w:r w:rsidR="005D1993">
        <w:rPr>
          <w:rFonts w:hint="eastAsia"/>
        </w:rPr>
        <w:t>b</w:t>
      </w:r>
      <w:r w:rsidR="005D1993">
        <w:rPr>
          <w:rFonts w:hint="eastAsia"/>
        </w:rPr>
        <w:t>服务的功能进行描述，包括</w:t>
      </w:r>
      <w:r w:rsidR="005D1993">
        <w:rPr>
          <w:rFonts w:hint="eastAsia"/>
        </w:rPr>
        <w:t>4</w:t>
      </w:r>
      <w:r w:rsidR="005D1993">
        <w:rPr>
          <w:rFonts w:hint="eastAsia"/>
        </w:rPr>
        <w:t>个不同的粒度：数据类型（</w:t>
      </w:r>
      <w:r w:rsidR="005D1993">
        <w:rPr>
          <w:rFonts w:hint="eastAsia"/>
        </w:rPr>
        <w:t>Data</w:t>
      </w:r>
      <w:r w:rsidR="005D1993">
        <w:t xml:space="preserve"> </w:t>
      </w:r>
      <w:r w:rsidR="005D1993">
        <w:rPr>
          <w:rFonts w:hint="eastAsia"/>
        </w:rPr>
        <w:t>type</w:t>
      </w:r>
      <w:r w:rsidR="005D1993">
        <w:rPr>
          <w:rFonts w:hint="eastAsia"/>
        </w:rPr>
        <w:t>）、消息（</w:t>
      </w:r>
      <w:r w:rsidR="005D1993">
        <w:rPr>
          <w:rFonts w:hint="eastAsia"/>
        </w:rPr>
        <w:t>Message</w:t>
      </w:r>
      <w:r w:rsidR="005D1993">
        <w:rPr>
          <w:rFonts w:hint="eastAsia"/>
        </w:rPr>
        <w:t>）、方法（</w:t>
      </w:r>
      <w:r w:rsidR="005D1993">
        <w:rPr>
          <w:rFonts w:hint="eastAsia"/>
        </w:rPr>
        <w:t>Operation</w:t>
      </w:r>
      <w:r w:rsidR="005D1993">
        <w:rPr>
          <w:rFonts w:hint="eastAsia"/>
        </w:rPr>
        <w:t>）和访问端口（</w:t>
      </w:r>
      <w:r w:rsidR="005D1993">
        <w:rPr>
          <w:rFonts w:hint="eastAsia"/>
        </w:rPr>
        <w:t>Port</w:t>
      </w:r>
      <w:r w:rsidR="005D1993">
        <w:t xml:space="preserve"> </w:t>
      </w:r>
      <w:r w:rsidR="005D1993">
        <w:rPr>
          <w:rFonts w:hint="eastAsia"/>
        </w:rPr>
        <w:t>type</w:t>
      </w:r>
      <w:r w:rsidR="005D1993">
        <w:rPr>
          <w:rFonts w:hint="eastAsia"/>
        </w:rPr>
        <w:t>）。但是</w:t>
      </w:r>
      <w:r w:rsidR="005D1993">
        <w:rPr>
          <w:rFonts w:hint="eastAsia"/>
        </w:rPr>
        <w:t>WSDL</w:t>
      </w:r>
      <w:r w:rsidR="005D1993">
        <w:rPr>
          <w:rFonts w:hint="eastAsia"/>
        </w:rPr>
        <w:t>只是提供了</w:t>
      </w:r>
      <w:r w:rsidR="005D1993">
        <w:rPr>
          <w:rFonts w:hint="eastAsia"/>
        </w:rPr>
        <w:t>Web</w:t>
      </w:r>
      <w:r w:rsidR="005D1993">
        <w:rPr>
          <w:rFonts w:hint="eastAsia"/>
        </w:rPr>
        <w:t>服务的接口描述，对服务的行为约束和属性描述缺乏进一步的支持。</w:t>
      </w:r>
      <w:r w:rsidR="005D1993">
        <w:rPr>
          <w:rFonts w:hint="eastAsia"/>
        </w:rPr>
        <w:t>OWL-S</w:t>
      </w:r>
      <w:r w:rsidR="0042199F">
        <w:rPr>
          <w:rFonts w:hint="eastAsia"/>
        </w:rPr>
        <w:t>（</w:t>
      </w:r>
      <w:r w:rsidR="0042199F" w:rsidRPr="00F66912">
        <w:t>Web Ontology Language for Service</w:t>
      </w:r>
      <w:r w:rsidR="0042199F">
        <w:rPr>
          <w:rFonts w:hint="eastAsia"/>
        </w:rPr>
        <w:t>）是一种语义</w:t>
      </w:r>
      <w:r w:rsidR="0042199F">
        <w:rPr>
          <w:rFonts w:hint="eastAsia"/>
        </w:rPr>
        <w:t>Web</w:t>
      </w:r>
      <w:r w:rsidR="0042199F">
        <w:rPr>
          <w:rFonts w:hint="eastAsia"/>
        </w:rPr>
        <w:t>服务标记语言的标准，它比</w:t>
      </w:r>
      <w:r w:rsidR="0042199F">
        <w:rPr>
          <w:rFonts w:hint="eastAsia"/>
        </w:rPr>
        <w:t>WSDL</w:t>
      </w:r>
      <w:r w:rsidR="0042199F">
        <w:rPr>
          <w:rFonts w:hint="eastAsia"/>
        </w:rPr>
        <w:t>更能向用户提供可理解的服务资源的描述形式，提高服务选取与推荐的准确性。</w:t>
      </w:r>
      <w:r w:rsidR="0042199F">
        <w:rPr>
          <w:rFonts w:hint="eastAsia"/>
        </w:rPr>
        <w:t>OWL-S</w:t>
      </w:r>
      <w:r w:rsidR="0042199F">
        <w:rPr>
          <w:rFonts w:hint="eastAsia"/>
        </w:rPr>
        <w:t>是利用本体来描述</w:t>
      </w:r>
      <w:r w:rsidR="0042199F">
        <w:rPr>
          <w:rFonts w:hint="eastAsia"/>
        </w:rPr>
        <w:t>Web</w:t>
      </w:r>
      <w:r w:rsidR="0042199F">
        <w:rPr>
          <w:rFonts w:hint="eastAsia"/>
        </w:rPr>
        <w:t>服务，然后通过这些带有语义信息的描述实现服务的自动发现、调用和组合。因此，在服务发布阶段需要将服务的</w:t>
      </w:r>
      <w:r w:rsidR="0042199F">
        <w:rPr>
          <w:rFonts w:hint="eastAsia"/>
        </w:rPr>
        <w:t>WSDL</w:t>
      </w:r>
      <w:r w:rsidR="0042199F">
        <w:rPr>
          <w:rFonts w:hint="eastAsia"/>
        </w:rPr>
        <w:t>描述形式转换为标准的</w:t>
      </w:r>
      <w:r w:rsidR="0042199F">
        <w:rPr>
          <w:rFonts w:hint="eastAsia"/>
        </w:rPr>
        <w:t>OWL-S</w:t>
      </w:r>
      <w:r w:rsidR="0042199F">
        <w:rPr>
          <w:rFonts w:hint="eastAsia"/>
        </w:rPr>
        <w:t>描述形式。</w:t>
      </w:r>
    </w:p>
    <w:p w14:paraId="4A71D472" w14:textId="77777777" w:rsidR="0042199F" w:rsidRDefault="00DC746C" w:rsidP="0018385E">
      <w:pPr>
        <w:spacing w:line="400" w:lineRule="exact"/>
        <w:ind w:firstLineChars="200" w:firstLine="480"/>
      </w:pPr>
      <w:r>
        <w:rPr>
          <w:rFonts w:hint="eastAsia"/>
        </w:rPr>
        <w:t>一般</w:t>
      </w:r>
      <w:r w:rsidR="004E4A7C">
        <w:rPr>
          <w:rFonts w:hint="eastAsia"/>
        </w:rPr>
        <w:t>地</w:t>
      </w:r>
      <w:r>
        <w:rPr>
          <w:rFonts w:hint="eastAsia"/>
        </w:rPr>
        <w:t>，</w:t>
      </w:r>
      <w:r w:rsidR="004E4A7C">
        <w:rPr>
          <w:rFonts w:hint="eastAsia"/>
        </w:rPr>
        <w:t>传统</w:t>
      </w:r>
      <w:r>
        <w:rPr>
          <w:rFonts w:hint="eastAsia"/>
        </w:rPr>
        <w:t>企业在设计生产线时，会同时构建仿真模型，通过仿真模型来发现生产线设计中隐藏的一些问题，</w:t>
      </w:r>
      <w:r w:rsidR="004E4A7C">
        <w:rPr>
          <w:rFonts w:hint="eastAsia"/>
        </w:rPr>
        <w:t>并且能得出该种设计方案所能得到的产能，即</w:t>
      </w:r>
      <w:r>
        <w:rPr>
          <w:rFonts w:hint="eastAsia"/>
        </w:rPr>
        <w:t>通过仿真优化生产线</w:t>
      </w:r>
      <w:r w:rsidR="004E4A7C">
        <w:rPr>
          <w:rFonts w:hint="eastAsia"/>
        </w:rPr>
        <w:t>设计。同理，仿真方法应用到</w:t>
      </w:r>
      <w:proofErr w:type="gramStart"/>
      <w:r w:rsidR="004E4A7C">
        <w:rPr>
          <w:rFonts w:hint="eastAsia"/>
        </w:rPr>
        <w:t>云制造</w:t>
      </w:r>
      <w:proofErr w:type="gramEnd"/>
      <w:r w:rsidR="004E4A7C">
        <w:rPr>
          <w:rFonts w:hint="eastAsia"/>
        </w:rPr>
        <w:t>环境中，能对服务组合方案进行仿真，通过仿真得到仿真指标，进而转化为服务提供者和服务请求者需要的服务评价指标。通过评价指标，服务提供者能够用于优化滋生的服务，提高企业竞争力，而服务请求者能参考评价指标选择出适合的组合服务方案。要把仿真应用到</w:t>
      </w:r>
      <w:proofErr w:type="gramStart"/>
      <w:r w:rsidR="004E4A7C">
        <w:rPr>
          <w:rFonts w:hint="eastAsia"/>
        </w:rPr>
        <w:t>云制造</w:t>
      </w:r>
      <w:proofErr w:type="gramEnd"/>
      <w:r w:rsidR="004E4A7C">
        <w:rPr>
          <w:rFonts w:hint="eastAsia"/>
        </w:rPr>
        <w:t>环境中，需要在服务发布阶段将服务所对应的仿真模型信息注入到服务描述文件中。</w:t>
      </w:r>
    </w:p>
    <w:p w14:paraId="6F4ECA20" w14:textId="1E565914" w:rsidR="000814DC" w:rsidRDefault="0042199F" w:rsidP="000814DC">
      <w:pPr>
        <w:spacing w:line="400" w:lineRule="exact"/>
        <w:ind w:firstLineChars="200" w:firstLine="480"/>
      </w:pPr>
      <w:r>
        <w:rPr>
          <w:rFonts w:hint="eastAsia"/>
        </w:rPr>
        <w:t>除此之外，</w:t>
      </w:r>
      <w:r w:rsidR="004E784C">
        <w:rPr>
          <w:rFonts w:hint="eastAsia"/>
        </w:rPr>
        <w:t>为了支持服务匹配阶段更有效地检索到符合的服务，</w:t>
      </w:r>
      <w:r>
        <w:rPr>
          <w:rFonts w:hint="eastAsia"/>
        </w:rPr>
        <w:t>服务的发布需要服务所对应的实体资源本体的支持。</w:t>
      </w:r>
      <w:r w:rsidR="000814DC">
        <w:rPr>
          <w:rFonts w:hint="eastAsia"/>
        </w:rPr>
        <w:t>企业用户在发布一个服务前，</w:t>
      </w:r>
      <w:proofErr w:type="gramStart"/>
      <w:r w:rsidR="000814DC">
        <w:rPr>
          <w:rFonts w:hint="eastAsia"/>
        </w:rPr>
        <w:t>云制造</w:t>
      </w:r>
      <w:proofErr w:type="gramEnd"/>
      <w:r w:rsidR="000814DC">
        <w:rPr>
          <w:rFonts w:hint="eastAsia"/>
        </w:rPr>
        <w:t>服务平台需要构建服务的本体，规范化服务所包含的具体模块，确保企业用户在发布服务时能完整地说明服务所包含的各个子模块的属性，以提高服务匹配时的准确率。</w:t>
      </w:r>
    </w:p>
    <w:p w14:paraId="29A72004" w14:textId="6DE90BA3" w:rsidR="000C1395" w:rsidRPr="000C1395" w:rsidRDefault="000C1395" w:rsidP="000C1395">
      <w:pPr>
        <w:pStyle w:val="2"/>
      </w:pPr>
      <w:bookmarkStart w:id="79" w:name="_Toc501892810"/>
      <w:r>
        <w:rPr>
          <w:rFonts w:hint="eastAsia"/>
        </w:rPr>
        <w:t>3</w:t>
      </w:r>
      <w:r w:rsidR="00DE1A11">
        <w:t>.3</w:t>
      </w:r>
      <w:r>
        <w:t xml:space="preserve"> </w:t>
      </w:r>
      <w:proofErr w:type="gramStart"/>
      <w:r w:rsidR="0018385E">
        <w:rPr>
          <w:rFonts w:hint="eastAsia"/>
        </w:rPr>
        <w:t>云制造</w:t>
      </w:r>
      <w:proofErr w:type="gramEnd"/>
      <w:r>
        <w:rPr>
          <w:rFonts w:hint="eastAsia"/>
        </w:rPr>
        <w:t>服务</w:t>
      </w:r>
      <w:r>
        <w:t>匹配</w:t>
      </w:r>
      <w:r>
        <w:rPr>
          <w:rFonts w:hint="eastAsia"/>
        </w:rPr>
        <w:t>过程</w:t>
      </w:r>
      <w:r>
        <w:t>分析</w:t>
      </w:r>
      <w:bookmarkEnd w:id="79"/>
    </w:p>
    <w:p w14:paraId="64BE7012" w14:textId="6CEB5D03" w:rsidR="00F66912" w:rsidRDefault="007F17D7" w:rsidP="008C43B7">
      <w:pPr>
        <w:spacing w:line="400" w:lineRule="exact"/>
        <w:ind w:firstLineChars="200" w:firstLine="480"/>
      </w:pPr>
      <w:r>
        <w:t>当前，有关</w:t>
      </w:r>
      <w:r>
        <w:rPr>
          <w:rFonts w:hint="eastAsia"/>
        </w:rPr>
        <w:t>服务</w:t>
      </w:r>
      <w:r w:rsidR="008C43B7" w:rsidRPr="00F66912">
        <w:t>发现与匹配的研究主要围绕由计算机软件资源形成的</w:t>
      </w:r>
      <w:r w:rsidR="008C43B7" w:rsidRPr="00F66912">
        <w:t>Web</w:t>
      </w:r>
      <w:r w:rsidR="008C43B7" w:rsidRPr="00F66912">
        <w:t>服务展开，具体包括：</w:t>
      </w:r>
    </w:p>
    <w:p w14:paraId="01BC1B89" w14:textId="2C46BAB4" w:rsidR="00F66912" w:rsidRDefault="007F17D7" w:rsidP="008C43B7">
      <w:pPr>
        <w:spacing w:line="400" w:lineRule="exact"/>
        <w:ind w:firstLineChars="200" w:firstLine="482"/>
      </w:pPr>
      <w:r w:rsidRPr="007F17D7">
        <w:rPr>
          <w:rFonts w:hint="eastAsia"/>
          <w:b/>
        </w:rPr>
        <w:t>1</w:t>
      </w:r>
      <w:r w:rsidRPr="007F17D7">
        <w:rPr>
          <w:rFonts w:hint="eastAsia"/>
          <w:b/>
        </w:rPr>
        <w:t>、</w:t>
      </w:r>
      <w:r w:rsidR="008C43B7" w:rsidRPr="007F17D7">
        <w:rPr>
          <w:b/>
        </w:rPr>
        <w:t>支持服务发现与匹配的描述语言和工具</w:t>
      </w:r>
      <w:r w:rsidR="008C43B7" w:rsidRPr="00F66912">
        <w:t>，如</w:t>
      </w:r>
      <w:r w:rsidR="008C43B7" w:rsidRPr="00F66912">
        <w:t>Web</w:t>
      </w:r>
      <w:r w:rsidR="008C43B7" w:rsidRPr="00F66912">
        <w:t>服务描述语言（</w:t>
      </w:r>
      <w:r w:rsidR="008C43B7" w:rsidRPr="00F66912">
        <w:t>Web Service Description Language</w:t>
      </w:r>
      <w:r w:rsidR="008C43B7" w:rsidRPr="00F66912">
        <w:t>，</w:t>
      </w:r>
      <w:r w:rsidR="008C43B7" w:rsidRPr="00F66912">
        <w:t>WSDL</w:t>
      </w:r>
      <w:r w:rsidR="008C43B7" w:rsidRPr="00F66912">
        <w:t>），统一描述、发现和集成协议（</w:t>
      </w:r>
      <w:r w:rsidR="008C43B7" w:rsidRPr="00F66912">
        <w:t>Universal Description</w:t>
      </w:r>
      <w:r w:rsidR="00F66912" w:rsidRPr="00F66912">
        <w:t>,</w:t>
      </w:r>
      <w:r w:rsidR="008C43B7" w:rsidRPr="00F66912">
        <w:t xml:space="preserve"> Discovery and Integration</w:t>
      </w:r>
      <w:r w:rsidR="008C43B7" w:rsidRPr="00F66912">
        <w:t>，</w:t>
      </w:r>
      <w:r w:rsidR="008C43B7" w:rsidRPr="00F66912">
        <w:t>UDDI</w:t>
      </w:r>
      <w:r w:rsidR="008C43B7" w:rsidRPr="00F66912">
        <w:t>）注册中心，</w:t>
      </w:r>
      <w:r w:rsidR="008C43B7" w:rsidRPr="00F66912">
        <w:t>Web</w:t>
      </w:r>
      <w:r w:rsidR="008C43B7" w:rsidRPr="00F66912">
        <w:t>服务本体描述语言（</w:t>
      </w:r>
      <w:r w:rsidR="008C43B7" w:rsidRPr="00F66912">
        <w:t>Web Ontology Language for Service</w:t>
      </w:r>
      <w:r w:rsidR="008C43B7" w:rsidRPr="00F66912">
        <w:t>，</w:t>
      </w:r>
      <w:r w:rsidR="008C43B7" w:rsidRPr="00F66912">
        <w:t>OWL-S</w:t>
      </w:r>
      <w:r w:rsidR="008C43B7" w:rsidRPr="00F66912">
        <w:t>）</w:t>
      </w:r>
      <w:r w:rsidR="004374E8" w:rsidRPr="00F66912">
        <w:t>等；</w:t>
      </w:r>
    </w:p>
    <w:p w14:paraId="43E48315" w14:textId="3E6429E7" w:rsidR="00F66912" w:rsidRDefault="007F17D7" w:rsidP="008C43B7">
      <w:pPr>
        <w:spacing w:line="400" w:lineRule="exact"/>
        <w:ind w:firstLineChars="200" w:firstLine="482"/>
      </w:pPr>
      <w:r w:rsidRPr="007F17D7">
        <w:rPr>
          <w:rFonts w:hint="eastAsia"/>
          <w:b/>
        </w:rPr>
        <w:t>2</w:t>
      </w:r>
      <w:r w:rsidRPr="007F17D7">
        <w:rPr>
          <w:rFonts w:hint="eastAsia"/>
          <w:b/>
        </w:rPr>
        <w:t>、</w:t>
      </w:r>
      <w:r w:rsidR="004374E8" w:rsidRPr="007F17D7">
        <w:rPr>
          <w:b/>
        </w:rPr>
        <w:t>服务发现与匹配框架</w:t>
      </w:r>
      <w:r w:rsidR="004374E8" w:rsidRPr="00F66912">
        <w:t>，如</w:t>
      </w:r>
      <w:r w:rsidR="00F66912" w:rsidRPr="00F66912">
        <w:t>基于国防高</w:t>
      </w:r>
      <w:r w:rsidR="00F66912">
        <w:t>级研究计划局服务代理标记语言</w:t>
      </w:r>
      <w:r w:rsidR="00F66912">
        <w:t>(DARPA Agent Markup Language for Service, DAML-S)</w:t>
      </w:r>
      <w:r w:rsidR="00F66912" w:rsidRPr="00F66912">
        <w:t>的服务语义发现框架、基于</w:t>
      </w:r>
      <w:r w:rsidR="00F66912">
        <w:rPr>
          <w:rFonts w:hint="eastAsia"/>
        </w:rPr>
        <w:t>A</w:t>
      </w:r>
      <w:r w:rsidR="00F66912">
        <w:t>gent</w:t>
      </w:r>
      <w:r w:rsidR="00F66912" w:rsidRPr="00F66912">
        <w:t>的服务发现框架、基于语义</w:t>
      </w:r>
      <w:r w:rsidR="00F66912">
        <w:rPr>
          <w:rFonts w:hint="eastAsia"/>
        </w:rPr>
        <w:t>W</w:t>
      </w:r>
      <w:r w:rsidR="00F66912">
        <w:t>eb</w:t>
      </w:r>
      <w:r w:rsidR="00F66912" w:rsidRPr="00F66912">
        <w:t>服务端到</w:t>
      </w:r>
      <w:proofErr w:type="gramStart"/>
      <w:r w:rsidR="00F66912" w:rsidRPr="00F66912">
        <w:t>端管理</w:t>
      </w:r>
      <w:proofErr w:type="gramEnd"/>
      <w:r w:rsidR="00F66912" w:rsidRPr="00F66912">
        <w:t>的服务发现框架</w:t>
      </w:r>
      <w:r w:rsidR="00F66912">
        <w:rPr>
          <w:rFonts w:hint="eastAsia"/>
        </w:rPr>
        <w:t>（</w:t>
      </w:r>
      <w:r w:rsidR="00F66912">
        <w:rPr>
          <w:rFonts w:hint="eastAsia"/>
        </w:rPr>
        <w:t>Managing</w:t>
      </w:r>
      <w:r w:rsidR="00F66912">
        <w:t xml:space="preserve"> End-To-End Operation for Semantic Web Service, METEOR-S</w:t>
      </w:r>
      <w:r w:rsidR="00F66912">
        <w:rPr>
          <w:rFonts w:hint="eastAsia"/>
        </w:rPr>
        <w:t>）</w:t>
      </w:r>
      <w:r w:rsidR="00F66912" w:rsidRPr="00F66912">
        <w:t>等；</w:t>
      </w:r>
    </w:p>
    <w:p w14:paraId="415E24C5" w14:textId="1C137BC0" w:rsidR="008C43B7" w:rsidRPr="00F66912" w:rsidRDefault="007F17D7" w:rsidP="008C43B7">
      <w:pPr>
        <w:spacing w:line="400" w:lineRule="exact"/>
        <w:ind w:firstLineChars="200" w:firstLine="482"/>
      </w:pPr>
      <w:r w:rsidRPr="007F17D7">
        <w:rPr>
          <w:rFonts w:hint="eastAsia"/>
          <w:b/>
        </w:rPr>
        <w:t>3</w:t>
      </w:r>
      <w:r w:rsidRPr="007F17D7">
        <w:rPr>
          <w:rFonts w:hint="eastAsia"/>
          <w:b/>
        </w:rPr>
        <w:t>、</w:t>
      </w:r>
      <w:r w:rsidR="00F66912" w:rsidRPr="007F17D7">
        <w:rPr>
          <w:b/>
        </w:rPr>
        <w:t>服务匹配方法</w:t>
      </w:r>
      <w:r w:rsidR="00F66912" w:rsidRPr="00F66912">
        <w:t>，如基于逻辑推理的服务匹配、基于语义距离的服务匹配、基于语义相似度的服务匹配、基于语义向量的服务匹</w:t>
      </w:r>
      <w:r w:rsidR="00F66912">
        <w:t>配</w:t>
      </w:r>
      <w:r w:rsidR="00F66912" w:rsidRPr="00F66912">
        <w:t>、基</w:t>
      </w:r>
      <w:r w:rsidR="00F66912">
        <w:rPr>
          <w:rFonts w:hint="eastAsia"/>
        </w:rPr>
        <w:t>于</w:t>
      </w:r>
      <w:r w:rsidR="00F66912" w:rsidRPr="00F66912">
        <w:t>粗糙集的服务匹</w:t>
      </w:r>
      <w:r w:rsidR="00F66912">
        <w:t>配</w:t>
      </w:r>
      <w:r w:rsidR="00F66912" w:rsidRPr="00F66912">
        <w:t>等。</w:t>
      </w:r>
    </w:p>
    <w:p w14:paraId="23208D1B" w14:textId="7E1D07C5" w:rsidR="00381E3D" w:rsidRPr="00F66912" w:rsidRDefault="007F17D7" w:rsidP="008C43B7">
      <w:pPr>
        <w:spacing w:line="400" w:lineRule="exact"/>
        <w:ind w:firstLineChars="200" w:firstLine="480"/>
      </w:pPr>
      <w:r>
        <w:rPr>
          <w:rFonts w:hint="eastAsia"/>
        </w:rPr>
        <w:t>本文在研究过程中使用</w:t>
      </w:r>
      <w:r>
        <w:rPr>
          <w:rFonts w:hint="eastAsia"/>
        </w:rPr>
        <w:t>OWL-S</w:t>
      </w:r>
      <w:r>
        <w:rPr>
          <w:rFonts w:hint="eastAsia"/>
        </w:rPr>
        <w:t>本体描述语言来对服务资源进行描述，因此在服务匹配过程中，采用了基于</w:t>
      </w:r>
      <w:r>
        <w:rPr>
          <w:rFonts w:hint="eastAsia"/>
        </w:rPr>
        <w:t>Web</w:t>
      </w:r>
      <w:r>
        <w:rPr>
          <w:rFonts w:hint="eastAsia"/>
        </w:rPr>
        <w:t>服务本体描述语言和基于逻辑推理的服务匹配相结合的方式</w:t>
      </w:r>
      <w:r w:rsidR="002D480B">
        <w:rPr>
          <w:rFonts w:hint="eastAsia"/>
        </w:rPr>
        <w:t>。</w:t>
      </w:r>
    </w:p>
    <w:p w14:paraId="765A7D70" w14:textId="11E22DE5" w:rsidR="00D82C4C" w:rsidRDefault="00EB4CF1" w:rsidP="00D82C4C">
      <w:pPr>
        <w:spacing w:line="400" w:lineRule="exact"/>
        <w:ind w:firstLineChars="200" w:firstLine="480"/>
      </w:pPr>
      <w:r>
        <w:rPr>
          <w:rFonts w:hint="eastAsia"/>
        </w:rPr>
        <w:t>在服务发布阶段，</w:t>
      </w:r>
      <w:r>
        <w:t>OWL-S</w:t>
      </w:r>
      <w:r>
        <w:rPr>
          <w:rFonts w:hint="eastAsia"/>
        </w:rPr>
        <w:t>的</w:t>
      </w:r>
      <w:r>
        <w:rPr>
          <w:rFonts w:hint="eastAsia"/>
        </w:rPr>
        <w:t>Service</w:t>
      </w:r>
      <w:r>
        <w:t xml:space="preserve"> P</w:t>
      </w:r>
      <w:r>
        <w:rPr>
          <w:rFonts w:hint="eastAsia"/>
        </w:rPr>
        <w:t>rofile</w:t>
      </w:r>
      <w:r>
        <w:rPr>
          <w:rFonts w:hint="eastAsia"/>
        </w:rPr>
        <w:t>部分可添加对服务功能信息的描述。服务的功能信息</w:t>
      </w:r>
      <w:r w:rsidRPr="00EE1C8C">
        <w:rPr>
          <w:rFonts w:hint="eastAsia"/>
        </w:rPr>
        <w:t>主要是指服务的</w:t>
      </w:r>
      <w:r w:rsidRPr="00EE1C8C">
        <w:t>IOPE</w:t>
      </w:r>
      <w:r w:rsidRPr="00EE1C8C">
        <w:rPr>
          <w:rFonts w:hint="eastAsia"/>
        </w:rPr>
        <w:t>：</w:t>
      </w:r>
      <w:r w:rsidRPr="00EE1C8C">
        <w:t>Input</w:t>
      </w:r>
      <w:r w:rsidRPr="00EE1C8C">
        <w:rPr>
          <w:rFonts w:hint="eastAsia"/>
        </w:rPr>
        <w:t>、</w:t>
      </w:r>
      <w:r w:rsidRPr="00EE1C8C">
        <w:t>Output</w:t>
      </w:r>
      <w:r w:rsidRPr="00EE1C8C">
        <w:rPr>
          <w:rFonts w:hint="eastAsia"/>
        </w:rPr>
        <w:t>、</w:t>
      </w:r>
      <w:r w:rsidRPr="00EE1C8C">
        <w:t>Precondition</w:t>
      </w:r>
      <w:r w:rsidRPr="00EE1C8C">
        <w:rPr>
          <w:rFonts w:hint="eastAsia"/>
        </w:rPr>
        <w:t>、</w:t>
      </w:r>
      <w:r w:rsidRPr="00EE1C8C">
        <w:t>Effect</w:t>
      </w:r>
      <w:r>
        <w:rPr>
          <w:rFonts w:hint="eastAsia"/>
        </w:rPr>
        <w:t>，详见</w:t>
      </w:r>
      <w:r>
        <w:rPr>
          <w:rFonts w:hint="eastAsia"/>
        </w:rPr>
        <w:t>2.2.4</w:t>
      </w:r>
      <w:r>
        <w:rPr>
          <w:rFonts w:hint="eastAsia"/>
        </w:rPr>
        <w:t>节</w:t>
      </w:r>
      <w:r w:rsidRPr="00EE1C8C">
        <w:rPr>
          <w:rFonts w:hint="eastAsia"/>
        </w:rPr>
        <w:t>。</w:t>
      </w:r>
      <w:r>
        <w:rPr>
          <w:rFonts w:hint="eastAsia"/>
        </w:rPr>
        <w:t>基于</w:t>
      </w:r>
      <w:r>
        <w:rPr>
          <w:rFonts w:hint="eastAsia"/>
        </w:rPr>
        <w:t>OWL-S</w:t>
      </w:r>
      <w:r>
        <w:rPr>
          <w:rFonts w:hint="eastAsia"/>
        </w:rPr>
        <w:t>描述语言的服务匹配方法就是对服务</w:t>
      </w:r>
      <w:r>
        <w:rPr>
          <w:rFonts w:hint="eastAsia"/>
        </w:rPr>
        <w:t>IOPE</w:t>
      </w:r>
      <w:r>
        <w:rPr>
          <w:rFonts w:hint="eastAsia"/>
        </w:rPr>
        <w:t>的匹配。通过服务</w:t>
      </w:r>
      <w:r>
        <w:rPr>
          <w:rFonts w:hint="eastAsia"/>
        </w:rPr>
        <w:t>Input</w:t>
      </w:r>
      <w:r>
        <w:rPr>
          <w:rFonts w:hint="eastAsia"/>
        </w:rPr>
        <w:t>可以对服务的输入参数个数和类型进行匹配，</w:t>
      </w:r>
      <w:r>
        <w:rPr>
          <w:rFonts w:hint="eastAsia"/>
        </w:rPr>
        <w:t>Output</w:t>
      </w:r>
      <w:r>
        <w:rPr>
          <w:rFonts w:hint="eastAsia"/>
        </w:rPr>
        <w:t>对服务的输出类型进行匹配，</w:t>
      </w:r>
      <w:r>
        <w:rPr>
          <w:rFonts w:hint="eastAsia"/>
        </w:rPr>
        <w:t>Precondition</w:t>
      </w:r>
      <w:r>
        <w:rPr>
          <w:rFonts w:hint="eastAsia"/>
        </w:rPr>
        <w:t>对服务执行的前提条件进行匹配，</w:t>
      </w:r>
      <w:r>
        <w:rPr>
          <w:rFonts w:hint="eastAsia"/>
        </w:rPr>
        <w:t>Effect</w:t>
      </w:r>
      <w:r>
        <w:rPr>
          <w:rFonts w:hint="eastAsia"/>
        </w:rPr>
        <w:t>是对服务执行后预期的结果进行匹配。</w:t>
      </w:r>
    </w:p>
    <w:p w14:paraId="4620ABFF" w14:textId="3D0DA5FA" w:rsidR="000C1395" w:rsidRDefault="00D82C4C" w:rsidP="001C689C">
      <w:pPr>
        <w:spacing w:line="400" w:lineRule="exact"/>
        <w:ind w:firstLineChars="200" w:firstLine="480"/>
      </w:pPr>
      <w:r>
        <w:rPr>
          <w:rFonts w:hint="eastAsia"/>
        </w:rPr>
        <w:t>基于逻辑推理的服务匹配</w:t>
      </w:r>
      <w:r w:rsidR="00157EBD">
        <w:rPr>
          <w:rFonts w:hint="eastAsia"/>
        </w:rPr>
        <w:t>使用了</w:t>
      </w:r>
      <w:r>
        <w:rPr>
          <w:rFonts w:hint="eastAsia"/>
        </w:rPr>
        <w:t>Apache</w:t>
      </w:r>
      <w:r>
        <w:t xml:space="preserve"> J</w:t>
      </w:r>
      <w:r>
        <w:rPr>
          <w:rFonts w:hint="eastAsia"/>
        </w:rPr>
        <w:t>ena</w:t>
      </w:r>
      <w:r w:rsidR="00157EBD">
        <w:t xml:space="preserve"> API</w:t>
      </w:r>
      <w:r w:rsidR="00157EBD">
        <w:rPr>
          <w:rFonts w:hint="eastAsia"/>
        </w:rPr>
        <w:t>。</w:t>
      </w:r>
      <w:r w:rsidR="00157EBD">
        <w:rPr>
          <w:rFonts w:hint="eastAsia"/>
        </w:rPr>
        <w:t>Jena</w:t>
      </w:r>
      <w:r w:rsidR="00157EBD">
        <w:rPr>
          <w:rFonts w:hint="eastAsia"/>
        </w:rPr>
        <w:t>是一款开源的</w:t>
      </w:r>
      <w:r w:rsidR="00157EBD">
        <w:rPr>
          <w:rFonts w:hint="eastAsia"/>
        </w:rPr>
        <w:t>Java</w:t>
      </w:r>
      <w:r w:rsidR="00157EBD">
        <w:rPr>
          <w:rFonts w:hint="eastAsia"/>
        </w:rPr>
        <w:t>框架，用来构建语义</w:t>
      </w:r>
      <w:r w:rsidR="00157EBD">
        <w:rPr>
          <w:rFonts w:hint="eastAsia"/>
        </w:rPr>
        <w:t>Web</w:t>
      </w:r>
      <w:r w:rsidR="00157EBD">
        <w:rPr>
          <w:rFonts w:hint="eastAsia"/>
        </w:rPr>
        <w:t>和相应的数据应用，通过</w:t>
      </w:r>
      <w:r w:rsidR="00157EBD">
        <w:rPr>
          <w:rFonts w:hint="eastAsia"/>
        </w:rPr>
        <w:t>Jena</w:t>
      </w:r>
      <w:r w:rsidR="00580801">
        <w:rPr>
          <w:rFonts w:hint="eastAsia"/>
        </w:rPr>
        <w:t>的通用规则引擎</w:t>
      </w:r>
      <w:r w:rsidR="00157EBD">
        <w:rPr>
          <w:rFonts w:hint="eastAsia"/>
        </w:rPr>
        <w:t>可自定义规则和逻辑，并根据已有的规则和逻辑实现在</w:t>
      </w:r>
      <w:r w:rsidR="00157EBD">
        <w:rPr>
          <w:rFonts w:hint="eastAsia"/>
        </w:rPr>
        <w:t>OWL</w:t>
      </w:r>
      <w:r w:rsidR="00157EBD">
        <w:rPr>
          <w:rFonts w:hint="eastAsia"/>
        </w:rPr>
        <w:t>文件中的推理式检索。它支持</w:t>
      </w:r>
      <w:r w:rsidR="00B01565">
        <w:rPr>
          <w:rFonts w:hint="eastAsia"/>
        </w:rPr>
        <w:t>RDFS</w:t>
      </w:r>
      <w:r w:rsidR="00B01565">
        <w:rPr>
          <w:rFonts w:hint="eastAsia"/>
        </w:rPr>
        <w:t>和</w:t>
      </w:r>
      <w:r w:rsidR="00B01565">
        <w:rPr>
          <w:rFonts w:hint="eastAsia"/>
        </w:rPr>
        <w:t>OWL</w:t>
      </w:r>
      <w:r w:rsidR="00B01565">
        <w:rPr>
          <w:rFonts w:hint="eastAsia"/>
        </w:rPr>
        <w:t>等语言，能从实例数据和类型描述中推断出更多的事实内容。</w:t>
      </w:r>
      <w:r w:rsidR="00580801">
        <w:rPr>
          <w:rFonts w:hint="eastAsia"/>
        </w:rPr>
        <w:t>Jena</w:t>
      </w:r>
      <w:r w:rsidR="00580801">
        <w:rPr>
          <w:rFonts w:hint="eastAsia"/>
        </w:rPr>
        <w:t>推理引擎的总体框架如</w:t>
      </w:r>
      <w:r w:rsidR="00580801" w:rsidRPr="00580801">
        <w:rPr>
          <w:rFonts w:hint="eastAsia"/>
          <w:color w:val="FF0000"/>
        </w:rPr>
        <w:t>下图</w:t>
      </w:r>
      <w:r w:rsidR="00580801" w:rsidRPr="00580801">
        <w:rPr>
          <w:rFonts w:hint="eastAsia"/>
          <w:color w:val="FF0000"/>
        </w:rPr>
        <w:t>3.3</w:t>
      </w:r>
      <w:r w:rsidR="00580801">
        <w:rPr>
          <w:rFonts w:hint="eastAsia"/>
        </w:rPr>
        <w:t>所示</w:t>
      </w:r>
      <w:r w:rsidR="001C689C">
        <w:rPr>
          <w:rFonts w:hint="eastAsia"/>
        </w:rPr>
        <w:t>。</w:t>
      </w:r>
    </w:p>
    <w:p w14:paraId="398BD571" w14:textId="58974FD4" w:rsidR="00580801" w:rsidRDefault="00580801" w:rsidP="00580801">
      <w:pPr>
        <w:jc w:val="center"/>
      </w:pPr>
      <w:r>
        <w:rPr>
          <w:noProof/>
        </w:rPr>
        <w:drawing>
          <wp:inline distT="0" distB="0" distL="0" distR="0" wp14:anchorId="3FDE4DE2" wp14:editId="2A43293B">
            <wp:extent cx="3911282" cy="2129748"/>
            <wp:effectExtent l="0" t="0" r="0" b="4445"/>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5712" cy="2143051"/>
                    </a:xfrm>
                    <a:prstGeom prst="rect">
                      <a:avLst/>
                    </a:prstGeom>
                  </pic:spPr>
                </pic:pic>
              </a:graphicData>
            </a:graphic>
          </wp:inline>
        </w:drawing>
      </w:r>
    </w:p>
    <w:p w14:paraId="36C760FC" w14:textId="2C48DC06" w:rsidR="00580801" w:rsidRDefault="00580801" w:rsidP="00580801">
      <w:pPr>
        <w:spacing w:line="400" w:lineRule="exact"/>
        <w:jc w:val="center"/>
      </w:pPr>
      <w:r>
        <w:rPr>
          <w:rFonts w:hint="eastAsia"/>
        </w:rPr>
        <w:t>图</w:t>
      </w:r>
      <w:r>
        <w:rPr>
          <w:rFonts w:hint="eastAsia"/>
        </w:rPr>
        <w:t>3.3</w:t>
      </w:r>
      <w:r>
        <w:t xml:space="preserve"> </w:t>
      </w:r>
      <w:r>
        <w:rPr>
          <w:rFonts w:hint="eastAsia"/>
        </w:rPr>
        <w:t>推理机总体框架图</w:t>
      </w:r>
    </w:p>
    <w:p w14:paraId="51AD6DDD" w14:textId="19D36814" w:rsidR="00580801" w:rsidRPr="00F66912" w:rsidRDefault="001C689C" w:rsidP="005311BF">
      <w:pPr>
        <w:spacing w:line="400" w:lineRule="exact"/>
        <w:ind w:firstLineChars="200" w:firstLine="480"/>
      </w:pPr>
      <w:r>
        <w:rPr>
          <w:rFonts w:hint="eastAsia"/>
        </w:rPr>
        <w:t>App</w:t>
      </w:r>
      <w:r>
        <w:rPr>
          <w:rFonts w:hint="eastAsia"/>
        </w:rPr>
        <w:t>应用通常使用</w:t>
      </w:r>
      <w:r>
        <w:rPr>
          <w:rFonts w:hint="eastAsia"/>
        </w:rPr>
        <w:t>ModelFactory</w:t>
      </w:r>
      <w:r>
        <w:rPr>
          <w:rFonts w:hint="eastAsia"/>
        </w:rPr>
        <w:t>类将数据集和推理机相关联，</w:t>
      </w:r>
      <w:r w:rsidR="005311BF">
        <w:rPr>
          <w:rFonts w:hint="eastAsia"/>
        </w:rPr>
        <w:t>从而创建一个新的模型。查询新创建的模型不仅会返回原始数据中已有的陈述，而且能得到通过规则额外推导出的陈述。</w:t>
      </w:r>
    </w:p>
    <w:p w14:paraId="6E7330E6" w14:textId="6D8EDE68" w:rsidR="000C1395" w:rsidRDefault="000C1395" w:rsidP="000C1395">
      <w:pPr>
        <w:pStyle w:val="2"/>
      </w:pPr>
      <w:bookmarkStart w:id="80" w:name="_Toc501892811"/>
      <w:r>
        <w:rPr>
          <w:rFonts w:hint="eastAsia"/>
        </w:rPr>
        <w:t>3</w:t>
      </w:r>
      <w:r w:rsidR="00DE1A11">
        <w:t>.4</w:t>
      </w:r>
      <w:r>
        <w:t xml:space="preserve"> </w:t>
      </w:r>
      <w:proofErr w:type="gramStart"/>
      <w:r w:rsidR="0018385E">
        <w:rPr>
          <w:rFonts w:hint="eastAsia"/>
        </w:rPr>
        <w:t>云制造</w:t>
      </w:r>
      <w:proofErr w:type="gramEnd"/>
      <w:r>
        <w:rPr>
          <w:rFonts w:hint="eastAsia"/>
        </w:rPr>
        <w:t>服务</w:t>
      </w:r>
      <w:r>
        <w:t>组合</w:t>
      </w:r>
      <w:r w:rsidR="009875E3">
        <w:rPr>
          <w:rFonts w:hint="eastAsia"/>
        </w:rPr>
        <w:t>和评价</w:t>
      </w:r>
      <w:r>
        <w:t>过程分析</w:t>
      </w:r>
      <w:bookmarkEnd w:id="80"/>
    </w:p>
    <w:p w14:paraId="37405B46" w14:textId="7058B7D5" w:rsidR="009875E3" w:rsidRDefault="009875E3" w:rsidP="009875E3">
      <w:pPr>
        <w:pStyle w:val="3"/>
      </w:pPr>
      <w:bookmarkStart w:id="81" w:name="_Toc501892812"/>
      <w:r>
        <w:rPr>
          <w:rFonts w:hint="eastAsia"/>
        </w:rPr>
        <w:t>3.4.1</w:t>
      </w:r>
      <w:r>
        <w:t xml:space="preserve"> </w:t>
      </w:r>
      <w:proofErr w:type="gramStart"/>
      <w:r>
        <w:rPr>
          <w:rFonts w:hint="eastAsia"/>
        </w:rPr>
        <w:t>云制造</w:t>
      </w:r>
      <w:proofErr w:type="gramEnd"/>
      <w:r>
        <w:rPr>
          <w:rFonts w:hint="eastAsia"/>
        </w:rPr>
        <w:t>服务组合方法分析</w:t>
      </w:r>
      <w:bookmarkEnd w:id="81"/>
    </w:p>
    <w:p w14:paraId="047C5F97" w14:textId="626AD37D" w:rsidR="00B50FAB" w:rsidRPr="009579DD" w:rsidRDefault="00B50FAB" w:rsidP="00B50FAB">
      <w:pPr>
        <w:spacing w:line="400" w:lineRule="exact"/>
        <w:ind w:firstLineChars="200" w:firstLine="480"/>
      </w:pPr>
      <w:r w:rsidRPr="009579DD">
        <w:t>服务组合是按照一定的业务逻辑对现有的服务进行集成。</w:t>
      </w:r>
      <w:proofErr w:type="gramStart"/>
      <w:r w:rsidRPr="009579DD">
        <w:t>云制造</w:t>
      </w:r>
      <w:proofErr w:type="gramEnd"/>
      <w:r w:rsidRPr="009579DD">
        <w:t>环境下的制造资源服务组合主要包括串联结构</w:t>
      </w:r>
      <w:r>
        <w:rPr>
          <w:rFonts w:hint="eastAsia"/>
        </w:rPr>
        <w:t>（</w:t>
      </w:r>
      <w:r w:rsidRPr="00EF0182">
        <w:t>Sequence</w:t>
      </w:r>
      <w:r>
        <w:t>）</w:t>
      </w:r>
      <w:r w:rsidRPr="009579DD">
        <w:t>、循环结构</w:t>
      </w:r>
      <w:r>
        <w:rPr>
          <w:rFonts w:hint="eastAsia"/>
        </w:rPr>
        <w:t>（</w:t>
      </w:r>
      <w:r>
        <w:rPr>
          <w:szCs w:val="21"/>
        </w:rPr>
        <w:t>Iterate</w:t>
      </w:r>
      <w:r>
        <w:rPr>
          <w:rFonts w:hint="eastAsia"/>
          <w:szCs w:val="21"/>
        </w:rPr>
        <w:t>、</w:t>
      </w:r>
      <w:r>
        <w:rPr>
          <w:szCs w:val="21"/>
        </w:rPr>
        <w:t>Repeat-While</w:t>
      </w:r>
      <w:r>
        <w:rPr>
          <w:rFonts w:hint="eastAsia"/>
          <w:szCs w:val="21"/>
        </w:rPr>
        <w:t>、</w:t>
      </w:r>
      <w:r>
        <w:rPr>
          <w:szCs w:val="21"/>
        </w:rPr>
        <w:t>Repeat-Until</w:t>
      </w:r>
      <w:r>
        <w:t>）</w:t>
      </w:r>
      <w:r w:rsidRPr="009579DD">
        <w:t>、选择结构</w:t>
      </w:r>
      <w:r>
        <w:rPr>
          <w:rFonts w:hint="eastAsia"/>
        </w:rPr>
        <w:t>（</w:t>
      </w:r>
      <w:r>
        <w:t>C</w:t>
      </w:r>
      <w:r>
        <w:rPr>
          <w:rFonts w:hint="eastAsia"/>
        </w:rPr>
        <w:t>hoice</w:t>
      </w:r>
      <w:r>
        <w:rPr>
          <w:rFonts w:hint="eastAsia"/>
          <w:szCs w:val="21"/>
        </w:rPr>
        <w:t>、</w:t>
      </w:r>
      <w:r>
        <w:rPr>
          <w:szCs w:val="21"/>
        </w:rPr>
        <w:t>If-Then-Else</w:t>
      </w:r>
      <w:r>
        <w:t>）</w:t>
      </w:r>
      <w:r>
        <w:rPr>
          <w:rFonts w:hint="eastAsia"/>
        </w:rPr>
        <w:t>、</w:t>
      </w:r>
      <w:r w:rsidRPr="009579DD">
        <w:t>并联结构</w:t>
      </w:r>
      <w:r>
        <w:rPr>
          <w:rFonts w:hint="eastAsia"/>
        </w:rPr>
        <w:t>（</w:t>
      </w:r>
      <w:r w:rsidRPr="00EF0182">
        <w:t>Split</w:t>
      </w:r>
      <w:r>
        <w:rPr>
          <w:rFonts w:hint="eastAsia"/>
        </w:rPr>
        <w:t>、</w:t>
      </w:r>
      <w:r w:rsidRPr="00EF0182">
        <w:t>Split + Join</w:t>
      </w:r>
      <w:r>
        <w:t>）</w:t>
      </w:r>
      <w:r>
        <w:rPr>
          <w:rFonts w:hint="eastAsia"/>
        </w:rPr>
        <w:t>和</w:t>
      </w:r>
      <w:r>
        <w:t>无序结构</w:t>
      </w:r>
      <w:r>
        <w:rPr>
          <w:rFonts w:hint="eastAsia"/>
        </w:rPr>
        <w:t>（</w:t>
      </w:r>
      <w:r>
        <w:rPr>
          <w:szCs w:val="21"/>
        </w:rPr>
        <w:t>Any-Order</w:t>
      </w:r>
      <w:r>
        <w:rPr>
          <w:rFonts w:hint="eastAsia"/>
          <w:szCs w:val="21"/>
        </w:rPr>
        <w:t>：</w:t>
      </w:r>
      <w:r>
        <w:rPr>
          <w:szCs w:val="21"/>
        </w:rPr>
        <w:t>只要求服务全部执行完</w:t>
      </w:r>
      <w:r>
        <w:rPr>
          <w:rFonts w:hint="eastAsia"/>
          <w:szCs w:val="21"/>
        </w:rPr>
        <w:t>，服务</w:t>
      </w:r>
      <w:r>
        <w:rPr>
          <w:szCs w:val="21"/>
        </w:rPr>
        <w:t>与服务之间没有关联关系</w:t>
      </w:r>
      <w:r>
        <w:rPr>
          <w:rFonts w:hint="eastAsia"/>
          <w:szCs w:val="21"/>
        </w:rPr>
        <w:t>）</w:t>
      </w:r>
      <w:r>
        <w:rPr>
          <w:rFonts w:hint="eastAsia"/>
        </w:rPr>
        <w:t>五</w:t>
      </w:r>
      <w:r w:rsidRPr="009579DD">
        <w:t>种基本结构，如</w:t>
      </w:r>
      <w:r w:rsidRPr="00D41192">
        <w:rPr>
          <w:color w:val="FF0000"/>
        </w:rPr>
        <w:t>图</w:t>
      </w:r>
      <w:r w:rsidR="005311BF">
        <w:rPr>
          <w:rFonts w:hint="eastAsia"/>
          <w:color w:val="FF0000"/>
        </w:rPr>
        <w:t>3.4</w:t>
      </w:r>
      <w:r w:rsidRPr="009579DD">
        <w:t>所示，其中</w:t>
      </w:r>
      <w:r w:rsidRPr="009579DD">
        <w:t>S</w:t>
      </w:r>
      <w:r w:rsidRPr="009579DD">
        <w:rPr>
          <w:vertAlign w:val="subscript"/>
        </w:rPr>
        <w:t>i</w:t>
      </w:r>
      <w:r w:rsidRPr="009579DD">
        <w:t>（</w:t>
      </w:r>
      <w:r w:rsidRPr="009579DD">
        <w:t>i=0,1,…,n+1</w:t>
      </w:r>
      <w:r w:rsidRPr="009579DD">
        <w:t>）表示第</w:t>
      </w:r>
      <w:r w:rsidRPr="009579DD">
        <w:t>i</w:t>
      </w:r>
      <w:r w:rsidRPr="009579DD">
        <w:t>个原子服务。</w:t>
      </w:r>
    </w:p>
    <w:p w14:paraId="326BC43A" w14:textId="77777777" w:rsidR="00B50FAB" w:rsidRPr="00D41192" w:rsidRDefault="00B50FAB" w:rsidP="005311BF">
      <w:pPr>
        <w:pStyle w:val="a5"/>
        <w:rPr>
          <w:color w:val="000000"/>
        </w:rPr>
      </w:pPr>
      <w:r>
        <w:object w:dxaOrig="9516" w:dyaOrig="9817" w14:anchorId="1A247A81">
          <v:shape id="_x0000_i1029" type="#_x0000_t75" style="width:415.5pt;height:427.9pt" o:ole="">
            <v:imagedata r:id="rId38" o:title=""/>
          </v:shape>
          <o:OLEObject Type="Embed" ProgID="Visio.Drawing.15" ShapeID="_x0000_i1029" DrawAspect="Content" ObjectID="_1576848144" r:id="rId39"/>
        </w:object>
      </w:r>
    </w:p>
    <w:p w14:paraId="6B53AA87" w14:textId="09A1C4DE" w:rsidR="00B50FAB" w:rsidRPr="00411944" w:rsidRDefault="00B50FAB" w:rsidP="00B50FAB">
      <w:pPr>
        <w:pStyle w:val="a4"/>
        <w:ind w:firstLine="360"/>
      </w:pPr>
      <w:r w:rsidRPr="00A164A5">
        <w:rPr>
          <w:rFonts w:hint="eastAsia"/>
        </w:rPr>
        <w:t>图</w:t>
      </w:r>
      <w:r w:rsidR="005311BF">
        <w:rPr>
          <w:rFonts w:hint="eastAsia"/>
        </w:rPr>
        <w:t>3.4</w:t>
      </w:r>
      <w:r w:rsidR="005311BF">
        <w:t xml:space="preserve"> </w:t>
      </w:r>
      <w:proofErr w:type="gramStart"/>
      <w:r>
        <w:rPr>
          <w:rFonts w:hint="eastAsia"/>
        </w:rPr>
        <w:t>云制造</w:t>
      </w:r>
      <w:proofErr w:type="gramEnd"/>
      <w:r>
        <w:rPr>
          <w:rFonts w:hint="eastAsia"/>
        </w:rPr>
        <w:t>环境下的制造资源服务组合基本结构</w:t>
      </w:r>
    </w:p>
    <w:p w14:paraId="31190220" w14:textId="1766F327" w:rsidR="009875E3" w:rsidRDefault="009875E3" w:rsidP="009875E3">
      <w:pPr>
        <w:pStyle w:val="3"/>
      </w:pPr>
      <w:bookmarkStart w:id="82" w:name="_Toc501892813"/>
      <w:r>
        <w:rPr>
          <w:rFonts w:hint="eastAsia"/>
        </w:rPr>
        <w:t>3.4.2</w:t>
      </w:r>
      <w:r>
        <w:t xml:space="preserve"> </w:t>
      </w:r>
      <w:r>
        <w:rPr>
          <w:rFonts w:hint="eastAsia"/>
        </w:rPr>
        <w:t>组合服务评价过程分析</w:t>
      </w:r>
      <w:bookmarkEnd w:id="82"/>
    </w:p>
    <w:p w14:paraId="38401A0E" w14:textId="4C9359D5" w:rsidR="00B50FAB" w:rsidRDefault="00B50FAB" w:rsidP="004E2882">
      <w:pPr>
        <w:spacing w:line="400" w:lineRule="exact"/>
        <w:ind w:firstLineChars="200" w:firstLine="480"/>
      </w:pPr>
      <w:r>
        <w:rPr>
          <w:rFonts w:hint="eastAsia"/>
        </w:rPr>
        <w:t>在</w:t>
      </w:r>
      <w:proofErr w:type="gramStart"/>
      <w:r w:rsidRPr="009579DD">
        <w:t>云制造</w:t>
      </w:r>
      <w:proofErr w:type="gramEnd"/>
      <w:r w:rsidRPr="009579DD">
        <w:t>服务组合</w:t>
      </w:r>
      <w:r>
        <w:rPr>
          <w:rFonts w:hint="eastAsia"/>
        </w:rPr>
        <w:t>过程中</w:t>
      </w:r>
      <w:r>
        <w:t>，各个</w:t>
      </w:r>
      <w:r>
        <w:rPr>
          <w:rFonts w:hint="eastAsia"/>
        </w:rPr>
        <w:t>原子</w:t>
      </w:r>
      <w:r>
        <w:t>服务都有其对应的</w:t>
      </w:r>
      <w:r>
        <w:t>OWL-S</w:t>
      </w:r>
      <w:r>
        <w:t>描述文档，服务组合后</w:t>
      </w:r>
      <w:r>
        <w:rPr>
          <w:rFonts w:hint="eastAsia"/>
        </w:rPr>
        <w:t>会</w:t>
      </w:r>
      <w:r w:rsidRPr="009579DD">
        <w:t>形成</w:t>
      </w:r>
      <w:r>
        <w:rPr>
          <w:rFonts w:hint="eastAsia"/>
        </w:rPr>
        <w:t>一个</w:t>
      </w:r>
      <w:r>
        <w:t>组合服务的</w:t>
      </w:r>
      <w:r w:rsidRPr="009579DD">
        <w:t>OWL-S</w:t>
      </w:r>
      <w:r w:rsidRPr="009579DD">
        <w:t>描述文档，在该文档中，包含了组成服务组合的原子服务以及其他组合服务的基本信息，同时包含了组合的逻辑控制结构，该文档能够完整描述相应的</w:t>
      </w:r>
      <w:proofErr w:type="gramStart"/>
      <w:r w:rsidRPr="009579DD">
        <w:t>云制造</w:t>
      </w:r>
      <w:proofErr w:type="gramEnd"/>
      <w:r w:rsidRPr="009579DD">
        <w:t>服务组合。</w:t>
      </w:r>
      <w:r w:rsidR="00787BB9">
        <w:rPr>
          <w:rFonts w:hint="eastAsia"/>
        </w:rPr>
        <w:t>除此之外，在该阶段</w:t>
      </w:r>
      <w:r w:rsidR="004E784C">
        <w:rPr>
          <w:rFonts w:hint="eastAsia"/>
        </w:rPr>
        <w:t>仿真平台</w:t>
      </w:r>
      <w:r w:rsidR="00787BB9">
        <w:rPr>
          <w:rFonts w:hint="eastAsia"/>
        </w:rPr>
        <w:t>需要读取各个原子服务描述文档中有关仿真模型的内容</w:t>
      </w:r>
      <w:r w:rsidR="004E784C">
        <w:rPr>
          <w:rFonts w:hint="eastAsia"/>
        </w:rPr>
        <w:t>以及</w:t>
      </w:r>
      <w:r w:rsidR="00787BB9">
        <w:rPr>
          <w:rFonts w:hint="eastAsia"/>
        </w:rPr>
        <w:t>仿真模型</w:t>
      </w:r>
      <w:r w:rsidR="004E784C">
        <w:rPr>
          <w:rFonts w:hint="eastAsia"/>
        </w:rPr>
        <w:t>各个工位</w:t>
      </w:r>
      <w:r w:rsidR="00787BB9">
        <w:rPr>
          <w:rFonts w:hint="eastAsia"/>
        </w:rPr>
        <w:t>的执行过程，生成组合服务的仿真模型实例。</w:t>
      </w:r>
      <w:r w:rsidR="004E784C">
        <w:rPr>
          <w:rFonts w:hint="eastAsia"/>
        </w:rPr>
        <w:t>仿真指标将通过特定的公式转换为服务评价指标</w:t>
      </w:r>
      <w:r w:rsidR="004E2882">
        <w:rPr>
          <w:rFonts w:hint="eastAsia"/>
        </w:rPr>
        <w:t>，这些评价指标会和仿真所得图片一起保存在数据库中</w:t>
      </w:r>
      <w:r w:rsidR="004E784C">
        <w:rPr>
          <w:rFonts w:hint="eastAsia"/>
        </w:rPr>
        <w:t>，</w:t>
      </w:r>
      <w:r w:rsidR="004E2882">
        <w:rPr>
          <w:rFonts w:hint="eastAsia"/>
        </w:rPr>
        <w:t>最后</w:t>
      </w:r>
      <w:proofErr w:type="gramStart"/>
      <w:r w:rsidR="004E2882">
        <w:rPr>
          <w:rFonts w:hint="eastAsia"/>
        </w:rPr>
        <w:t>云制造</w:t>
      </w:r>
      <w:proofErr w:type="gramEnd"/>
      <w:r w:rsidR="004E2882">
        <w:rPr>
          <w:rFonts w:hint="eastAsia"/>
        </w:rPr>
        <w:t>服务平台读取评价指标和图片展示给用户。</w:t>
      </w:r>
    </w:p>
    <w:p w14:paraId="0C97982F" w14:textId="67D42713" w:rsidR="00B50FAB" w:rsidRDefault="00B50FAB" w:rsidP="00B50FAB">
      <w:pPr>
        <w:pStyle w:val="2"/>
      </w:pPr>
      <w:bookmarkStart w:id="83" w:name="_Toc501892814"/>
      <w:r>
        <w:rPr>
          <w:rFonts w:hint="eastAsia"/>
        </w:rPr>
        <w:t>3.5</w:t>
      </w:r>
      <w:r>
        <w:t xml:space="preserve"> </w:t>
      </w:r>
      <w:r>
        <w:rPr>
          <w:rFonts w:hint="eastAsia"/>
        </w:rPr>
        <w:t>本章小结</w:t>
      </w:r>
      <w:bookmarkEnd w:id="83"/>
    </w:p>
    <w:p w14:paraId="18851FC6" w14:textId="6A9063F1" w:rsidR="000C1395" w:rsidRDefault="008C388F" w:rsidP="008C388F">
      <w:pPr>
        <w:spacing w:line="400" w:lineRule="exact"/>
        <w:ind w:firstLineChars="200" w:firstLine="480"/>
      </w:pPr>
      <w:r>
        <w:rPr>
          <w:rFonts w:hint="eastAsia"/>
        </w:rPr>
        <w:t>本章主要介绍了</w:t>
      </w:r>
      <w:proofErr w:type="gramStart"/>
      <w:r>
        <w:rPr>
          <w:rFonts w:hint="eastAsia"/>
        </w:rPr>
        <w:t>云制造</w:t>
      </w:r>
      <w:proofErr w:type="gramEnd"/>
      <w:r>
        <w:rPr>
          <w:rFonts w:hint="eastAsia"/>
        </w:rPr>
        <w:t>服务的一般流程，对本文比较关心的服务发布、服务匹配和服务组合三个过程做了进一步的分析，并提出了面向仿真的服务发布和组合方法。</w:t>
      </w:r>
    </w:p>
    <w:p w14:paraId="30F17CA8" w14:textId="77777777" w:rsidR="00727C28" w:rsidRDefault="00727C28">
      <w:pPr>
        <w:sectPr w:rsidR="00727C28" w:rsidSect="00312A6E">
          <w:headerReference w:type="even" r:id="rId40"/>
          <w:headerReference w:type="default" r:id="rId41"/>
          <w:pgSz w:w="11906" w:h="16838" w:code="9"/>
          <w:pgMar w:top="1440" w:right="1797" w:bottom="1440" w:left="1797" w:header="1134" w:footer="1134" w:gutter="0"/>
          <w:cols w:space="425"/>
          <w:docGrid w:type="lines" w:linePitch="326"/>
        </w:sectPr>
      </w:pPr>
    </w:p>
    <w:p w14:paraId="46418729" w14:textId="6DE3DDF5" w:rsidR="00381E3D" w:rsidRPr="00381E3D" w:rsidRDefault="00381E3D" w:rsidP="00381E3D">
      <w:pPr>
        <w:pStyle w:val="1"/>
      </w:pPr>
      <w:bookmarkStart w:id="84" w:name="_Toc501892815"/>
      <w:r>
        <w:rPr>
          <w:rFonts w:hint="eastAsia"/>
        </w:rPr>
        <w:t>第4章 面向</w:t>
      </w:r>
      <w:r>
        <w:t>仿真的</w:t>
      </w:r>
      <w:proofErr w:type="gramStart"/>
      <w:r>
        <w:t>云制造</w:t>
      </w:r>
      <w:proofErr w:type="gramEnd"/>
      <w:r>
        <w:t>服务发布和组合</w:t>
      </w:r>
      <w:r w:rsidR="000D44A8">
        <w:rPr>
          <w:rFonts w:hint="eastAsia"/>
        </w:rPr>
        <w:t>方法</w:t>
      </w:r>
      <w:bookmarkEnd w:id="84"/>
    </w:p>
    <w:p w14:paraId="1E2A404B" w14:textId="2BAF77E7" w:rsidR="000309A2" w:rsidRDefault="00381E3D" w:rsidP="00696F7A">
      <w:pPr>
        <w:pStyle w:val="2"/>
        <w:ind w:firstLineChars="50" w:firstLine="150"/>
      </w:pPr>
      <w:bookmarkStart w:id="85" w:name="_Toc501892816"/>
      <w:r>
        <w:rPr>
          <w:rFonts w:hint="eastAsia"/>
        </w:rPr>
        <w:t>4.1</w:t>
      </w:r>
      <w:r w:rsidR="000309A2">
        <w:rPr>
          <w:rFonts w:hint="eastAsia"/>
        </w:rPr>
        <w:t xml:space="preserve"> </w:t>
      </w:r>
      <w:r>
        <w:rPr>
          <w:rFonts w:hint="eastAsia"/>
        </w:rPr>
        <w:t>制造</w:t>
      </w:r>
      <w:proofErr w:type="gramStart"/>
      <w:r>
        <w:rPr>
          <w:rFonts w:hint="eastAsia"/>
        </w:rPr>
        <w:t>云服务</w:t>
      </w:r>
      <w:proofErr w:type="gramEnd"/>
      <w:r>
        <w:rPr>
          <w:rFonts w:hint="eastAsia"/>
        </w:rPr>
        <w:t>相关本体构建</w:t>
      </w:r>
      <w:bookmarkEnd w:id="85"/>
    </w:p>
    <w:p w14:paraId="55F144CD" w14:textId="4B36B5E4" w:rsidR="000234DF" w:rsidRPr="00EB6F70" w:rsidRDefault="000234DF" w:rsidP="000234DF">
      <w:pPr>
        <w:spacing w:line="400" w:lineRule="exact"/>
        <w:ind w:firstLineChars="200" w:firstLine="480"/>
      </w:pPr>
      <w:r w:rsidRPr="00EB6F70">
        <w:t>信息检索过程中，为了能够更加全面、准确地将检索到的结果信息反馈给用户，在信息检索的时候就需要对检索词进行一定的逻辑语义推理。领域本体的作用是通过已经定义好的本体领域概念结构，来描述领域中各个概念之间存在的各种关系</w:t>
      </w:r>
      <w:r w:rsidR="001E2A8E">
        <w:rPr>
          <w:rFonts w:hint="eastAsia"/>
        </w:rPr>
        <w:t>，从而</w:t>
      </w:r>
      <w:r w:rsidR="00F12DA0">
        <w:rPr>
          <w:rFonts w:hint="eastAsia"/>
        </w:rPr>
        <w:t>不仅能够结构化服务发布模型和需求模型，而且在检索匹配阶段能够根据</w:t>
      </w:r>
      <w:r w:rsidR="001E2A8E">
        <w:rPr>
          <w:rFonts w:hint="eastAsia"/>
        </w:rPr>
        <w:t>概念</w:t>
      </w:r>
      <w:r w:rsidR="00381E3D">
        <w:rPr>
          <w:rFonts w:hint="eastAsia"/>
        </w:rPr>
        <w:t xml:space="preserve"> </w:t>
      </w:r>
      <w:r w:rsidR="001E2A8E">
        <w:rPr>
          <w:rFonts w:hint="eastAsia"/>
        </w:rPr>
        <w:t>之间的关系实现推理式检索</w:t>
      </w:r>
      <w:r w:rsidRPr="00EB6F70">
        <w:t>。</w:t>
      </w:r>
    </w:p>
    <w:p w14:paraId="23E95839" w14:textId="1BD13AF7" w:rsidR="000234DF" w:rsidRDefault="000234DF" w:rsidP="000234DF">
      <w:pPr>
        <w:spacing w:line="400" w:lineRule="exact"/>
        <w:ind w:firstLineChars="200" w:firstLine="480"/>
      </w:pPr>
      <w:r w:rsidRPr="00EB6F70">
        <w:t>本文通过对本体语言</w:t>
      </w:r>
      <w:r w:rsidRPr="00EB6F70">
        <w:t>OWL</w:t>
      </w:r>
      <w:r w:rsidRPr="00EB6F70">
        <w:t>和建模工具</w:t>
      </w:r>
      <w:r w:rsidRPr="00EB6F70">
        <w:t>Protégé</w:t>
      </w:r>
      <w:r w:rsidRPr="00EB6F70">
        <w:t>的研究实现了一个基于本体的查询。</w:t>
      </w:r>
      <w:r w:rsidRPr="00EB6F70">
        <w:t>Protégé</w:t>
      </w:r>
      <w:r w:rsidRPr="00EB6F70">
        <w:t>软件是</w:t>
      </w:r>
      <w:r w:rsidRPr="00EB6F70">
        <w:t>Stanford</w:t>
      </w:r>
      <w:r w:rsidRPr="00EB6F70">
        <w:t>大学基于</w:t>
      </w:r>
      <w:r w:rsidRPr="00EB6F70">
        <w:t>Java</w:t>
      </w:r>
      <w:r w:rsidRPr="00EB6F70">
        <w:t>语言开发的本体编辑和知识获取软件，用于语义网中的本体创建，其提供了本体概念类、关系、属性以及实例的创建，并且屏蔽了具体的本体描述语言。使用</w:t>
      </w:r>
      <w:r w:rsidRPr="00EB6F70">
        <w:t>Protégé</w:t>
      </w:r>
      <w:r w:rsidRPr="00EB6F70">
        <w:t>创建本体，首先应该明确领域</w:t>
      </w:r>
      <w:proofErr w:type="gramStart"/>
      <w:r w:rsidRPr="00EB6F70">
        <w:t>内概念</w:t>
      </w:r>
      <w:proofErr w:type="gramEnd"/>
      <w:r w:rsidRPr="00EB6F70">
        <w:t>的定义，清楚领域中包括的基本信息和分类。一个领域中的最基本概念应分别对应于各个分类层次数的根。要定义特定领域的根类，只需将它们声明为一个具名类（</w:t>
      </w:r>
      <w:r w:rsidRPr="00EB6F70">
        <w:t>named class</w:t>
      </w:r>
      <w:r w:rsidRPr="00EB6F70">
        <w:t>）即可。分析模块主要借助</w:t>
      </w:r>
      <w:r w:rsidRPr="00EB6F70">
        <w:t>Jena</w:t>
      </w:r>
      <w:r w:rsidRPr="00EB6F70">
        <w:t>对</w:t>
      </w:r>
      <w:r w:rsidRPr="00EB6F70">
        <w:t>Protégé</w:t>
      </w:r>
      <w:r w:rsidRPr="00EB6F70">
        <w:t>生成的</w:t>
      </w:r>
      <w:r w:rsidRPr="00EB6F70">
        <w:t>OWL</w:t>
      </w:r>
      <w:r w:rsidRPr="00EB6F70">
        <w:t>文件进行读取和分析，包括类、实例以及属性等。</w:t>
      </w:r>
    </w:p>
    <w:p w14:paraId="6D5EF58F" w14:textId="396C1082" w:rsidR="00944D97" w:rsidRDefault="00944D97" w:rsidP="000234DF">
      <w:pPr>
        <w:spacing w:line="400" w:lineRule="exact"/>
        <w:ind w:firstLineChars="200" w:firstLine="480"/>
      </w:pPr>
      <w:proofErr w:type="gramStart"/>
      <w:r>
        <w:rPr>
          <w:rFonts w:hint="eastAsia"/>
        </w:rPr>
        <w:t>云服务</w:t>
      </w:r>
      <w:proofErr w:type="gramEnd"/>
      <w:r>
        <w:rPr>
          <w:rFonts w:hint="eastAsia"/>
        </w:rPr>
        <w:t>本体构建过程主要包括：</w:t>
      </w:r>
    </w:p>
    <w:p w14:paraId="7A30B3BB" w14:textId="4A014855" w:rsidR="00944D97" w:rsidRDefault="00944D97" w:rsidP="000234DF">
      <w:pPr>
        <w:spacing w:line="400" w:lineRule="exact"/>
        <w:ind w:firstLineChars="200" w:firstLine="480"/>
      </w:pPr>
      <w:r>
        <w:rPr>
          <w:rFonts w:hint="eastAsia"/>
        </w:rPr>
        <w:t>（</w:t>
      </w:r>
      <w:r>
        <w:rPr>
          <w:rFonts w:hint="eastAsia"/>
        </w:rPr>
        <w:t>1</w:t>
      </w:r>
      <w:r>
        <w:rPr>
          <w:rFonts w:hint="eastAsia"/>
        </w:rPr>
        <w:t>）</w:t>
      </w:r>
      <w:proofErr w:type="gramStart"/>
      <w:r>
        <w:rPr>
          <w:rFonts w:hint="eastAsia"/>
        </w:rPr>
        <w:t>明确云服务</w:t>
      </w:r>
      <w:proofErr w:type="gramEnd"/>
      <w:r>
        <w:rPr>
          <w:rFonts w:hint="eastAsia"/>
        </w:rPr>
        <w:t>本体建模的目的、范围。对</w:t>
      </w:r>
      <w:proofErr w:type="gramStart"/>
      <w:r>
        <w:rPr>
          <w:rFonts w:hint="eastAsia"/>
        </w:rPr>
        <w:t>云服务</w:t>
      </w:r>
      <w:proofErr w:type="gramEnd"/>
      <w:r>
        <w:rPr>
          <w:rFonts w:hint="eastAsia"/>
        </w:rPr>
        <w:t>供需双方进行描述，使服务提供企业更好地展现其资源拥有能力，使服务需求企业详实地描述其需求和约束。</w:t>
      </w:r>
    </w:p>
    <w:p w14:paraId="31DE5C60" w14:textId="719EDCB4" w:rsidR="00944D97" w:rsidRDefault="00944D97" w:rsidP="000234DF">
      <w:pPr>
        <w:spacing w:line="400" w:lineRule="exact"/>
        <w:ind w:firstLineChars="200" w:firstLine="480"/>
      </w:pPr>
      <w:r>
        <w:rPr>
          <w:rFonts w:hint="eastAsia"/>
        </w:rPr>
        <w:t>（</w:t>
      </w:r>
      <w:r>
        <w:rPr>
          <w:rFonts w:hint="eastAsia"/>
        </w:rPr>
        <w:t>2</w:t>
      </w:r>
      <w:r>
        <w:rPr>
          <w:rFonts w:hint="eastAsia"/>
        </w:rPr>
        <w:t>）选择</w:t>
      </w:r>
      <w:proofErr w:type="gramStart"/>
      <w:r>
        <w:rPr>
          <w:rFonts w:hint="eastAsia"/>
        </w:rPr>
        <w:t>云服务</w:t>
      </w:r>
      <w:proofErr w:type="gramEnd"/>
      <w:r>
        <w:rPr>
          <w:rFonts w:hint="eastAsia"/>
        </w:rPr>
        <w:t>本体建模方法。</w:t>
      </w:r>
    </w:p>
    <w:p w14:paraId="5E760B5D" w14:textId="586DA885" w:rsidR="00944D97" w:rsidRDefault="00944D97" w:rsidP="000234DF">
      <w:pPr>
        <w:spacing w:line="400" w:lineRule="exact"/>
        <w:ind w:firstLineChars="200" w:firstLine="480"/>
      </w:pPr>
      <w:r>
        <w:rPr>
          <w:rFonts w:hint="eastAsia"/>
        </w:rPr>
        <w:t>（</w:t>
      </w:r>
      <w:r>
        <w:rPr>
          <w:rFonts w:hint="eastAsia"/>
        </w:rPr>
        <w:t>3</w:t>
      </w:r>
      <w:r>
        <w:rPr>
          <w:rFonts w:hint="eastAsia"/>
        </w:rPr>
        <w:t>）</w:t>
      </w:r>
      <w:proofErr w:type="gramStart"/>
      <w:r>
        <w:rPr>
          <w:rFonts w:hint="eastAsia"/>
        </w:rPr>
        <w:t>云服务</w:t>
      </w:r>
      <w:proofErr w:type="gramEnd"/>
      <w:r>
        <w:rPr>
          <w:rFonts w:hint="eastAsia"/>
        </w:rPr>
        <w:t>的合理分类。结合相关国家标准和社会公认的准则对</w:t>
      </w:r>
      <w:proofErr w:type="gramStart"/>
      <w:r>
        <w:rPr>
          <w:rFonts w:hint="eastAsia"/>
        </w:rPr>
        <w:t>云服务</w:t>
      </w:r>
      <w:proofErr w:type="gramEnd"/>
      <w:r>
        <w:rPr>
          <w:rFonts w:hint="eastAsia"/>
        </w:rPr>
        <w:t>进行合理分类，并统一描述。</w:t>
      </w:r>
    </w:p>
    <w:p w14:paraId="3ED3A4FF" w14:textId="7FC849BF" w:rsidR="00944D97" w:rsidRDefault="00944D97" w:rsidP="000234DF">
      <w:pPr>
        <w:spacing w:line="400" w:lineRule="exact"/>
        <w:ind w:firstLineChars="200" w:firstLine="480"/>
      </w:pPr>
      <w:r>
        <w:rPr>
          <w:rFonts w:hint="eastAsia"/>
        </w:rPr>
        <w:t>（</w:t>
      </w:r>
      <w:r>
        <w:rPr>
          <w:rFonts w:hint="eastAsia"/>
        </w:rPr>
        <w:t>4</w:t>
      </w:r>
      <w:r>
        <w:rPr>
          <w:rFonts w:hint="eastAsia"/>
        </w:rPr>
        <w:t>）</w:t>
      </w:r>
      <w:proofErr w:type="gramStart"/>
      <w:r>
        <w:rPr>
          <w:rFonts w:hint="eastAsia"/>
        </w:rPr>
        <w:t>云服务</w:t>
      </w:r>
      <w:proofErr w:type="gramEnd"/>
      <w:r>
        <w:rPr>
          <w:rFonts w:hint="eastAsia"/>
        </w:rPr>
        <w:t>的本体元语要素的确定。确定</w:t>
      </w:r>
      <w:proofErr w:type="gramStart"/>
      <w:r>
        <w:rPr>
          <w:rFonts w:hint="eastAsia"/>
        </w:rPr>
        <w:t>云服务</w:t>
      </w:r>
      <w:proofErr w:type="gramEnd"/>
      <w:r>
        <w:rPr>
          <w:rFonts w:hint="eastAsia"/>
        </w:rPr>
        <w:t>本体的属性、关系、函数、公理、实例等语义表示元素。</w:t>
      </w:r>
    </w:p>
    <w:p w14:paraId="613FBE7F" w14:textId="22E4BBAC" w:rsidR="00944D97" w:rsidRDefault="00944D97" w:rsidP="00944D97">
      <w:pPr>
        <w:spacing w:line="400" w:lineRule="exact"/>
        <w:ind w:firstLineChars="200" w:firstLine="480"/>
      </w:pPr>
      <w:r>
        <w:rPr>
          <w:rFonts w:hint="eastAsia"/>
        </w:rPr>
        <w:t>（</w:t>
      </w:r>
      <w:r>
        <w:rPr>
          <w:rFonts w:hint="eastAsia"/>
        </w:rPr>
        <w:t>5</w:t>
      </w:r>
      <w:r>
        <w:rPr>
          <w:rFonts w:hint="eastAsia"/>
        </w:rPr>
        <w:t>）</w:t>
      </w:r>
      <w:proofErr w:type="gramStart"/>
      <w:r>
        <w:rPr>
          <w:rFonts w:hint="eastAsia"/>
        </w:rPr>
        <w:t>云服务</w:t>
      </w:r>
      <w:proofErr w:type="gramEnd"/>
      <w:r>
        <w:rPr>
          <w:rFonts w:hint="eastAsia"/>
        </w:rPr>
        <w:t>本体建模工具选择。采用斯坦福大学开发的</w:t>
      </w:r>
      <w:r>
        <w:rPr>
          <w:rFonts w:hint="eastAsia"/>
        </w:rPr>
        <w:t>P</w:t>
      </w:r>
      <w:r>
        <w:t>rotégé</w:t>
      </w:r>
      <w:r>
        <w:rPr>
          <w:rFonts w:hint="eastAsia"/>
        </w:rPr>
        <w:t>可视化本体建模工具和插件</w:t>
      </w:r>
      <w:r>
        <w:rPr>
          <w:rFonts w:hint="eastAsia"/>
        </w:rPr>
        <w:t>Graphviz</w:t>
      </w:r>
      <w:r>
        <w:rPr>
          <w:rFonts w:hint="eastAsia"/>
        </w:rPr>
        <w:t>来实现。</w:t>
      </w:r>
    </w:p>
    <w:p w14:paraId="5FD3F959" w14:textId="3D2D7434" w:rsidR="00944D97" w:rsidRPr="00EB6F70" w:rsidRDefault="00944D97" w:rsidP="00944D97">
      <w:pPr>
        <w:spacing w:line="400" w:lineRule="exact"/>
        <w:ind w:firstLineChars="200" w:firstLine="480"/>
      </w:pPr>
      <w:r>
        <w:rPr>
          <w:rFonts w:hint="eastAsia"/>
        </w:rPr>
        <w:t>（</w:t>
      </w:r>
      <w:r>
        <w:rPr>
          <w:rFonts w:hint="eastAsia"/>
        </w:rPr>
        <w:t>6</w:t>
      </w:r>
      <w:r>
        <w:rPr>
          <w:rFonts w:hint="eastAsia"/>
        </w:rPr>
        <w:t>）</w:t>
      </w:r>
      <w:proofErr w:type="gramStart"/>
      <w:r>
        <w:rPr>
          <w:rFonts w:hint="eastAsia"/>
        </w:rPr>
        <w:t>云服务</w:t>
      </w:r>
      <w:proofErr w:type="gramEnd"/>
      <w:r>
        <w:rPr>
          <w:rFonts w:hint="eastAsia"/>
        </w:rPr>
        <w:t>OWL</w:t>
      </w:r>
      <w:r>
        <w:rPr>
          <w:rFonts w:hint="eastAsia"/>
        </w:rPr>
        <w:t>形式化描述。通过</w:t>
      </w:r>
      <w:r>
        <w:t>Protégé</w:t>
      </w:r>
      <w:r>
        <w:rPr>
          <w:rFonts w:hint="eastAsia"/>
        </w:rPr>
        <w:t>工具将建立的本体转化为</w:t>
      </w:r>
      <w:r>
        <w:rPr>
          <w:rFonts w:hint="eastAsia"/>
        </w:rPr>
        <w:t>OWL</w:t>
      </w:r>
      <w:r>
        <w:rPr>
          <w:rFonts w:hint="eastAsia"/>
        </w:rPr>
        <w:t>形式化描述语言，并以</w:t>
      </w:r>
      <w:r>
        <w:rPr>
          <w:rFonts w:hint="eastAsia"/>
        </w:rPr>
        <w:t>OWL</w:t>
      </w:r>
      <w:r>
        <w:rPr>
          <w:rFonts w:hint="eastAsia"/>
        </w:rPr>
        <w:t>格式保存本体信息。</w:t>
      </w:r>
    </w:p>
    <w:p w14:paraId="49EA3DD3" w14:textId="363FD5BD" w:rsidR="000234DF" w:rsidRPr="000234DF" w:rsidRDefault="000234DF" w:rsidP="000234DF">
      <w:pPr>
        <w:spacing w:line="400" w:lineRule="exact"/>
        <w:ind w:firstLineChars="200" w:firstLine="480"/>
      </w:pPr>
      <w:r w:rsidRPr="00EB6F70">
        <w:t>对于制造生产加工硬设备，需要构建设备的本体，也就是建立设备及其组成部件之间的关系；对于不可拆分的部件，则需要建立部件及其生产加工能力之间的本体。本体构建完成后保存在</w:t>
      </w:r>
      <w:r w:rsidRPr="00EB6F70">
        <w:t>RDF4J</w:t>
      </w:r>
      <w:r w:rsidRPr="00EB6F70">
        <w:t>数据库中，下文的服务发布、需求发布与分解都需要按照统一的本体来执行。</w:t>
      </w:r>
    </w:p>
    <w:p w14:paraId="0CD5F92E" w14:textId="77182F6B" w:rsidR="00844D52" w:rsidRDefault="00844D52" w:rsidP="00844D52">
      <w:pPr>
        <w:spacing w:line="400" w:lineRule="exact"/>
        <w:ind w:firstLineChars="200" w:firstLine="480"/>
      </w:pPr>
      <w:r>
        <w:rPr>
          <w:rFonts w:hint="eastAsia"/>
        </w:rPr>
        <w:t>本文所建立的企业本体如下</w:t>
      </w:r>
      <w:r w:rsidRPr="00D74BC4">
        <w:rPr>
          <w:rFonts w:hint="eastAsia"/>
          <w:color w:val="FF0000"/>
        </w:rPr>
        <w:t>图</w:t>
      </w:r>
      <w:r w:rsidR="00DD2633">
        <w:rPr>
          <w:rFonts w:hint="eastAsia"/>
          <w:color w:val="FF0000"/>
        </w:rPr>
        <w:t>4</w:t>
      </w:r>
      <w:r w:rsidRPr="00D74BC4">
        <w:rPr>
          <w:rFonts w:hint="eastAsia"/>
          <w:color w:val="FF0000"/>
        </w:rPr>
        <w:t>.1</w:t>
      </w:r>
      <w:r>
        <w:rPr>
          <w:rFonts w:hint="eastAsia"/>
        </w:rPr>
        <w:t>所示。首先，企业本体需要具有一些基本信息，如该企业所处地址、企业的联系方式等，以便服务请求者能找到该企业并建立联系；其次企业本体中定义了企业所具有的制造能力和产品，它们分别定义了基本信息。产品具有制造工艺和装配工艺，制造工艺是指加工生产出这个产品所需的工艺步骤，产品的制造工艺由部分制造能力组合而成，而装配工艺是指由其它产品或零件组装成该产品所需的工艺步骤。</w:t>
      </w:r>
      <w:commentRangeStart w:id="86"/>
      <w:r>
        <w:rPr>
          <w:rFonts w:hint="eastAsia"/>
        </w:rPr>
        <w:t>下</w:t>
      </w:r>
      <w:r w:rsidRPr="00DD2633">
        <w:rPr>
          <w:rFonts w:hint="eastAsia"/>
          <w:color w:val="FF0000"/>
        </w:rPr>
        <w:t>图</w:t>
      </w:r>
      <w:r w:rsidR="00DD2633">
        <w:rPr>
          <w:rFonts w:hint="eastAsia"/>
          <w:color w:val="FF0000"/>
        </w:rPr>
        <w:t>4</w:t>
      </w:r>
      <w:r w:rsidRPr="00DD2633">
        <w:rPr>
          <w:rFonts w:hint="eastAsia"/>
          <w:color w:val="FF0000"/>
        </w:rPr>
        <w:t>.2</w:t>
      </w:r>
      <w:r>
        <w:rPr>
          <w:rFonts w:hint="eastAsia"/>
        </w:rPr>
        <w:t>是在</w:t>
      </w:r>
      <w:r>
        <w:t>Protégé</w:t>
      </w:r>
      <w:r>
        <w:rPr>
          <w:rFonts w:hint="eastAsia"/>
        </w:rPr>
        <w:t>中定义的企业本体，定义好本体后可以生成</w:t>
      </w:r>
      <w:r>
        <w:rPr>
          <w:rFonts w:hint="eastAsia"/>
        </w:rPr>
        <w:t>RDF/OW</w:t>
      </w:r>
      <w:commentRangeEnd w:id="86"/>
      <w:r w:rsidR="000213C6">
        <w:rPr>
          <w:rStyle w:val="ae"/>
          <w:kern w:val="2"/>
        </w:rPr>
        <w:commentReference w:id="86"/>
      </w:r>
      <w:r>
        <w:rPr>
          <w:rFonts w:hint="eastAsia"/>
        </w:rPr>
        <w:t>L</w:t>
      </w:r>
      <w:r>
        <w:rPr>
          <w:rFonts w:hint="eastAsia"/>
        </w:rPr>
        <w:t>文件，并保存在图数据库中。</w:t>
      </w:r>
    </w:p>
    <w:p w14:paraId="07C5167B" w14:textId="77777777" w:rsidR="00844D52" w:rsidRPr="004017F6" w:rsidRDefault="00844D52" w:rsidP="00844D52">
      <w:pPr>
        <w:jc w:val="center"/>
      </w:pPr>
      <w:r>
        <w:object w:dxaOrig="8656" w:dyaOrig="5266" w14:anchorId="3ED45841">
          <v:shape id="_x0000_i1030" type="#_x0000_t75" style="width:414.4pt;height:252.4pt" o:ole="">
            <v:imagedata r:id="rId44" o:title=""/>
          </v:shape>
          <o:OLEObject Type="Embed" ProgID="Visio.Drawing.15" ShapeID="_x0000_i1030" DrawAspect="Content" ObjectID="_1576848145" r:id="rId45"/>
        </w:object>
      </w:r>
    </w:p>
    <w:p w14:paraId="2EFC2C13" w14:textId="620C6083" w:rsidR="00844D52" w:rsidRDefault="00844D52" w:rsidP="00844D52">
      <w:pPr>
        <w:pStyle w:val="a4"/>
      </w:pPr>
      <w:r>
        <w:rPr>
          <w:rFonts w:hint="eastAsia"/>
        </w:rPr>
        <w:t>图</w:t>
      </w:r>
      <w:r w:rsidR="00DD2633">
        <w:rPr>
          <w:rFonts w:hint="eastAsia"/>
        </w:rPr>
        <w:t>4</w:t>
      </w:r>
      <w:r>
        <w:rPr>
          <w:rFonts w:hint="eastAsia"/>
        </w:rPr>
        <w:t xml:space="preserve">.1 </w:t>
      </w:r>
      <w:r>
        <w:rPr>
          <w:rFonts w:hint="eastAsia"/>
        </w:rPr>
        <w:t>企业本体</w:t>
      </w:r>
    </w:p>
    <w:p w14:paraId="1B33A202" w14:textId="46CABE6A" w:rsidR="00844D52" w:rsidRDefault="00844D52" w:rsidP="00844D52">
      <w:pPr>
        <w:pStyle w:val="a4"/>
        <w:spacing w:before="0" w:after="0"/>
      </w:pPr>
      <w:r>
        <w:rPr>
          <w:noProof/>
        </w:rPr>
        <w:drawing>
          <wp:inline distT="0" distB="0" distL="0" distR="0" wp14:anchorId="734A84CF" wp14:editId="6FC3D4E1">
            <wp:extent cx="5265420" cy="2004060"/>
            <wp:effectExtent l="0" t="0" r="0" b="0"/>
            <wp:docPr id="60" name="图片 60" descr="企业本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企业本体"/>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5420" cy="2004060"/>
                    </a:xfrm>
                    <a:prstGeom prst="rect">
                      <a:avLst/>
                    </a:prstGeom>
                    <a:noFill/>
                    <a:ln>
                      <a:noFill/>
                    </a:ln>
                  </pic:spPr>
                </pic:pic>
              </a:graphicData>
            </a:graphic>
          </wp:inline>
        </w:drawing>
      </w:r>
    </w:p>
    <w:p w14:paraId="546AF276" w14:textId="1FF5CB17" w:rsidR="000234DF" w:rsidRPr="00844D52" w:rsidRDefault="00844D52" w:rsidP="00D77494">
      <w:pPr>
        <w:pStyle w:val="a4"/>
        <w:spacing w:before="0" w:after="0"/>
      </w:pPr>
      <w:r>
        <w:rPr>
          <w:rFonts w:hint="eastAsia"/>
        </w:rPr>
        <w:t>图</w:t>
      </w:r>
      <w:r w:rsidR="00DD2633">
        <w:rPr>
          <w:rFonts w:hint="eastAsia"/>
        </w:rPr>
        <w:t>4</w:t>
      </w:r>
      <w:r>
        <w:t xml:space="preserve">.2 </w:t>
      </w:r>
      <w:r>
        <w:rPr>
          <w:rFonts w:hint="eastAsia"/>
        </w:rPr>
        <w:t>企业本体</w:t>
      </w:r>
      <w:r>
        <w:t>Protégé</w:t>
      </w:r>
      <w:r>
        <w:rPr>
          <w:rFonts w:hint="eastAsia"/>
        </w:rPr>
        <w:t>导出图</w:t>
      </w:r>
    </w:p>
    <w:p w14:paraId="1769ACAF" w14:textId="2807E146" w:rsidR="008E0E51" w:rsidRDefault="00381E3D" w:rsidP="00A8264B">
      <w:pPr>
        <w:pStyle w:val="2"/>
      </w:pPr>
      <w:bookmarkStart w:id="87" w:name="_Toc501892817"/>
      <w:r>
        <w:rPr>
          <w:rFonts w:hint="eastAsia"/>
        </w:rPr>
        <w:t>4.2</w:t>
      </w:r>
      <w:r w:rsidR="000309A2">
        <w:rPr>
          <w:rFonts w:hint="eastAsia"/>
        </w:rPr>
        <w:t xml:space="preserve"> </w:t>
      </w:r>
      <w:r w:rsidR="00A8264B">
        <w:rPr>
          <w:rFonts w:hint="eastAsia"/>
        </w:rPr>
        <w:t>面向仿真的</w:t>
      </w:r>
      <w:proofErr w:type="gramStart"/>
      <w:r w:rsidR="000309A2">
        <w:rPr>
          <w:rFonts w:hint="eastAsia"/>
        </w:rPr>
        <w:t>云制造</w:t>
      </w:r>
      <w:proofErr w:type="gramEnd"/>
      <w:r w:rsidR="000309A2">
        <w:rPr>
          <w:rFonts w:hint="eastAsia"/>
        </w:rPr>
        <w:t>服务</w:t>
      </w:r>
      <w:r w:rsidR="000309A2">
        <w:t>发布</w:t>
      </w:r>
      <w:r>
        <w:rPr>
          <w:rFonts w:hint="eastAsia"/>
        </w:rPr>
        <w:t>方法</w:t>
      </w:r>
      <w:bookmarkEnd w:id="87"/>
    </w:p>
    <w:p w14:paraId="47B55F90" w14:textId="77777777" w:rsidR="000309A2" w:rsidRPr="00B32593" w:rsidRDefault="000309A2" w:rsidP="00EB6F70">
      <w:pPr>
        <w:spacing w:line="400" w:lineRule="exact"/>
        <w:ind w:firstLineChars="200" w:firstLine="480"/>
      </w:pPr>
      <w:r w:rsidRPr="00B32593">
        <w:t>资源提供者为了向</w:t>
      </w:r>
      <w:proofErr w:type="gramStart"/>
      <w:r w:rsidRPr="00B32593">
        <w:t>云制造</w:t>
      </w:r>
      <w:proofErr w:type="gramEnd"/>
      <w:r w:rsidRPr="00B32593">
        <w:t>运营平台（制造云运营者）发布服务（即公开自己所能共享的制造资源服务或制造能力服务），需要以某种标准的形式来对</w:t>
      </w:r>
      <w:proofErr w:type="gramStart"/>
      <w:r w:rsidRPr="00B32593">
        <w:t>云制造</w:t>
      </w:r>
      <w:proofErr w:type="gramEnd"/>
      <w:r w:rsidRPr="00B32593">
        <w:t>服务进行描述。目前常用的一种标准格式就是符合</w:t>
      </w:r>
      <w:r w:rsidRPr="00B32593">
        <w:t>OWL-S</w:t>
      </w:r>
      <w:r w:rsidRPr="00B32593">
        <w:t>规范的服务描述方法。</w:t>
      </w:r>
      <w:proofErr w:type="gramStart"/>
      <w:r w:rsidRPr="00B32593">
        <w:t>云制造</w:t>
      </w:r>
      <w:proofErr w:type="gramEnd"/>
      <w:r w:rsidRPr="00B32593">
        <w:t>服务的发布就是资源提供者把自己的制造服务按照某种标准格式，形成</w:t>
      </w:r>
      <w:proofErr w:type="gramStart"/>
      <w:r w:rsidRPr="00B32593">
        <w:t>云制造</w:t>
      </w:r>
      <w:proofErr w:type="gramEnd"/>
      <w:r w:rsidRPr="00B32593">
        <w:t>服务描述文件，把这个文件传输给</w:t>
      </w:r>
      <w:proofErr w:type="gramStart"/>
      <w:r w:rsidRPr="00B32593">
        <w:t>云制造</w:t>
      </w:r>
      <w:proofErr w:type="gramEnd"/>
      <w:r w:rsidRPr="00B32593">
        <w:t>运营平台，由</w:t>
      </w:r>
      <w:proofErr w:type="gramStart"/>
      <w:r w:rsidRPr="00B32593">
        <w:t>云制造</w:t>
      </w:r>
      <w:proofErr w:type="gramEnd"/>
      <w:r w:rsidRPr="00B32593">
        <w:t>运营平台进行发布的过程。</w:t>
      </w:r>
    </w:p>
    <w:p w14:paraId="1420017D" w14:textId="088640C7" w:rsidR="008C29E8" w:rsidRPr="00B32593" w:rsidRDefault="000309A2" w:rsidP="008C29E8">
      <w:pPr>
        <w:spacing w:line="400" w:lineRule="exact"/>
        <w:ind w:firstLineChars="200" w:firstLine="480"/>
      </w:pPr>
      <w:r w:rsidRPr="00B32593">
        <w:t>本论文中，</w:t>
      </w:r>
      <w:proofErr w:type="gramStart"/>
      <w:r w:rsidRPr="00B32593">
        <w:t>云制造</w:t>
      </w:r>
      <w:proofErr w:type="gramEnd"/>
      <w:r w:rsidRPr="00B32593">
        <w:t>服务描述文件中包含了仿真信息，</w:t>
      </w:r>
      <w:r w:rsidRPr="00B32593">
        <w:rPr>
          <w:color w:val="FF0000"/>
        </w:rPr>
        <w:t>图</w:t>
      </w:r>
      <w:r w:rsidR="00DD2633">
        <w:rPr>
          <w:rFonts w:hint="eastAsia"/>
          <w:color w:val="FF0000"/>
        </w:rPr>
        <w:t>4.3</w:t>
      </w:r>
      <w:r w:rsidRPr="00B32593">
        <w:t>展示了</w:t>
      </w:r>
      <w:r w:rsidR="00B32593" w:rsidRPr="00B32593">
        <w:t>包含仿真信息的</w:t>
      </w:r>
      <w:proofErr w:type="gramStart"/>
      <w:r w:rsidR="00B32593" w:rsidRPr="00B32593">
        <w:t>云制造</w:t>
      </w:r>
      <w:proofErr w:type="gramEnd"/>
      <w:r w:rsidR="00B32593" w:rsidRPr="00B32593">
        <w:t>服务描述文件的构建方法，该方法包括以下步骤：</w:t>
      </w:r>
    </w:p>
    <w:p w14:paraId="2AE5DAA6" w14:textId="77777777" w:rsidR="008C29E8" w:rsidRPr="00B32593" w:rsidRDefault="008C29E8" w:rsidP="008C29E8">
      <w:pPr>
        <w:spacing w:line="400" w:lineRule="exact"/>
        <w:ind w:firstLineChars="200" w:firstLine="480"/>
      </w:pPr>
      <w:r w:rsidRPr="00B32593">
        <w:t>1</w:t>
      </w:r>
      <w:r w:rsidRPr="00B32593">
        <w:t>）</w:t>
      </w:r>
      <w:r w:rsidR="000309A2" w:rsidRPr="00B32593">
        <w:t>将实体制造资源或制造能力进行服务抽象，获得制造服务模型；</w:t>
      </w:r>
    </w:p>
    <w:p w14:paraId="4F01DBA9" w14:textId="77777777" w:rsidR="008C29E8" w:rsidRPr="00B32593" w:rsidRDefault="008C29E8" w:rsidP="008C29E8">
      <w:pPr>
        <w:spacing w:line="400" w:lineRule="exact"/>
        <w:ind w:firstLineChars="200" w:firstLine="480"/>
      </w:pPr>
      <w:r w:rsidRPr="00B32593">
        <w:t>2</w:t>
      </w:r>
      <w:r w:rsidRPr="00B32593">
        <w:t>）</w:t>
      </w:r>
      <w:r w:rsidR="000309A2" w:rsidRPr="00B32593">
        <w:t>将实体制造资源或制造能力进行仿真抽象，获得仿真模型；</w:t>
      </w:r>
    </w:p>
    <w:p w14:paraId="1554B591" w14:textId="77777777" w:rsidR="000309A2" w:rsidRPr="00B32593" w:rsidRDefault="008C29E8" w:rsidP="008C29E8">
      <w:pPr>
        <w:spacing w:line="400" w:lineRule="exact"/>
        <w:ind w:firstLineChars="200" w:firstLine="480"/>
      </w:pPr>
      <w:r w:rsidRPr="00B32593">
        <w:t>3</w:t>
      </w:r>
      <w:r w:rsidRPr="00B32593">
        <w:t>）</w:t>
      </w:r>
      <w:r w:rsidR="000309A2" w:rsidRPr="00B32593">
        <w:t>将仿真模型与制造服务模型进行结合，形成包含仿真信息的</w:t>
      </w:r>
      <w:proofErr w:type="gramStart"/>
      <w:r w:rsidR="000309A2" w:rsidRPr="00B32593">
        <w:t>云制造</w:t>
      </w:r>
      <w:proofErr w:type="gramEnd"/>
      <w:r w:rsidR="000309A2" w:rsidRPr="00B32593">
        <w:t>服务描述文件。</w:t>
      </w:r>
    </w:p>
    <w:p w14:paraId="6DC646FA" w14:textId="77777777" w:rsidR="000309A2" w:rsidRDefault="000309A2" w:rsidP="000309A2">
      <w:pPr>
        <w:spacing w:line="360" w:lineRule="auto"/>
        <w:jc w:val="center"/>
      </w:pPr>
      <w:r>
        <w:rPr>
          <w:rFonts w:hint="eastAsia"/>
          <w:noProof/>
        </w:rPr>
        <mc:AlternateContent>
          <mc:Choice Requires="wpg">
            <w:drawing>
              <wp:inline distT="0" distB="0" distL="0" distR="0" wp14:anchorId="32D4B6A5" wp14:editId="7F5CE75C">
                <wp:extent cx="2692800" cy="3398520"/>
                <wp:effectExtent l="0" t="0" r="12700" b="11430"/>
                <wp:docPr id="1" name="组 1"/>
                <wp:cNvGraphicFramePr/>
                <a:graphic xmlns:a="http://schemas.openxmlformats.org/drawingml/2006/main">
                  <a:graphicData uri="http://schemas.microsoft.com/office/word/2010/wordprocessingGroup">
                    <wpg:wgp>
                      <wpg:cNvGrpSpPr/>
                      <wpg:grpSpPr>
                        <a:xfrm>
                          <a:off x="0" y="0"/>
                          <a:ext cx="2692800" cy="3398520"/>
                          <a:chOff x="0" y="0"/>
                          <a:chExt cx="2692319" cy="3209046"/>
                        </a:xfrm>
                      </wpg:grpSpPr>
                      <wps:wsp>
                        <wps:cNvPr id="2" name="矩形 3"/>
                        <wps:cNvSpPr>
                          <a:spLocks noChangeArrowheads="1"/>
                        </wps:cNvSpPr>
                        <wps:spPr bwMode="auto">
                          <a:xfrm>
                            <a:off x="1568369" y="1348451"/>
                            <a:ext cx="1123950" cy="375450"/>
                          </a:xfrm>
                          <a:prstGeom prst="rect">
                            <a:avLst/>
                          </a:prstGeom>
                          <a:solidFill>
                            <a:schemeClr val="bg1"/>
                          </a:solidFill>
                          <a:ln w="12700" cmpd="sng">
                            <a:solidFill>
                              <a:schemeClr val="tx1"/>
                            </a:solidFill>
                            <a:miter lim="800000"/>
                          </a:ln>
                        </wps:spPr>
                        <wps:txbx>
                          <w:txbxContent>
                            <w:p w14:paraId="49CC9BD5" w14:textId="77777777" w:rsidR="006515C9" w:rsidRPr="008B3FE6" w:rsidRDefault="006515C9" w:rsidP="000309A2">
                              <w:pPr>
                                <w:jc w:val="center"/>
                                <w:rPr>
                                  <w:sz w:val="21"/>
                                </w:rPr>
                              </w:pPr>
                              <w:r w:rsidRPr="008B3FE6">
                                <w:rPr>
                                  <w:sz w:val="21"/>
                                </w:rPr>
                                <w:t>资源仿真模型</w:t>
                              </w:r>
                            </w:p>
                          </w:txbxContent>
                        </wps:txbx>
                        <wps:bodyPr rot="0" vert="horz" wrap="square" lIns="91440" tIns="45720" rIns="91440" bIns="45720" anchor="ctr" anchorCtr="0" upright="1">
                          <a:noAutofit/>
                        </wps:bodyPr>
                      </wps:wsp>
                      <wps:wsp>
                        <wps:cNvPr id="3" name="矩形 8"/>
                        <wps:cNvSpPr>
                          <a:spLocks noChangeArrowheads="1"/>
                        </wps:cNvSpPr>
                        <wps:spPr bwMode="auto">
                          <a:xfrm>
                            <a:off x="254643" y="0"/>
                            <a:ext cx="2211077" cy="491969"/>
                          </a:xfrm>
                          <a:prstGeom prst="rect">
                            <a:avLst/>
                          </a:prstGeom>
                          <a:solidFill>
                            <a:schemeClr val="bg1"/>
                          </a:solidFill>
                          <a:ln w="12700" cmpd="sng">
                            <a:solidFill>
                              <a:schemeClr val="tx1"/>
                            </a:solidFill>
                            <a:miter lim="800000"/>
                          </a:ln>
                        </wps:spPr>
                        <wps:txbx>
                          <w:txbxContent>
                            <w:p w14:paraId="44CB1898" w14:textId="77777777" w:rsidR="006515C9" w:rsidRPr="008B3FE6" w:rsidRDefault="006515C9"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6515C9" w:rsidRPr="008B3FE6" w:rsidRDefault="006515C9" w:rsidP="000309A2">
                              <w:pPr>
                                <w:jc w:val="center"/>
                                <w:rPr>
                                  <w:sz w:val="21"/>
                                </w:rPr>
                              </w:pPr>
                            </w:p>
                          </w:txbxContent>
                        </wps:txbx>
                        <wps:bodyPr rot="0" vert="horz" wrap="square" lIns="91440" tIns="45720" rIns="91440" bIns="45720" anchor="ctr" anchorCtr="0" upright="1">
                          <a:noAutofit/>
                        </wps:bodyPr>
                      </wps:wsp>
                      <wps:wsp>
                        <wps:cNvPr id="4" name="圆角矩形 6"/>
                        <wps:cNvSpPr>
                          <a:spLocks noChangeArrowheads="1"/>
                        </wps:cNvSpPr>
                        <wps:spPr bwMode="auto">
                          <a:xfrm>
                            <a:off x="358741" y="729027"/>
                            <a:ext cx="2054579" cy="362503"/>
                          </a:xfrm>
                          <a:prstGeom prst="roundRect">
                            <a:avLst>
                              <a:gd name="adj" fmla="val 16667"/>
                            </a:avLst>
                          </a:prstGeom>
                          <a:solidFill>
                            <a:schemeClr val="bg1"/>
                          </a:solidFill>
                          <a:ln w="12700" cmpd="sng">
                            <a:solidFill>
                              <a:schemeClr val="tx1"/>
                            </a:solidFill>
                            <a:miter lim="800000"/>
                          </a:ln>
                        </wps:spPr>
                        <wps:txbx>
                          <w:txbxContent>
                            <w:p w14:paraId="0D63997B" w14:textId="77777777" w:rsidR="006515C9" w:rsidRPr="008B3FE6" w:rsidRDefault="006515C9" w:rsidP="000309A2">
                              <w:pPr>
                                <w:jc w:val="center"/>
                                <w:rPr>
                                  <w:sz w:val="21"/>
                                </w:rPr>
                              </w:pPr>
                              <w:r w:rsidRPr="008B3FE6">
                                <w:rPr>
                                  <w:sz w:val="21"/>
                                </w:rPr>
                                <w:t>服务发布</w:t>
                              </w:r>
                              <w:r w:rsidRPr="008B3FE6">
                                <w:rPr>
                                  <w:sz w:val="21"/>
                                </w:rPr>
                                <w:t>/</w:t>
                              </w:r>
                              <w:r w:rsidRPr="008B3FE6">
                                <w:rPr>
                                  <w:sz w:val="21"/>
                                </w:rPr>
                                <w:t>仿真信息添加</w:t>
                              </w:r>
                            </w:p>
                          </w:txbxContent>
                        </wps:txbx>
                        <wps:bodyPr rot="0" vert="horz" wrap="square" lIns="91440" tIns="45720" rIns="91440" bIns="45720" anchor="ctr" anchorCtr="0" upright="1">
                          <a:noAutofit/>
                        </wps:bodyPr>
                      </wps:wsp>
                      <wps:wsp>
                        <wps:cNvPr id="5" name="直接箭头连接符 11"/>
                        <wps:cNvCnPr>
                          <a:cxnSpLocks noChangeShapeType="1"/>
                        </wps:cNvCnPr>
                        <wps:spPr bwMode="auto">
                          <a:xfrm flipV="1">
                            <a:off x="763929" y="1111170"/>
                            <a:ext cx="235585" cy="242100"/>
                          </a:xfrm>
                          <a:prstGeom prst="straightConnector1">
                            <a:avLst/>
                          </a:prstGeom>
                          <a:noFill/>
                          <a:ln w="6350" cmpd="sng">
                            <a:solidFill>
                              <a:schemeClr val="tx1"/>
                            </a:solidFill>
                            <a:miter lim="800000"/>
                            <a:tailEnd type="triangle" w="med" len="med"/>
                          </a:ln>
                        </wps:spPr>
                        <wps:bodyPr/>
                      </wps:wsp>
                      <wps:wsp>
                        <wps:cNvPr id="6" name="直接箭头连接符 12"/>
                        <wps:cNvCnPr>
                          <a:cxnSpLocks noChangeShapeType="1"/>
                        </wps:cNvCnPr>
                        <wps:spPr bwMode="auto">
                          <a:xfrm flipH="1" flipV="1">
                            <a:off x="1724628" y="1088020"/>
                            <a:ext cx="226695" cy="236922"/>
                          </a:xfrm>
                          <a:prstGeom prst="straightConnector1">
                            <a:avLst/>
                          </a:prstGeom>
                          <a:noFill/>
                          <a:ln w="6350" cmpd="sng">
                            <a:solidFill>
                              <a:schemeClr val="tx1"/>
                            </a:solidFill>
                            <a:miter lim="800000"/>
                            <a:tailEnd type="triangle" w="med" len="med"/>
                          </a:ln>
                        </wps:spPr>
                        <wps:bodyPr/>
                      </wps:wsp>
                      <wps:wsp>
                        <wps:cNvPr id="7" name="矩形 5"/>
                        <wps:cNvSpPr>
                          <a:spLocks noChangeArrowheads="1"/>
                        </wps:cNvSpPr>
                        <wps:spPr bwMode="auto">
                          <a:xfrm>
                            <a:off x="0" y="1371600"/>
                            <a:ext cx="1123950" cy="375450"/>
                          </a:xfrm>
                          <a:prstGeom prst="rect">
                            <a:avLst/>
                          </a:prstGeom>
                          <a:solidFill>
                            <a:schemeClr val="bg1"/>
                          </a:solidFill>
                          <a:ln w="12700" cmpd="sng">
                            <a:solidFill>
                              <a:schemeClr val="tx1"/>
                            </a:solidFill>
                            <a:miter lim="800000"/>
                          </a:ln>
                        </wps:spPr>
                        <wps:txbx>
                          <w:txbxContent>
                            <w:p w14:paraId="4509C36A" w14:textId="77777777" w:rsidR="006515C9" w:rsidRPr="008B3FE6" w:rsidRDefault="006515C9" w:rsidP="000309A2">
                              <w:pPr>
                                <w:jc w:val="center"/>
                                <w:rPr>
                                  <w:sz w:val="21"/>
                                  <w:szCs w:val="21"/>
                                </w:rPr>
                              </w:pPr>
                              <w:r w:rsidRPr="008B3FE6">
                                <w:rPr>
                                  <w:sz w:val="21"/>
                                  <w:szCs w:val="21"/>
                                </w:rPr>
                                <w:t>制造服务模型</w:t>
                              </w:r>
                            </w:p>
                          </w:txbxContent>
                        </wps:txbx>
                        <wps:bodyPr rot="0" vert="horz" wrap="square" lIns="91440" tIns="45720" rIns="91440" bIns="45720" anchor="ctr" anchorCtr="0" upright="1">
                          <a:noAutofit/>
                        </wps:bodyPr>
                      </wps:wsp>
                      <wps:wsp>
                        <wps:cNvPr id="8" name="直接箭头连接符 46"/>
                        <wps:cNvCnPr>
                          <a:cxnSpLocks noChangeShapeType="1"/>
                        </wps:cNvCnPr>
                        <wps:spPr bwMode="auto">
                          <a:xfrm flipV="1">
                            <a:off x="1342663" y="491924"/>
                            <a:ext cx="5411" cy="236101"/>
                          </a:xfrm>
                          <a:prstGeom prst="straightConnector1">
                            <a:avLst/>
                          </a:prstGeom>
                          <a:noFill/>
                          <a:ln w="6350" cmpd="sng">
                            <a:solidFill>
                              <a:schemeClr val="tx1"/>
                            </a:solidFill>
                            <a:miter lim="800000"/>
                            <a:tailEnd type="triangle" w="med" len="med"/>
                          </a:ln>
                        </wps:spPr>
                        <wps:bodyPr/>
                      </wps:wsp>
                      <wps:wsp>
                        <wps:cNvPr id="9" name="直接箭头连接符 10"/>
                        <wps:cNvCnPr>
                          <a:cxnSpLocks noChangeShapeType="1"/>
                        </wps:cNvCnPr>
                        <wps:spPr bwMode="auto">
                          <a:xfrm flipH="1" flipV="1">
                            <a:off x="879676" y="2430684"/>
                            <a:ext cx="120111" cy="190451"/>
                          </a:xfrm>
                          <a:prstGeom prst="straightConnector1">
                            <a:avLst/>
                          </a:prstGeom>
                          <a:noFill/>
                          <a:ln w="6350" cmpd="sng">
                            <a:solidFill>
                              <a:schemeClr val="tx1"/>
                            </a:solidFill>
                            <a:miter lim="800000"/>
                            <a:tailEnd type="triangle" w="med" len="med"/>
                          </a:ln>
                        </wps:spPr>
                        <wps:bodyPr/>
                      </wps:wsp>
                      <wps:wsp>
                        <wps:cNvPr id="10" name="直接箭头连接符 9"/>
                        <wps:cNvCnPr>
                          <a:cxnSpLocks noChangeShapeType="1"/>
                        </wps:cNvCnPr>
                        <wps:spPr bwMode="auto">
                          <a:xfrm flipV="1">
                            <a:off x="1545220" y="2395960"/>
                            <a:ext cx="179408" cy="268918"/>
                          </a:xfrm>
                          <a:prstGeom prst="straightConnector1">
                            <a:avLst/>
                          </a:prstGeom>
                          <a:noFill/>
                          <a:ln w="6350" cmpd="sng">
                            <a:solidFill>
                              <a:schemeClr val="tx1"/>
                            </a:solidFill>
                            <a:miter lim="800000"/>
                            <a:tailEnd type="triangle" w="med" len="med"/>
                          </a:ln>
                        </wps:spPr>
                        <wps:bodyPr/>
                      </wps:wsp>
                      <wps:wsp>
                        <wps:cNvPr id="11" name="矩形 1"/>
                        <wps:cNvSpPr>
                          <a:spLocks noChangeArrowheads="1"/>
                        </wps:cNvSpPr>
                        <wps:spPr bwMode="auto">
                          <a:xfrm>
                            <a:off x="636607" y="2679539"/>
                            <a:ext cx="1352550" cy="529507"/>
                          </a:xfrm>
                          <a:prstGeom prst="rect">
                            <a:avLst/>
                          </a:prstGeom>
                          <a:solidFill>
                            <a:schemeClr val="bg1"/>
                          </a:solidFill>
                          <a:ln w="12700" cmpd="sng">
                            <a:solidFill>
                              <a:schemeClr val="tx1"/>
                            </a:solidFill>
                            <a:prstDash val="dash"/>
                            <a:miter lim="800000"/>
                          </a:ln>
                        </wps:spPr>
                        <wps:txbx>
                          <w:txbxContent>
                            <w:p w14:paraId="1DFF9B6C" w14:textId="77777777" w:rsidR="006515C9" w:rsidRPr="008B3FE6" w:rsidRDefault="006515C9" w:rsidP="000309A2">
                              <w:pPr>
                                <w:jc w:val="center"/>
                                <w:rPr>
                                  <w:sz w:val="21"/>
                                </w:rPr>
                              </w:pPr>
                              <w:r w:rsidRPr="008B3FE6">
                                <w:rPr>
                                  <w:sz w:val="21"/>
                                </w:rPr>
                                <w:t>实体制造资源或制造能力</w:t>
                              </w:r>
                            </w:p>
                          </w:txbxContent>
                        </wps:txbx>
                        <wps:bodyPr rot="0" vert="horz" wrap="square" lIns="91440" tIns="45720" rIns="91440" bIns="45720" anchor="ctr" anchorCtr="0" upright="1">
                          <a:noAutofit/>
                        </wps:bodyPr>
                      </wps:wsp>
                      <wps:wsp>
                        <wps:cNvPr id="12" name="圆角矩形 18"/>
                        <wps:cNvSpPr>
                          <a:spLocks noChangeArrowheads="1"/>
                        </wps:cNvSpPr>
                        <wps:spPr bwMode="auto">
                          <a:xfrm>
                            <a:off x="121534" y="2031357"/>
                            <a:ext cx="1143000" cy="361950"/>
                          </a:xfrm>
                          <a:prstGeom prst="roundRect">
                            <a:avLst>
                              <a:gd name="adj" fmla="val 16667"/>
                            </a:avLst>
                          </a:prstGeom>
                          <a:solidFill>
                            <a:schemeClr val="bg1"/>
                          </a:solidFill>
                          <a:ln w="12700" cmpd="sng">
                            <a:solidFill>
                              <a:schemeClr val="tx1"/>
                            </a:solidFill>
                            <a:miter lim="800000"/>
                          </a:ln>
                        </wps:spPr>
                        <wps:txbx>
                          <w:txbxContent>
                            <w:p w14:paraId="280C90E0" w14:textId="77777777" w:rsidR="006515C9" w:rsidRPr="008B3FE6" w:rsidRDefault="006515C9" w:rsidP="000309A2">
                              <w:pPr>
                                <w:jc w:val="center"/>
                                <w:rPr>
                                  <w:sz w:val="21"/>
                                </w:rPr>
                              </w:pPr>
                              <w:r w:rsidRPr="008B3FE6">
                                <w:rPr>
                                  <w:sz w:val="21"/>
                                </w:rPr>
                                <w:t>服务抽象</w:t>
                              </w:r>
                            </w:p>
                          </w:txbxContent>
                        </wps:txbx>
                        <wps:bodyPr rot="0" vert="horz" wrap="square" lIns="91440" tIns="45720" rIns="91440" bIns="45720" anchor="ctr" anchorCtr="0" upright="1">
                          <a:noAutofit/>
                        </wps:bodyPr>
                      </wps:wsp>
                      <wps:wsp>
                        <wps:cNvPr id="13" name="直接箭头连接符 41"/>
                        <wps:cNvCnPr>
                          <a:cxnSpLocks noChangeShapeType="1"/>
                        </wps:cNvCnPr>
                        <wps:spPr bwMode="auto">
                          <a:xfrm flipV="1">
                            <a:off x="636607" y="1753565"/>
                            <a:ext cx="5080" cy="235585"/>
                          </a:xfrm>
                          <a:prstGeom prst="straightConnector1">
                            <a:avLst/>
                          </a:prstGeom>
                          <a:noFill/>
                          <a:ln w="6350" cmpd="sng">
                            <a:solidFill>
                              <a:schemeClr val="tx1"/>
                            </a:solidFill>
                            <a:miter lim="800000"/>
                            <a:tailEnd type="triangle" w="med" len="med"/>
                          </a:ln>
                        </wps:spPr>
                        <wps:bodyPr/>
                      </wps:wsp>
                      <wps:wsp>
                        <wps:cNvPr id="14" name="圆角矩形 55"/>
                        <wps:cNvSpPr>
                          <a:spLocks noChangeArrowheads="1"/>
                        </wps:cNvSpPr>
                        <wps:spPr bwMode="auto">
                          <a:xfrm>
                            <a:off x="1545220" y="1985058"/>
                            <a:ext cx="1143000" cy="361950"/>
                          </a:xfrm>
                          <a:prstGeom prst="roundRect">
                            <a:avLst>
                              <a:gd name="adj" fmla="val 16667"/>
                            </a:avLst>
                          </a:prstGeom>
                          <a:solidFill>
                            <a:schemeClr val="bg1"/>
                          </a:solidFill>
                          <a:ln w="12700" cmpd="sng">
                            <a:solidFill>
                              <a:schemeClr val="tx1"/>
                            </a:solidFill>
                            <a:miter lim="800000"/>
                          </a:ln>
                        </wps:spPr>
                        <wps:txbx>
                          <w:txbxContent>
                            <w:p w14:paraId="03D0A363" w14:textId="77777777" w:rsidR="006515C9" w:rsidRPr="008B3FE6" w:rsidRDefault="006515C9" w:rsidP="000309A2">
                              <w:pPr>
                                <w:jc w:val="center"/>
                                <w:rPr>
                                  <w:sz w:val="21"/>
                                  <w:szCs w:val="21"/>
                                </w:rPr>
                              </w:pPr>
                              <w:r w:rsidRPr="008B3FE6">
                                <w:rPr>
                                  <w:sz w:val="21"/>
                                  <w:szCs w:val="21"/>
                                </w:rPr>
                                <w:t>仿真抽象</w:t>
                              </w:r>
                            </w:p>
                          </w:txbxContent>
                        </wps:txbx>
                        <wps:bodyPr rot="0" vert="horz" wrap="square" lIns="91440" tIns="45720" rIns="91440" bIns="45720" anchor="ctr" anchorCtr="0" upright="1">
                          <a:noAutofit/>
                        </wps:bodyPr>
                      </wps:wsp>
                      <wps:wsp>
                        <wps:cNvPr id="15" name="直接箭头连接符 58"/>
                        <wps:cNvCnPr>
                          <a:cxnSpLocks noChangeShapeType="1"/>
                        </wps:cNvCnPr>
                        <wps:spPr bwMode="auto">
                          <a:xfrm flipV="1">
                            <a:off x="2187615" y="1724628"/>
                            <a:ext cx="5080" cy="235585"/>
                          </a:xfrm>
                          <a:prstGeom prst="straightConnector1">
                            <a:avLst/>
                          </a:prstGeom>
                          <a:noFill/>
                          <a:ln w="6350" cmpd="sng">
                            <a:solidFill>
                              <a:schemeClr val="tx1"/>
                            </a:solidFill>
                            <a:miter lim="800000"/>
                            <a:tailEnd type="triangle" w="med" len="med"/>
                          </a:ln>
                        </wps:spPr>
                        <wps:bodyPr/>
                      </wps:wsp>
                    </wpg:wgp>
                  </a:graphicData>
                </a:graphic>
              </wp:inline>
            </w:drawing>
          </mc:Choice>
          <mc:Fallback>
            <w:pict>
              <v:group w14:anchorId="32D4B6A5" id="组 1" o:spid="_x0000_s1086" style="width:212.05pt;height:267.6pt;mso-position-horizontal-relative:char;mso-position-vertical-relative:line" coordsize="26923,320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">
                <v:rect id="矩形 3" o:spid="_x0000_s1087" style="position:absolute;left:15683;top:13484;width:11240;height:37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" fillcolor="white [3212]" strokecolor="black [3213]" strokeweight="1pt">
                  <v:textbox>
                    <w:txbxContent>
                      <w:p w14:paraId="49CC9BD5" w14:textId="77777777" w:rsidR="006515C9" w:rsidRPr="008B3FE6" w:rsidRDefault="006515C9" w:rsidP="000309A2">
                        <w:pPr>
                          <w:jc w:val="center"/>
                          <w:rPr>
                            <w:sz w:val="21"/>
                          </w:rPr>
                        </w:pPr>
                        <w:r w:rsidRPr="008B3FE6">
                          <w:rPr>
                            <w:sz w:val="21"/>
                          </w:rPr>
                          <w:t>资源仿真模型</w:t>
                        </w:r>
                      </w:p>
                    </w:txbxContent>
                  </v:textbox>
                </v:rect>
                <v:rect id="矩形 8" o:spid="_x0000_s1088" style="position:absolute;left:2546;width:22111;height:4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" fillcolor="white [3212]" strokecolor="black [3213]" strokeweight="1pt">
                  <v:textbox>
                    <w:txbxContent>
                      <w:p w14:paraId="44CB1898" w14:textId="77777777" w:rsidR="006515C9" w:rsidRPr="008B3FE6" w:rsidRDefault="006515C9" w:rsidP="000309A2">
                        <w:pPr>
                          <w:jc w:val="center"/>
                          <w:rPr>
                            <w:sz w:val="21"/>
                          </w:rPr>
                        </w:pPr>
                        <w:r w:rsidRPr="008B3FE6">
                          <w:rPr>
                            <w:sz w:val="21"/>
                          </w:rPr>
                          <w:t>包含仿真信息的</w:t>
                        </w:r>
                        <w:proofErr w:type="gramStart"/>
                        <w:r w:rsidRPr="008B3FE6">
                          <w:rPr>
                            <w:sz w:val="21"/>
                          </w:rPr>
                          <w:t>云制造</w:t>
                        </w:r>
                        <w:proofErr w:type="gramEnd"/>
                        <w:r w:rsidRPr="008B3FE6">
                          <w:rPr>
                            <w:sz w:val="21"/>
                          </w:rPr>
                          <w:t>服务描述文件（基于扩展的</w:t>
                        </w:r>
                        <w:r w:rsidRPr="008B3FE6">
                          <w:rPr>
                            <w:sz w:val="21"/>
                          </w:rPr>
                          <w:t>OWL-S</w:t>
                        </w:r>
                        <w:r w:rsidRPr="008B3FE6">
                          <w:rPr>
                            <w:sz w:val="21"/>
                          </w:rPr>
                          <w:t>规范）</w:t>
                        </w:r>
                      </w:p>
                      <w:p w14:paraId="3E7B51A4" w14:textId="77777777" w:rsidR="006515C9" w:rsidRPr="008B3FE6" w:rsidRDefault="006515C9" w:rsidP="000309A2">
                        <w:pPr>
                          <w:jc w:val="center"/>
                          <w:rPr>
                            <w:sz w:val="21"/>
                          </w:rPr>
                        </w:pPr>
                      </w:p>
                    </w:txbxContent>
                  </v:textbox>
                </v:rect>
                <v:roundrect id="圆角矩形 6" o:spid="_x0000_s1089" style="position:absolute;left:3587;top:7290;width:20546;height:362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" fillcolor="white [3212]" strokecolor="black [3213]" strokeweight="1pt">
                  <v:stroke joinstyle="miter"/>
                  <v:textbox>
                    <w:txbxContent>
                      <w:p w14:paraId="0D63997B" w14:textId="77777777" w:rsidR="006515C9" w:rsidRPr="008B3FE6" w:rsidRDefault="006515C9" w:rsidP="000309A2">
                        <w:pPr>
                          <w:jc w:val="center"/>
                          <w:rPr>
                            <w:sz w:val="21"/>
                          </w:rPr>
                        </w:pPr>
                        <w:r w:rsidRPr="008B3FE6">
                          <w:rPr>
                            <w:sz w:val="21"/>
                          </w:rPr>
                          <w:t>服务发布</w:t>
                        </w:r>
                        <w:r w:rsidRPr="008B3FE6">
                          <w:rPr>
                            <w:sz w:val="21"/>
                          </w:rPr>
                          <w:t>/</w:t>
                        </w:r>
                        <w:r w:rsidRPr="008B3FE6">
                          <w:rPr>
                            <w:sz w:val="21"/>
                          </w:rPr>
                          <w:t>仿真信息添加</w:t>
                        </w:r>
                      </w:p>
                    </w:txbxContent>
                  </v:textbox>
                </v:roundrect>
                <v:shape id="直接箭头连接符 11" o:spid="_x0000_s1090" type="#_x0000_t32" style="position:absolute;left:7639;top:11111;width:2356;height:24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" strokecolor="black [3213]" strokeweight=".5pt">
                  <v:stroke endarrow="block" joinstyle="miter"/>
                </v:shape>
                <v:shape id="直接箭头连接符 12" o:spid="_x0000_s1091" type="#_x0000_t32" style="position:absolute;left:17246;top:10880;width:2267;height:23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" strokecolor="black [3213]" strokeweight=".5pt">
                  <v:stroke endarrow="block" joinstyle="miter"/>
                </v:shape>
                <v:rect id="矩形 5" o:spid="_x0000_s1092" style="position:absolute;top:13716;width:11239;height:37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" fillcolor="white [3212]" strokecolor="black [3213]" strokeweight="1pt">
                  <v:textbox>
                    <w:txbxContent>
                      <w:p w14:paraId="4509C36A" w14:textId="77777777" w:rsidR="006515C9" w:rsidRPr="008B3FE6" w:rsidRDefault="006515C9" w:rsidP="000309A2">
                        <w:pPr>
                          <w:jc w:val="center"/>
                          <w:rPr>
                            <w:sz w:val="21"/>
                            <w:szCs w:val="21"/>
                          </w:rPr>
                        </w:pPr>
                        <w:r w:rsidRPr="008B3FE6">
                          <w:rPr>
                            <w:sz w:val="21"/>
                            <w:szCs w:val="21"/>
                          </w:rPr>
                          <w:t>制造服务模型</w:t>
                        </w:r>
                      </w:p>
                    </w:txbxContent>
                  </v:textbox>
                </v:rect>
                <v:shape id="直接箭头连接符 46" o:spid="_x0000_s1093" type="#_x0000_t32" style="position:absolute;left:13426;top:4919;width:54;height:23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" strokecolor="black [3213]" strokeweight=".5pt">
                  <v:stroke endarrow="block" joinstyle="miter"/>
                </v:shape>
                <v:shape id="直接箭头连接符 10" o:spid="_x0000_s1094" type="#_x0000_t32" style="position:absolute;left:8796;top:24306;width:1201;height:190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" strokecolor="black [3213]" strokeweight=".5pt">
                  <v:stroke endarrow="block" joinstyle="miter"/>
                </v:shape>
                <v:shape id="直接箭头连接符 9" o:spid="_x0000_s1095" type="#_x0000_t32" style="position:absolute;left:15452;top:23959;width:1794;height:26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" strokecolor="black [3213]" strokeweight=".5pt">
                  <v:stroke endarrow="block" joinstyle="miter"/>
                </v:shape>
                <v:rect id="矩形 1" o:spid="_x0000_s1096" style="position:absolute;left:6366;top:26795;width:13525;height:52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" fillcolor="white [3212]" strokecolor="black [3213]" strokeweight="1pt">
                  <v:stroke dashstyle="dash"/>
                  <v:textbox>
                    <w:txbxContent>
                      <w:p w14:paraId="1DFF9B6C" w14:textId="77777777" w:rsidR="006515C9" w:rsidRPr="008B3FE6" w:rsidRDefault="006515C9" w:rsidP="000309A2">
                        <w:pPr>
                          <w:jc w:val="center"/>
                          <w:rPr>
                            <w:sz w:val="21"/>
                          </w:rPr>
                        </w:pPr>
                        <w:r w:rsidRPr="008B3FE6">
                          <w:rPr>
                            <w:sz w:val="21"/>
                          </w:rPr>
                          <w:t>实体制造资源或制造能力</w:t>
                        </w:r>
                      </w:p>
                    </w:txbxContent>
                  </v:textbox>
                </v:rect>
                <v:roundrect id="圆角矩形 18" o:spid="_x0000_s1097" style="position:absolute;left:1215;top:20313;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" fillcolor="white [3212]" strokecolor="black [3213]" strokeweight="1pt">
                  <v:stroke joinstyle="miter"/>
                  <v:textbox>
                    <w:txbxContent>
                      <w:p w14:paraId="280C90E0" w14:textId="77777777" w:rsidR="006515C9" w:rsidRPr="008B3FE6" w:rsidRDefault="006515C9" w:rsidP="000309A2">
                        <w:pPr>
                          <w:jc w:val="center"/>
                          <w:rPr>
                            <w:sz w:val="21"/>
                          </w:rPr>
                        </w:pPr>
                        <w:r w:rsidRPr="008B3FE6">
                          <w:rPr>
                            <w:sz w:val="21"/>
                          </w:rPr>
                          <w:t>服务抽象</w:t>
                        </w:r>
                      </w:p>
                    </w:txbxContent>
                  </v:textbox>
                </v:roundrect>
                <v:shape id="直接箭头连接符 41" o:spid="_x0000_s1098" type="#_x0000_t32" style="position:absolute;left:6366;top:17535;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pqIwgAAANsAAAAPAAAAZHJzL2Rvd25yZXYueG1sRE/dasIw&#10;FL4XfIdwhN2IJm7g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ADGpqIwgAAANsAAAAPAAAA&#10;AAAAAAAAAAAAAAcCAABkcnMvZG93bnJldi54bWxQSwUGAAAAAAMAAwC3AAAA9gIAAAAA&#10;" strokecolor="black [3213]" strokeweight=".5pt">
                  <v:stroke endarrow="block" joinstyle="miter"/>
                </v:shape>
                <v:roundrect id="圆角矩形 55" o:spid="_x0000_s1099" style="position:absolute;left:15452;top:19850;width:11430;height:36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" fillcolor="white [3212]" strokecolor="black [3213]" strokeweight="1pt">
                  <v:stroke joinstyle="miter"/>
                  <v:textbox>
                    <w:txbxContent>
                      <w:p w14:paraId="03D0A363" w14:textId="77777777" w:rsidR="006515C9" w:rsidRPr="008B3FE6" w:rsidRDefault="006515C9" w:rsidP="000309A2">
                        <w:pPr>
                          <w:jc w:val="center"/>
                          <w:rPr>
                            <w:sz w:val="21"/>
                            <w:szCs w:val="21"/>
                          </w:rPr>
                        </w:pPr>
                        <w:r w:rsidRPr="008B3FE6">
                          <w:rPr>
                            <w:sz w:val="21"/>
                            <w:szCs w:val="21"/>
                          </w:rPr>
                          <w:t>仿真抽象</w:t>
                        </w:r>
                      </w:p>
                    </w:txbxContent>
                  </v:textbox>
                </v:roundrect>
                <v:shape id="直接箭头连接符 58" o:spid="_x0000_s1100" type="#_x0000_t32" style="position:absolute;left:21876;top:17246;width:50;height:235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" strokecolor="black [3213]" strokeweight=".5pt">
                  <v:stroke endarrow="block" joinstyle="miter"/>
                </v:shape>
                <w10:anchorlock/>
              </v:group>
            </w:pict>
          </mc:Fallback>
        </mc:AlternateContent>
      </w:r>
    </w:p>
    <w:p w14:paraId="6A9DD3B6" w14:textId="3F812410" w:rsidR="000309A2" w:rsidRDefault="000309A2" w:rsidP="000309A2">
      <w:pPr>
        <w:pStyle w:val="a4"/>
      </w:pPr>
      <w:r>
        <w:rPr>
          <w:rFonts w:hint="eastAsia"/>
        </w:rPr>
        <w:t>图</w:t>
      </w:r>
      <w:r w:rsidR="00DD2633">
        <w:rPr>
          <w:rFonts w:hint="eastAsia"/>
        </w:rPr>
        <w:t>4.3</w:t>
      </w:r>
      <w:r>
        <w:rPr>
          <w:rFonts w:hint="eastAsia"/>
        </w:rPr>
        <w:t xml:space="preserve"> </w:t>
      </w:r>
      <w:proofErr w:type="gramStart"/>
      <w:r>
        <w:t>云制造</w:t>
      </w:r>
      <w:proofErr w:type="gramEnd"/>
      <w:r>
        <w:t>服务描述文件的构建方法</w:t>
      </w:r>
    </w:p>
    <w:p w14:paraId="6AA42933" w14:textId="0C8D46A3" w:rsidR="00381E3D" w:rsidRDefault="00381E3D" w:rsidP="00381E3D">
      <w:pPr>
        <w:pStyle w:val="3"/>
      </w:pPr>
      <w:bookmarkStart w:id="88" w:name="_Toc501892818"/>
      <w:r>
        <w:rPr>
          <w:rFonts w:hint="eastAsia"/>
        </w:rPr>
        <w:t xml:space="preserve">4.2.1 </w:t>
      </w:r>
      <w:proofErr w:type="gramStart"/>
      <w:r>
        <w:rPr>
          <w:rFonts w:hint="eastAsia"/>
        </w:rPr>
        <w:t>云制造</w:t>
      </w:r>
      <w:proofErr w:type="gramEnd"/>
      <w:r>
        <w:rPr>
          <w:rFonts w:hint="eastAsia"/>
        </w:rPr>
        <w:t>服务的服务抽象方法</w:t>
      </w:r>
      <w:bookmarkEnd w:id="88"/>
    </w:p>
    <w:p w14:paraId="36CD6F95" w14:textId="638A0B8B" w:rsidR="00381E3D" w:rsidRPr="002C2B48" w:rsidRDefault="00381E3D" w:rsidP="00381E3D">
      <w:pPr>
        <w:spacing w:line="400" w:lineRule="exact"/>
        <w:ind w:firstLineChars="200" w:firstLine="480"/>
      </w:pPr>
      <w:proofErr w:type="gramStart"/>
      <w:r w:rsidRPr="002C2B48">
        <w:t>云制造</w:t>
      </w:r>
      <w:proofErr w:type="gramEnd"/>
      <w:r w:rsidRPr="002C2B48">
        <w:t>服务的服务抽象就是将物理的制造资源抽象化成符合</w:t>
      </w:r>
      <w:r w:rsidRPr="002C2B48">
        <w:t>Web Service</w:t>
      </w:r>
      <w:r w:rsidRPr="002C2B48">
        <w:t>表示规范的过程。如</w:t>
      </w:r>
      <w:r w:rsidRPr="002C2B48">
        <w:rPr>
          <w:color w:val="FF0000"/>
        </w:rPr>
        <w:t>图</w:t>
      </w:r>
      <w:r w:rsidR="00DD2633">
        <w:rPr>
          <w:rFonts w:hint="eastAsia"/>
          <w:color w:val="FF0000"/>
        </w:rPr>
        <w:t>4.4</w:t>
      </w:r>
      <w:r w:rsidRPr="002C2B48">
        <w:t>为</w:t>
      </w:r>
      <w:proofErr w:type="gramStart"/>
      <w:r w:rsidRPr="002C2B48">
        <w:t>云制造</w:t>
      </w:r>
      <w:proofErr w:type="gramEnd"/>
      <w:r w:rsidRPr="002C2B48">
        <w:t>服务的服务抽象过程，首先需要明确实体制造资源或制造能力的概念，用对应的数据结构将实体资源数据化表示；其次，通过面向对象的思想将实体制造资源或制造能力封装成类；最后，通过</w:t>
      </w:r>
      <w:r w:rsidRPr="002C2B48">
        <w:t>JAX-WS</w:t>
      </w:r>
      <w:r w:rsidRPr="002C2B48">
        <w:t>框架，根据类信息生成</w:t>
      </w:r>
      <w:r w:rsidRPr="002C2B48">
        <w:t>WSDL</w:t>
      </w:r>
      <w:r w:rsidRPr="002C2B48">
        <w:t>文档，</w:t>
      </w:r>
      <w:r w:rsidRPr="002C2B48">
        <w:t>WSDL</w:t>
      </w:r>
      <w:r w:rsidRPr="002C2B48">
        <w:t>（</w:t>
      </w:r>
      <w:r w:rsidRPr="002C2B48">
        <w:t>Web</w:t>
      </w:r>
      <w:r w:rsidRPr="002C2B48">
        <w:t>服务描述语言）对制造资源与制造能力进行描述，形成制造资源或制造能力的一个</w:t>
      </w:r>
      <w:r w:rsidRPr="002C2B48">
        <w:t>WSDL</w:t>
      </w:r>
      <w:r w:rsidRPr="002C2B48">
        <w:t>文件。</w:t>
      </w:r>
    </w:p>
    <w:p w14:paraId="023E69BF" w14:textId="77777777" w:rsidR="00381E3D" w:rsidRDefault="00381E3D" w:rsidP="00381E3D">
      <w:pPr>
        <w:spacing w:line="360" w:lineRule="auto"/>
      </w:pPr>
      <w:r>
        <w:rPr>
          <w:noProof/>
        </w:rPr>
        <mc:AlternateContent>
          <mc:Choice Requires="wpg">
            <w:drawing>
              <wp:inline distT="0" distB="0" distL="0" distR="0" wp14:anchorId="62A63BC0" wp14:editId="1E4F2F69">
                <wp:extent cx="5149215" cy="4311650"/>
                <wp:effectExtent l="0" t="0" r="0" b="6350"/>
                <wp:docPr id="16" name="组 1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149215" cy="4311650"/>
                          <a:chOff x="125095" y="219075"/>
                          <a:chExt cx="5149215" cy="4311650"/>
                        </a:xfrm>
                      </wpg:grpSpPr>
                      <wps:wsp>
                        <wps:cNvPr id="17" name="AutoShape 18"/>
                        <wps:cNvSpPr>
                          <a:spLocks noRot="1" noChangeAspect="1" noChangeArrowheads="1"/>
                        </wps:cNvSpPr>
                        <wps:spPr bwMode="auto">
                          <a:xfrm>
                            <a:off x="125095" y="219075"/>
                            <a:ext cx="5149215" cy="4311650"/>
                          </a:xfrm>
                          <a:prstGeom prst="rect">
                            <a:avLst/>
                          </a:prstGeom>
                          <a:noFill/>
                          <a:ln>
                            <a:noFill/>
                          </a:ln>
                        </wps:spPr>
                        <wps:bodyPr rot="0" vert="horz" wrap="square" lIns="91440" tIns="45720" rIns="91440" bIns="45720" anchor="t" anchorCtr="0" upright="1">
                          <a:noAutofit/>
                        </wps:bodyPr>
                      </wps:wsp>
                      <wps:wsp>
                        <wps:cNvPr id="18" name="矩形 134"/>
                        <wps:cNvSpPr>
                          <a:spLocks noChangeArrowheads="1"/>
                        </wps:cNvSpPr>
                        <wps:spPr bwMode="auto">
                          <a:xfrm>
                            <a:off x="1818640" y="342895"/>
                            <a:ext cx="1690104" cy="504825"/>
                          </a:xfrm>
                          <a:prstGeom prst="rect">
                            <a:avLst/>
                          </a:prstGeom>
                          <a:noFill/>
                          <a:ln w="12700" cmpd="sng">
                            <a:solidFill>
                              <a:srgbClr val="000000"/>
                            </a:solidFill>
                            <a:miter lim="800000"/>
                          </a:ln>
                        </wps:spPr>
                        <wps:txbx>
                          <w:txbxContent>
                            <w:p w14:paraId="515A0236" w14:textId="77777777" w:rsidR="006515C9" w:rsidRPr="00696F7A" w:rsidRDefault="006515C9"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wps:txbx>
                        <wps:bodyPr rot="0" vert="horz" wrap="square" lIns="91440" tIns="45720" rIns="91440" bIns="45720" anchor="ctr" anchorCtr="0" upright="1">
                          <a:noAutofit/>
                        </wps:bodyPr>
                      </wps:wsp>
                      <wps:wsp>
                        <wps:cNvPr id="19" name="矩形 156"/>
                        <wps:cNvSpPr>
                          <a:spLocks noChangeArrowheads="1"/>
                        </wps:cNvSpPr>
                        <wps:spPr bwMode="auto">
                          <a:xfrm>
                            <a:off x="1800225" y="1056271"/>
                            <a:ext cx="1708519" cy="504825"/>
                          </a:xfrm>
                          <a:prstGeom prst="rect">
                            <a:avLst/>
                          </a:prstGeom>
                          <a:noFill/>
                          <a:ln w="12700" cmpd="sng">
                            <a:solidFill>
                              <a:srgbClr val="000000"/>
                            </a:solidFill>
                            <a:miter lim="800000"/>
                          </a:ln>
                        </wps:spPr>
                        <wps:txbx>
                          <w:txbxContent>
                            <w:p w14:paraId="0513ABE9" w14:textId="77777777" w:rsidR="006515C9" w:rsidRDefault="006515C9" w:rsidP="00381E3D">
                              <w:pPr>
                                <w:pStyle w:val="a3"/>
                                <w:jc w:val="center"/>
                              </w:pPr>
                              <w:r>
                                <w:rPr>
                                  <w:rFonts w:hint="eastAsia"/>
                                  <w:sz w:val="21"/>
                                  <w:szCs w:val="21"/>
                                </w:rPr>
                                <w:t>将实体</w:t>
                              </w:r>
                              <w:r>
                                <w:rPr>
                                  <w:sz w:val="21"/>
                                  <w:szCs w:val="21"/>
                                </w:rPr>
                                <w:t>资源数据化表示</w:t>
                              </w:r>
                            </w:p>
                          </w:txbxContent>
                        </wps:txbx>
                        <wps:bodyPr rot="0" vert="horz" wrap="square" lIns="91440" tIns="45720" rIns="91440" bIns="45720" anchor="ctr" anchorCtr="0" upright="1">
                          <a:noAutofit/>
                        </wps:bodyPr>
                      </wps:wsp>
                      <wps:wsp>
                        <wps:cNvPr id="20" name="矩形 157"/>
                        <wps:cNvSpPr>
                          <a:spLocks noChangeArrowheads="1"/>
                        </wps:cNvSpPr>
                        <wps:spPr bwMode="auto">
                          <a:xfrm>
                            <a:off x="1800225" y="1789672"/>
                            <a:ext cx="1719152" cy="504825"/>
                          </a:xfrm>
                          <a:prstGeom prst="rect">
                            <a:avLst/>
                          </a:prstGeom>
                          <a:noFill/>
                          <a:ln w="12700" cmpd="sng">
                            <a:solidFill>
                              <a:srgbClr val="000000"/>
                            </a:solidFill>
                            <a:miter lim="800000"/>
                          </a:ln>
                        </wps:spPr>
                        <wps:txbx>
                          <w:txbxContent>
                            <w:p w14:paraId="5EB6B866" w14:textId="77777777" w:rsidR="006515C9" w:rsidRDefault="006515C9" w:rsidP="00381E3D">
                              <w:pPr>
                                <w:pStyle w:val="a3"/>
                                <w:jc w:val="center"/>
                              </w:pPr>
                              <w:r>
                                <w:rPr>
                                  <w:rFonts w:hint="eastAsia"/>
                                  <w:sz w:val="21"/>
                                  <w:szCs w:val="21"/>
                                </w:rPr>
                                <w:t>将</w:t>
                              </w:r>
                              <w:r>
                                <w:rPr>
                                  <w:sz w:val="21"/>
                                  <w:szCs w:val="21"/>
                                </w:rPr>
                                <w:t>实体资源封装成类</w:t>
                              </w:r>
                            </w:p>
                          </w:txbxContent>
                        </wps:txbx>
                        <wps:bodyPr rot="0" vert="horz" wrap="square" lIns="91440" tIns="45720" rIns="91440" bIns="45720" anchor="ctr" anchorCtr="0" upright="1">
                          <a:noAutofit/>
                        </wps:bodyPr>
                      </wps:wsp>
                      <wps:wsp>
                        <wps:cNvPr id="21" name="矩形 158"/>
                        <wps:cNvSpPr>
                          <a:spLocks noChangeArrowheads="1"/>
                        </wps:cNvSpPr>
                        <wps:spPr bwMode="auto">
                          <a:xfrm>
                            <a:off x="1800225" y="2543059"/>
                            <a:ext cx="1708519" cy="771526"/>
                          </a:xfrm>
                          <a:prstGeom prst="rect">
                            <a:avLst/>
                          </a:prstGeom>
                          <a:noFill/>
                          <a:ln w="12700" cmpd="sng">
                            <a:solidFill>
                              <a:srgbClr val="000000"/>
                            </a:solidFill>
                            <a:miter lim="800000"/>
                          </a:ln>
                        </wps:spPr>
                        <wps:txbx>
                          <w:txbxContent>
                            <w:p w14:paraId="22CD0815" w14:textId="77777777" w:rsidR="006515C9" w:rsidRDefault="006515C9"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wps:txbx>
                        <wps:bodyPr rot="0" vert="horz" wrap="square" lIns="91440" tIns="45720" rIns="91440" bIns="45720" anchor="ctr" anchorCtr="0" upright="1">
                          <a:noAutofit/>
                        </wps:bodyPr>
                      </wps:wsp>
                      <wps:wsp>
                        <wps:cNvPr id="22" name="直接箭头连接符 159"/>
                        <wps:cNvCnPr>
                          <a:cxnSpLocks noChangeShapeType="1"/>
                        </wps:cNvCnPr>
                        <wps:spPr bwMode="auto">
                          <a:xfrm flipH="1">
                            <a:off x="2654935" y="847725"/>
                            <a:ext cx="8890" cy="208280"/>
                          </a:xfrm>
                          <a:prstGeom prst="straightConnector1">
                            <a:avLst/>
                          </a:prstGeom>
                          <a:noFill/>
                          <a:ln w="6350" cmpd="sng">
                            <a:solidFill>
                              <a:srgbClr val="000000"/>
                            </a:solidFill>
                            <a:miter lim="800000"/>
                            <a:tailEnd type="triangle" w="med" len="med"/>
                          </a:ln>
                        </wps:spPr>
                        <wps:bodyPr/>
                      </wps:wsp>
                      <wps:wsp>
                        <wps:cNvPr id="23" name="直接箭头连接符 160"/>
                        <wps:cNvCnPr>
                          <a:cxnSpLocks noChangeShapeType="1"/>
                        </wps:cNvCnPr>
                        <wps:spPr bwMode="auto">
                          <a:xfrm>
                            <a:off x="2654935" y="1560830"/>
                            <a:ext cx="5080" cy="228600"/>
                          </a:xfrm>
                          <a:prstGeom prst="straightConnector1">
                            <a:avLst/>
                          </a:prstGeom>
                          <a:noFill/>
                          <a:ln w="6350" cmpd="sng">
                            <a:solidFill>
                              <a:srgbClr val="000000"/>
                            </a:solidFill>
                            <a:miter lim="800000"/>
                            <a:tailEnd type="triangle" w="med" len="med"/>
                          </a:ln>
                        </wps:spPr>
                        <wps:bodyPr/>
                      </wps:wsp>
                      <wps:wsp>
                        <wps:cNvPr id="24" name="直接箭头连接符 161"/>
                        <wps:cNvCnPr>
                          <a:cxnSpLocks noChangeShapeType="1"/>
                        </wps:cNvCnPr>
                        <wps:spPr bwMode="auto">
                          <a:xfrm flipH="1">
                            <a:off x="2654935" y="2294255"/>
                            <a:ext cx="5080" cy="248920"/>
                          </a:xfrm>
                          <a:prstGeom prst="straightConnector1">
                            <a:avLst/>
                          </a:prstGeom>
                          <a:noFill/>
                          <a:ln w="6350" cmpd="sng">
                            <a:solidFill>
                              <a:srgbClr val="000000"/>
                            </a:solidFill>
                            <a:miter lim="800000"/>
                            <a:tailEnd type="triangle" w="med" len="med"/>
                          </a:ln>
                        </wps:spPr>
                        <wps:bodyPr/>
                      </wps:wsp>
                      <wps:wsp>
                        <wps:cNvPr id="25" name="流程图: 文档 172"/>
                        <wps:cNvSpPr>
                          <a:spLocks noChangeArrowheads="1"/>
                        </wps:cNvSpPr>
                        <wps:spPr bwMode="auto">
                          <a:xfrm>
                            <a:off x="1800225" y="3583574"/>
                            <a:ext cx="1708519" cy="702310"/>
                          </a:xfrm>
                          <a:prstGeom prst="flowChartDocument">
                            <a:avLst/>
                          </a:prstGeom>
                          <a:noFill/>
                          <a:ln w="12700" cmpd="sng">
                            <a:solidFill>
                              <a:srgbClr val="000000"/>
                            </a:solidFill>
                            <a:miter lim="800000"/>
                          </a:ln>
                        </wps:spPr>
                        <wps:txbx>
                          <w:txbxContent>
                            <w:p w14:paraId="2EBBDE1A" w14:textId="77777777" w:rsidR="006515C9" w:rsidRDefault="006515C9"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wps:txbx>
                        <wps:bodyPr rot="0" vert="horz" wrap="square" lIns="91440" tIns="45720" rIns="91440" bIns="45720" anchor="ctr" anchorCtr="0" upright="1">
                          <a:noAutofit/>
                        </wps:bodyPr>
                      </wps:wsp>
                      <wps:wsp>
                        <wps:cNvPr id="26" name="直接箭头连接符 148"/>
                        <wps:cNvCnPr>
                          <a:cxnSpLocks noChangeShapeType="1"/>
                        </wps:cNvCnPr>
                        <wps:spPr bwMode="auto">
                          <a:xfrm>
                            <a:off x="2654935" y="3314700"/>
                            <a:ext cx="1" cy="268605"/>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62A63BC0" id="组 16" o:spid="_x0000_s1101" style="width:405.45pt;height:339.5pt;mso-position-horizontal-relative:char;mso-position-vertical-relative:line" coordorigin="1250,2190" coordsize="51492,4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">
                <o:lock v:ext="edit" aspectratio="t"/>
                <v:rect id="AutoShape 18" o:spid="_x0000_s1102" style="position:absolute;left:1250;top:2190;width:51493;height:43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" filled="f" stroked="f">
                  <o:lock v:ext="edit" rotation="t" aspectratio="t"/>
                </v:rect>
                <v:rect id="矩形 134" o:spid="_x0000_s1103" style="position:absolute;left:18186;top:3428;width:16901;height:5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" filled="f" strokeweight="1pt">
                  <v:textbox>
                    <w:txbxContent>
                      <w:p w14:paraId="515A0236" w14:textId="77777777" w:rsidR="006515C9" w:rsidRPr="00696F7A" w:rsidRDefault="006515C9" w:rsidP="00381E3D">
                        <w:pPr>
                          <w:jc w:val="center"/>
                          <w:rPr>
                            <w:rFonts w:ascii="宋体" w:hAnsi="宋体"/>
                            <w:sz w:val="21"/>
                          </w:rPr>
                        </w:pPr>
                        <w:r w:rsidRPr="00696F7A">
                          <w:rPr>
                            <w:rFonts w:ascii="宋体" w:hAnsi="宋体" w:hint="eastAsia"/>
                            <w:sz w:val="21"/>
                          </w:rPr>
                          <w:t>分析</w:t>
                        </w:r>
                        <w:r w:rsidRPr="00696F7A">
                          <w:rPr>
                            <w:rFonts w:ascii="宋体" w:hAnsi="宋体"/>
                            <w:sz w:val="21"/>
                          </w:rPr>
                          <w:t>实体资源特征</w:t>
                        </w:r>
                      </w:p>
                    </w:txbxContent>
                  </v:textbox>
                </v:rect>
                <v:rect id="矩形 156" o:spid="_x0000_s1104" style="position:absolute;left:18002;top:10562;width:17085;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" filled="f" strokeweight="1pt">
                  <v:textbox>
                    <w:txbxContent>
                      <w:p w14:paraId="0513ABE9" w14:textId="77777777" w:rsidR="006515C9" w:rsidRDefault="006515C9" w:rsidP="00381E3D">
                        <w:pPr>
                          <w:pStyle w:val="a3"/>
                          <w:jc w:val="center"/>
                        </w:pPr>
                        <w:r>
                          <w:rPr>
                            <w:rFonts w:hint="eastAsia"/>
                            <w:sz w:val="21"/>
                            <w:szCs w:val="21"/>
                          </w:rPr>
                          <w:t>将实体</w:t>
                        </w:r>
                        <w:r>
                          <w:rPr>
                            <w:sz w:val="21"/>
                            <w:szCs w:val="21"/>
                          </w:rPr>
                          <w:t>资源数据化表示</w:t>
                        </w:r>
                      </w:p>
                    </w:txbxContent>
                  </v:textbox>
                </v:rect>
                <v:rect id="矩形 157" o:spid="_x0000_s1105" style="position:absolute;left:18002;top:17896;width:1719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" filled="f" strokeweight="1pt">
                  <v:textbox>
                    <w:txbxContent>
                      <w:p w14:paraId="5EB6B866" w14:textId="77777777" w:rsidR="006515C9" w:rsidRDefault="006515C9" w:rsidP="00381E3D">
                        <w:pPr>
                          <w:pStyle w:val="a3"/>
                          <w:jc w:val="center"/>
                        </w:pPr>
                        <w:r>
                          <w:rPr>
                            <w:rFonts w:hint="eastAsia"/>
                            <w:sz w:val="21"/>
                            <w:szCs w:val="21"/>
                          </w:rPr>
                          <w:t>将</w:t>
                        </w:r>
                        <w:r>
                          <w:rPr>
                            <w:sz w:val="21"/>
                            <w:szCs w:val="21"/>
                          </w:rPr>
                          <w:t>实体资源封装成类</w:t>
                        </w:r>
                      </w:p>
                    </w:txbxContent>
                  </v:textbox>
                </v:rect>
                <v:rect id="矩形 158" o:spid="_x0000_s1106" style="position:absolute;left:18002;top:25430;width:17085;height:7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" filled="f" strokeweight="1pt">
                  <v:textbox>
                    <w:txbxContent>
                      <w:p w14:paraId="22CD0815" w14:textId="77777777" w:rsidR="006515C9" w:rsidRDefault="006515C9" w:rsidP="00381E3D">
                        <w:pPr>
                          <w:pStyle w:val="a3"/>
                          <w:jc w:val="center"/>
                        </w:pPr>
                        <w:r>
                          <w:rPr>
                            <w:rFonts w:hint="eastAsia"/>
                            <w:sz w:val="21"/>
                            <w:szCs w:val="21"/>
                          </w:rPr>
                          <w:t>使用</w:t>
                        </w:r>
                        <w:r>
                          <w:rPr>
                            <w:rFonts w:hint="eastAsia"/>
                            <w:sz w:val="21"/>
                            <w:szCs w:val="21"/>
                          </w:rPr>
                          <w:t>JAX</w:t>
                        </w:r>
                        <w:r>
                          <w:rPr>
                            <w:sz w:val="21"/>
                            <w:szCs w:val="21"/>
                          </w:rPr>
                          <w:t>-WS</w:t>
                        </w:r>
                        <w:r>
                          <w:rPr>
                            <w:rFonts w:hint="eastAsia"/>
                            <w:sz w:val="21"/>
                            <w:szCs w:val="21"/>
                          </w:rPr>
                          <w:t>，</w:t>
                        </w:r>
                        <w:r>
                          <w:rPr>
                            <w:sz w:val="21"/>
                            <w:szCs w:val="21"/>
                          </w:rPr>
                          <w:t>根据类的信息</w:t>
                        </w:r>
                        <w:r>
                          <w:rPr>
                            <w:rFonts w:hint="eastAsia"/>
                            <w:sz w:val="21"/>
                            <w:szCs w:val="21"/>
                          </w:rPr>
                          <w:t>生成</w:t>
                        </w:r>
                        <w:r>
                          <w:rPr>
                            <w:sz w:val="21"/>
                            <w:szCs w:val="21"/>
                          </w:rPr>
                          <w:t>WSDL</w:t>
                        </w:r>
                        <w:r>
                          <w:rPr>
                            <w:sz w:val="21"/>
                            <w:szCs w:val="21"/>
                          </w:rPr>
                          <w:t>文档</w:t>
                        </w:r>
                      </w:p>
                    </w:txbxContent>
                  </v:textbox>
                </v:rect>
                <v:shape id="直接箭头连接符 159" o:spid="_x0000_s1107" type="#_x0000_t32" style="position:absolute;left:26549;top:8477;width:89;height:20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" strokeweight=".5pt">
                  <v:stroke endarrow="block" joinstyle="miter"/>
                </v:shape>
                <v:shape id="直接箭头连接符 160" o:spid="_x0000_s1108" type="#_x0000_t32" style="position:absolute;left:26549;top:15608;width:51;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" strokeweight=".5pt">
                  <v:stroke endarrow="block" joinstyle="miter"/>
                </v:shape>
                <v:shape id="直接箭头连接符 161" o:spid="_x0000_s1109" type="#_x0000_t32" style="position:absolute;left:26549;top:22942;width:51;height:24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" strokeweight=".5pt">
                  <v:stroke endarrow="block" joinstyle="miter"/>
                </v:shape>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图: 文档 172" o:spid="_x0000_s1110" type="#_x0000_t114" style="position:absolute;left:18002;top:35835;width:17085;height:70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" filled="f" strokeweight="1pt">
                  <v:textbox>
                    <w:txbxContent>
                      <w:p w14:paraId="2EBBDE1A" w14:textId="77777777" w:rsidR="006515C9" w:rsidRDefault="006515C9" w:rsidP="00381E3D">
                        <w:pPr>
                          <w:pStyle w:val="a3"/>
                          <w:jc w:val="center"/>
                        </w:pPr>
                        <w:r>
                          <w:rPr>
                            <w:rFonts w:hint="eastAsia"/>
                            <w:sz w:val="21"/>
                            <w:szCs w:val="21"/>
                          </w:rPr>
                          <w:t>制造服务模型（基于</w:t>
                        </w:r>
                        <w:r>
                          <w:rPr>
                            <w:sz w:val="21"/>
                            <w:szCs w:val="21"/>
                          </w:rPr>
                          <w:t>WSDL</w:t>
                        </w:r>
                        <w:r>
                          <w:rPr>
                            <w:rFonts w:hint="eastAsia"/>
                            <w:sz w:val="21"/>
                            <w:szCs w:val="21"/>
                          </w:rPr>
                          <w:t>规范的描述文件）</w:t>
                        </w:r>
                      </w:p>
                    </w:txbxContent>
                  </v:textbox>
                </v:shape>
                <v:shape id="直接箭头连接符 148" o:spid="_x0000_s1111" type="#_x0000_t32" style="position:absolute;left:26549;top:33147;width:0;height:26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" strokeweight=".5pt">
                  <v:stroke endarrow="block" joinstyle="miter"/>
                </v:shape>
                <w10:anchorlock/>
              </v:group>
            </w:pict>
          </mc:Fallback>
        </mc:AlternateContent>
      </w:r>
    </w:p>
    <w:p w14:paraId="2F6B63DC" w14:textId="015F93EE" w:rsidR="00381E3D" w:rsidRDefault="00381E3D" w:rsidP="00381E3D">
      <w:pPr>
        <w:pStyle w:val="a4"/>
      </w:pPr>
      <w:r>
        <w:rPr>
          <w:rFonts w:hint="eastAsia"/>
        </w:rPr>
        <w:t>图</w:t>
      </w:r>
      <w:r w:rsidR="00DD2633">
        <w:rPr>
          <w:rFonts w:hint="eastAsia"/>
        </w:rPr>
        <w:t>4.4</w:t>
      </w:r>
      <w:r>
        <w:rPr>
          <w:rFonts w:hint="eastAsia"/>
        </w:rPr>
        <w:t xml:space="preserve"> </w:t>
      </w:r>
      <w:r>
        <w:t>服务抽象过程</w:t>
      </w:r>
    </w:p>
    <w:p w14:paraId="4ABAB98C" w14:textId="786D1084" w:rsidR="004E2882" w:rsidRDefault="004E2882" w:rsidP="00381E3D">
      <w:pPr>
        <w:pStyle w:val="a4"/>
      </w:pPr>
    </w:p>
    <w:p w14:paraId="0B1F8966" w14:textId="77777777" w:rsidR="004E2882" w:rsidRDefault="004E2882" w:rsidP="00381E3D">
      <w:pPr>
        <w:pStyle w:val="a4"/>
      </w:pPr>
    </w:p>
    <w:p w14:paraId="45E2AD7D" w14:textId="5EB58EAD" w:rsidR="00381E3D" w:rsidRDefault="00381E3D" w:rsidP="00381E3D">
      <w:pPr>
        <w:pStyle w:val="3"/>
      </w:pPr>
      <w:bookmarkStart w:id="89" w:name="_Toc501892819"/>
      <w:r>
        <w:rPr>
          <w:rFonts w:hint="eastAsia"/>
        </w:rPr>
        <w:t xml:space="preserve">4.2.2 </w:t>
      </w:r>
      <w:proofErr w:type="gramStart"/>
      <w:r>
        <w:rPr>
          <w:rFonts w:hint="eastAsia"/>
        </w:rPr>
        <w:t>云制造</w:t>
      </w:r>
      <w:proofErr w:type="gramEnd"/>
      <w:r>
        <w:rPr>
          <w:rFonts w:hint="eastAsia"/>
        </w:rPr>
        <w:t>服务的仿真抽象方法</w:t>
      </w:r>
      <w:bookmarkEnd w:id="89"/>
    </w:p>
    <w:p w14:paraId="24267897" w14:textId="3279C2D3" w:rsidR="00381E3D" w:rsidRPr="002C2B48" w:rsidRDefault="00381E3D" w:rsidP="00381E3D">
      <w:pPr>
        <w:spacing w:line="400" w:lineRule="exact"/>
        <w:ind w:firstLineChars="200" w:firstLine="480"/>
      </w:pPr>
      <w:proofErr w:type="gramStart"/>
      <w:r w:rsidRPr="002C2B48">
        <w:t>云制造</w:t>
      </w:r>
      <w:proofErr w:type="gramEnd"/>
      <w:r w:rsidRPr="002C2B48">
        <w:t>服务的仿真抽象是通过传统仿真建模的方法将制造资源映射为仿真平台的仿真模型。一般而言，对于制造资源或制造能力，用基于离散事件仿真的思想构建仿真模型是比较常见的。该阶段将制造资源划分为加工工位粒度、生产线粒度、车间粒度，不同粒度的制造资源映射为相应的仿真对象。企业需要在发布服务的同时，会根据服务特征将制造</w:t>
      </w:r>
      <w:proofErr w:type="gramStart"/>
      <w:r w:rsidRPr="002C2B48">
        <w:t>云服务</w:t>
      </w:r>
      <w:proofErr w:type="gramEnd"/>
      <w:r w:rsidRPr="002C2B48">
        <w:t>映射为仿真对象，并提供包含所有服务的仿真对象库。制造云平台运营者会抽取仿真对象信息并构建资源仿真模型。这个过程就是把制造资源或制造能力抽象成仿真模型的过程，</w:t>
      </w:r>
      <w:r w:rsidRPr="002C2B48">
        <w:rPr>
          <w:color w:val="FF0000"/>
        </w:rPr>
        <w:t>如图</w:t>
      </w:r>
      <w:r w:rsidR="00DD2633">
        <w:rPr>
          <w:rFonts w:hint="eastAsia"/>
          <w:color w:val="FF0000"/>
        </w:rPr>
        <w:t>4.5</w:t>
      </w:r>
      <w:r w:rsidRPr="002C2B48">
        <w:rPr>
          <w:color w:val="FF0000"/>
        </w:rPr>
        <w:t>所示</w:t>
      </w:r>
      <w:r w:rsidRPr="002C2B48">
        <w:t>。</w:t>
      </w:r>
    </w:p>
    <w:p w14:paraId="72ED0D12" w14:textId="77777777" w:rsidR="00381E3D" w:rsidRDefault="00381E3D" w:rsidP="00381E3D">
      <w:pPr>
        <w:spacing w:line="360" w:lineRule="auto"/>
        <w:jc w:val="center"/>
      </w:pPr>
      <w:r>
        <w:rPr>
          <w:noProof/>
        </w:rPr>
        <mc:AlternateContent>
          <mc:Choice Requires="wpg">
            <w:drawing>
              <wp:inline distT="0" distB="0" distL="0" distR="0" wp14:anchorId="5EDA8FE2" wp14:editId="01CEA88C">
                <wp:extent cx="2661920" cy="3900805"/>
                <wp:effectExtent l="0" t="0" r="30480" b="36195"/>
                <wp:docPr id="27" name="组 27"/>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62085" cy="3901266"/>
                          <a:chOff x="1091380" y="342963"/>
                          <a:chExt cx="2662085" cy="3901266"/>
                        </a:xfrm>
                      </wpg:grpSpPr>
                      <wps:wsp>
                        <wps:cNvPr id="29" name="矩形 163"/>
                        <wps:cNvSpPr>
                          <a:spLocks noChangeArrowheads="1"/>
                        </wps:cNvSpPr>
                        <wps:spPr bwMode="auto">
                          <a:xfrm>
                            <a:off x="1091380" y="342963"/>
                            <a:ext cx="2662085" cy="504826"/>
                          </a:xfrm>
                          <a:prstGeom prst="rect">
                            <a:avLst/>
                          </a:prstGeom>
                          <a:noFill/>
                          <a:ln w="12700" cmpd="sng">
                            <a:solidFill>
                              <a:srgbClr val="000000"/>
                            </a:solidFill>
                            <a:miter lim="800000"/>
                          </a:ln>
                        </wps:spPr>
                        <wps:txbx>
                          <w:txbxContent>
                            <w:p w14:paraId="7844686E" w14:textId="77777777" w:rsidR="006515C9" w:rsidRPr="00F12DA0" w:rsidRDefault="006515C9"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wps:txbx>
                        <wps:bodyPr rot="0" vert="horz" wrap="square" lIns="91440" tIns="45720" rIns="91440" bIns="45720" anchor="ctr" anchorCtr="0" upright="1">
                          <a:noAutofit/>
                        </wps:bodyPr>
                      </wps:wsp>
                      <wps:wsp>
                        <wps:cNvPr id="30" name="矩形 145"/>
                        <wps:cNvSpPr>
                          <a:spLocks noChangeArrowheads="1"/>
                        </wps:cNvSpPr>
                        <wps:spPr bwMode="auto">
                          <a:xfrm>
                            <a:off x="1091381" y="1889166"/>
                            <a:ext cx="2662084" cy="504825"/>
                          </a:xfrm>
                          <a:prstGeom prst="rect">
                            <a:avLst/>
                          </a:prstGeom>
                          <a:noFill/>
                          <a:ln w="12700" cmpd="sng">
                            <a:solidFill>
                              <a:srgbClr val="000000"/>
                            </a:solidFill>
                            <a:miter lim="800000"/>
                          </a:ln>
                        </wps:spPr>
                        <wps:txbx>
                          <w:txbxContent>
                            <w:p w14:paraId="73672DC2" w14:textId="77777777" w:rsidR="006515C9" w:rsidRDefault="006515C9"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wps:txbx>
                        <wps:bodyPr rot="0" vert="horz" wrap="square" lIns="91440" tIns="45720" rIns="91440" bIns="45720" anchor="ctr" anchorCtr="0" upright="1">
                          <a:noAutofit/>
                        </wps:bodyPr>
                      </wps:wsp>
                      <wps:wsp>
                        <wps:cNvPr id="31" name="矩形 146"/>
                        <wps:cNvSpPr>
                          <a:spLocks noChangeArrowheads="1"/>
                        </wps:cNvSpPr>
                        <wps:spPr bwMode="auto">
                          <a:xfrm>
                            <a:off x="1091380" y="1180062"/>
                            <a:ext cx="2662085" cy="467700"/>
                          </a:xfrm>
                          <a:prstGeom prst="rect">
                            <a:avLst/>
                          </a:prstGeom>
                          <a:noFill/>
                          <a:ln w="12700" cmpd="sng">
                            <a:solidFill>
                              <a:srgbClr val="000000"/>
                            </a:solidFill>
                            <a:miter lim="800000"/>
                          </a:ln>
                        </wps:spPr>
                        <wps:txbx>
                          <w:txbxContent>
                            <w:p w14:paraId="58535799" w14:textId="77777777" w:rsidR="006515C9" w:rsidRDefault="006515C9"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wps:txbx>
                        <wps:bodyPr rot="0" vert="horz" wrap="square" lIns="91440" tIns="45720" rIns="91440" bIns="45720" anchor="ctr" anchorCtr="0" upright="1">
                          <a:noAutofit/>
                        </wps:bodyPr>
                      </wps:wsp>
                      <wps:wsp>
                        <wps:cNvPr id="32" name="直接箭头连接符 94"/>
                        <wps:cNvCnPr>
                          <a:cxnSpLocks noChangeShapeType="1"/>
                        </wps:cNvCnPr>
                        <wps:spPr bwMode="auto">
                          <a:xfrm>
                            <a:off x="2422423" y="847711"/>
                            <a:ext cx="0" cy="332238"/>
                          </a:xfrm>
                          <a:prstGeom prst="straightConnector1">
                            <a:avLst/>
                          </a:prstGeom>
                          <a:noFill/>
                          <a:ln w="6350" cmpd="sng">
                            <a:solidFill>
                              <a:srgbClr val="000000"/>
                            </a:solidFill>
                            <a:miter lim="800000"/>
                            <a:tailEnd type="triangle" w="med" len="med"/>
                          </a:ln>
                        </wps:spPr>
                        <wps:bodyPr/>
                      </wps:wsp>
                      <wps:wsp>
                        <wps:cNvPr id="33" name="直接箭头连接符 105"/>
                        <wps:cNvCnPr>
                          <a:cxnSpLocks noChangeShapeType="1"/>
                        </wps:cNvCnPr>
                        <wps:spPr bwMode="auto">
                          <a:xfrm>
                            <a:off x="2422423" y="1647713"/>
                            <a:ext cx="0" cy="241453"/>
                          </a:xfrm>
                          <a:prstGeom prst="straightConnector1">
                            <a:avLst/>
                          </a:prstGeom>
                          <a:noFill/>
                          <a:ln w="6350" cmpd="sng">
                            <a:solidFill>
                              <a:srgbClr val="000000"/>
                            </a:solidFill>
                            <a:miter lim="800000"/>
                            <a:tailEnd type="triangle" w="med" len="med"/>
                          </a:ln>
                        </wps:spPr>
                        <wps:bodyPr/>
                      </wps:wsp>
                      <wps:wsp>
                        <wps:cNvPr id="34" name="流程图: 文档 168"/>
                        <wps:cNvSpPr>
                          <a:spLocks noChangeArrowheads="1"/>
                        </wps:cNvSpPr>
                        <wps:spPr bwMode="auto">
                          <a:xfrm>
                            <a:off x="1614098" y="3525557"/>
                            <a:ext cx="1656214" cy="718672"/>
                          </a:xfrm>
                          <a:prstGeom prst="flowChartDocument">
                            <a:avLst/>
                          </a:prstGeom>
                          <a:noFill/>
                          <a:ln w="12700" cmpd="sng">
                            <a:solidFill>
                              <a:srgbClr val="000000"/>
                            </a:solidFill>
                            <a:miter lim="800000"/>
                          </a:ln>
                        </wps:spPr>
                        <wps:txbx>
                          <w:txbxContent>
                            <w:p w14:paraId="1054669F" w14:textId="77777777" w:rsidR="006515C9" w:rsidRDefault="006515C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35" name="矩形 219"/>
                        <wps:cNvSpPr>
                          <a:spLocks noChangeArrowheads="1"/>
                        </wps:cNvSpPr>
                        <wps:spPr bwMode="auto">
                          <a:xfrm>
                            <a:off x="1091545" y="2638137"/>
                            <a:ext cx="2661920" cy="504190"/>
                          </a:xfrm>
                          <a:prstGeom prst="rect">
                            <a:avLst/>
                          </a:prstGeom>
                          <a:noFill/>
                          <a:ln w="12700" cmpd="sng">
                            <a:solidFill>
                              <a:srgbClr val="000000"/>
                            </a:solidFill>
                            <a:miter lim="800000"/>
                          </a:ln>
                        </wps:spPr>
                        <wps:txbx>
                          <w:txbxContent>
                            <w:p w14:paraId="10F193AB" w14:textId="77777777" w:rsidR="006515C9" w:rsidRDefault="006515C9"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wps:txbx>
                        <wps:bodyPr rot="0" vert="horz" wrap="square" lIns="91440" tIns="45720" rIns="91440" bIns="45720" anchor="ctr" anchorCtr="0" upright="1">
                          <a:noAutofit/>
                        </wps:bodyPr>
                      </wps:wsp>
                      <wps:wsp>
                        <wps:cNvPr id="36" name="直接箭头连接符 220"/>
                        <wps:cNvCnPr>
                          <a:cxnSpLocks noChangeShapeType="1"/>
                        </wps:cNvCnPr>
                        <wps:spPr bwMode="auto">
                          <a:xfrm>
                            <a:off x="2422423" y="2393751"/>
                            <a:ext cx="82" cy="244120"/>
                          </a:xfrm>
                          <a:prstGeom prst="straightConnector1">
                            <a:avLst/>
                          </a:prstGeom>
                          <a:noFill/>
                          <a:ln w="6350" cmpd="sng">
                            <a:solidFill>
                              <a:srgbClr val="000000"/>
                            </a:solidFill>
                            <a:miter lim="800000"/>
                            <a:tailEnd type="triangle" w="med" len="med"/>
                          </a:ln>
                        </wps:spPr>
                        <wps:bodyPr/>
                      </wps:wsp>
                      <wps:wsp>
                        <wps:cNvPr id="37" name="直接箭头连接符 17"/>
                        <wps:cNvCnPr>
                          <a:cxnSpLocks noChangeShapeType="1"/>
                        </wps:cNvCnPr>
                        <wps:spPr bwMode="auto">
                          <a:xfrm flipH="1">
                            <a:off x="2442205" y="3141895"/>
                            <a:ext cx="1279" cy="383303"/>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5EDA8FE2" id="组 27" o:spid="_x0000_s1112" style="width:209.6pt;height:307.15pt;mso-position-horizontal-relative:char;mso-position-vertical-relative:line" coordorigin="10913,3429" coordsize="26620,390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">
                <o:lock v:ext="edit" aspectratio="t"/>
                <v:rect id="矩形 163" o:spid="_x0000_s1113" style="position:absolute;left:10913;top:3429;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" filled="f" strokeweight="1pt">
                  <v:textbox>
                    <w:txbxContent>
                      <w:p w14:paraId="7844686E" w14:textId="77777777" w:rsidR="006515C9" w:rsidRPr="00F12DA0" w:rsidRDefault="006515C9" w:rsidP="00381E3D">
                        <w:pPr>
                          <w:jc w:val="center"/>
                          <w:rPr>
                            <w:sz w:val="21"/>
                          </w:rPr>
                        </w:pPr>
                        <w:r w:rsidRPr="00F12DA0">
                          <w:rPr>
                            <w:rFonts w:hint="eastAsia"/>
                            <w:sz w:val="21"/>
                          </w:rPr>
                          <w:t>分析制造</w:t>
                        </w:r>
                        <w:r w:rsidRPr="00F12DA0">
                          <w:rPr>
                            <w:sz w:val="21"/>
                          </w:rPr>
                          <w:t>资源</w:t>
                        </w:r>
                        <w:r w:rsidRPr="00F12DA0">
                          <w:rPr>
                            <w:rFonts w:hint="eastAsia"/>
                            <w:sz w:val="21"/>
                          </w:rPr>
                          <w:t>或</w:t>
                        </w:r>
                        <w:r w:rsidRPr="00F12DA0">
                          <w:rPr>
                            <w:sz w:val="21"/>
                          </w:rPr>
                          <w:t>制造能力特征</w:t>
                        </w:r>
                      </w:p>
                    </w:txbxContent>
                  </v:textbox>
                </v:rect>
                <v:rect id="矩形 145" o:spid="_x0000_s1114" style="position:absolute;left:10913;top:18891;width:26621;height:5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" filled="f" strokeweight="1pt">
                  <v:textbox>
                    <w:txbxContent>
                      <w:p w14:paraId="73672DC2" w14:textId="77777777" w:rsidR="006515C9" w:rsidRDefault="006515C9" w:rsidP="00381E3D">
                        <w:pPr>
                          <w:pStyle w:val="a3"/>
                          <w:jc w:val="center"/>
                          <w:rPr>
                            <w:sz w:val="21"/>
                          </w:rPr>
                        </w:pPr>
                        <w:r>
                          <w:rPr>
                            <w:rFonts w:hint="eastAsia"/>
                            <w:sz w:val="21"/>
                          </w:rPr>
                          <w:t>根据</w:t>
                        </w:r>
                        <w:r>
                          <w:rPr>
                            <w:sz w:val="21"/>
                          </w:rPr>
                          <w:t>仿真</w:t>
                        </w:r>
                        <w:r>
                          <w:rPr>
                            <w:rFonts w:hint="eastAsia"/>
                            <w:sz w:val="21"/>
                          </w:rPr>
                          <w:t>平台</w:t>
                        </w:r>
                        <w:r>
                          <w:rPr>
                            <w:sz w:val="21"/>
                          </w:rPr>
                          <w:t>特点，</w:t>
                        </w:r>
                        <w:r>
                          <w:rPr>
                            <w:rFonts w:hint="eastAsia"/>
                            <w:sz w:val="21"/>
                          </w:rPr>
                          <w:t>建立</w:t>
                        </w:r>
                        <w:r>
                          <w:rPr>
                            <w:sz w:val="21"/>
                          </w:rPr>
                          <w:t>制造资源或制造能力</w:t>
                        </w:r>
                        <w:r>
                          <w:rPr>
                            <w:rFonts w:hint="eastAsia"/>
                            <w:sz w:val="21"/>
                          </w:rPr>
                          <w:t>对应</w:t>
                        </w:r>
                        <w:r>
                          <w:rPr>
                            <w:sz w:val="21"/>
                          </w:rPr>
                          <w:t>的</w:t>
                        </w:r>
                        <w:r>
                          <w:rPr>
                            <w:rFonts w:hint="eastAsia"/>
                            <w:sz w:val="21"/>
                          </w:rPr>
                          <w:t>仿真</w:t>
                        </w:r>
                        <w:r>
                          <w:rPr>
                            <w:sz w:val="21"/>
                          </w:rPr>
                          <w:t>对象</w:t>
                        </w:r>
                      </w:p>
                    </w:txbxContent>
                  </v:textbox>
                </v:rect>
                <v:rect id="矩形 146" o:spid="_x0000_s1115" style="position:absolute;left:10913;top:11800;width:26621;height:4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" filled="f" strokeweight="1pt">
                  <v:textbox>
                    <w:txbxContent>
                      <w:p w14:paraId="58535799" w14:textId="77777777" w:rsidR="006515C9" w:rsidRDefault="006515C9" w:rsidP="00381E3D">
                        <w:pPr>
                          <w:pStyle w:val="a3"/>
                          <w:jc w:val="center"/>
                          <w:rPr>
                            <w:sz w:val="21"/>
                          </w:rPr>
                        </w:pPr>
                        <w:r>
                          <w:rPr>
                            <w:rFonts w:hint="eastAsia"/>
                            <w:sz w:val="21"/>
                          </w:rPr>
                          <w:t>选择</w:t>
                        </w:r>
                        <w:r>
                          <w:rPr>
                            <w:sz w:val="21"/>
                          </w:rPr>
                          <w:t>合适的仿真</w:t>
                        </w:r>
                        <w:r>
                          <w:rPr>
                            <w:rFonts w:hint="eastAsia"/>
                            <w:sz w:val="21"/>
                          </w:rPr>
                          <w:t>平台，</w:t>
                        </w:r>
                        <w:r>
                          <w:rPr>
                            <w:sz w:val="21"/>
                          </w:rPr>
                          <w:t>如</w:t>
                        </w:r>
                        <w:r>
                          <w:rPr>
                            <w:rFonts w:hint="eastAsia"/>
                            <w:sz w:val="21"/>
                          </w:rPr>
                          <w:t>Plant Simulation</w:t>
                        </w:r>
                      </w:p>
                    </w:txbxContent>
                  </v:textbox>
                </v:rect>
                <v:shape id="直接箭头连接符 94" o:spid="_x0000_s1116" type="#_x0000_t32" style="position:absolute;left:24224;top:8477;width:0;height:3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" strokeweight=".5pt">
                  <v:stroke endarrow="block" joinstyle="miter"/>
                </v:shape>
                <v:shape id="直接箭头连接符 105" o:spid="_x0000_s1117" type="#_x0000_t32" style="position:absolute;left:24224;top:16477;width:0;height:2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0n1wgAAANsAAAAPAAAAZHJzL2Rvd25yZXYueG1sRI/NqsIw&#10;FIT3gu8QzgU3oqkK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yR0n1wgAAANsAAAAPAAAA&#10;AAAAAAAAAAAAAAcCAABkcnMvZG93bnJldi54bWxQSwUGAAAAAAMAAwC3AAAA9gIAAAAA&#10;" strokeweight=".5pt">
                  <v:stroke endarrow="block" joinstyle="miter"/>
                </v:shape>
                <v:shape id="流程图: 文档 168" o:spid="_x0000_s1118" type="#_x0000_t114" style="position:absolute;left:16140;top:35255;width:16563;height:71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" filled="f" strokeweight="1pt">
                  <v:textbox>
                    <w:txbxContent>
                      <w:p w14:paraId="1054669F" w14:textId="77777777" w:rsidR="006515C9" w:rsidRDefault="006515C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txbxContent>
                  </v:textbox>
                </v:shape>
                <v:rect id="矩形 219" o:spid="_x0000_s1119" style="position:absolute;left:10915;top:26381;width:26619;height:50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" filled="f" strokeweight="1pt">
                  <v:textbox>
                    <w:txbxContent>
                      <w:p w14:paraId="10F193AB" w14:textId="77777777" w:rsidR="006515C9" w:rsidRDefault="006515C9" w:rsidP="00381E3D">
                        <w:pPr>
                          <w:pStyle w:val="a3"/>
                          <w:jc w:val="center"/>
                        </w:pPr>
                        <w:r>
                          <w:rPr>
                            <w:rFonts w:hint="eastAsia"/>
                            <w:sz w:val="21"/>
                            <w:szCs w:val="21"/>
                          </w:rPr>
                          <w:t>抽取仿真</w:t>
                        </w:r>
                        <w:r>
                          <w:rPr>
                            <w:sz w:val="21"/>
                            <w:szCs w:val="21"/>
                          </w:rPr>
                          <w:t>对象</w:t>
                        </w:r>
                        <w:r>
                          <w:rPr>
                            <w:rFonts w:hint="eastAsia"/>
                            <w:sz w:val="21"/>
                            <w:szCs w:val="21"/>
                          </w:rPr>
                          <w:t>要素</w:t>
                        </w:r>
                        <w:r>
                          <w:rPr>
                            <w:sz w:val="21"/>
                            <w:szCs w:val="21"/>
                          </w:rPr>
                          <w:t>，构建</w:t>
                        </w:r>
                        <w:r>
                          <w:rPr>
                            <w:rFonts w:hint="eastAsia"/>
                            <w:sz w:val="21"/>
                            <w:szCs w:val="21"/>
                          </w:rPr>
                          <w:t>XML</w:t>
                        </w:r>
                        <w:r>
                          <w:rPr>
                            <w:rFonts w:hint="eastAsia"/>
                            <w:sz w:val="21"/>
                            <w:szCs w:val="21"/>
                          </w:rPr>
                          <w:t>格式</w:t>
                        </w:r>
                        <w:r>
                          <w:rPr>
                            <w:sz w:val="21"/>
                            <w:szCs w:val="21"/>
                          </w:rPr>
                          <w:t>的描述文件</w:t>
                        </w:r>
                      </w:p>
                    </w:txbxContent>
                  </v:textbox>
                </v:rect>
                <v:shape id="直接箭头连接符 220" o:spid="_x0000_s1120" type="#_x0000_t32" style="position:absolute;left:24224;top:23937;width:1;height:24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OptwgAAANsAAAAPAAAAZHJzL2Rvd25yZXYueG1sRI/NqsIw&#10;FIT3gu8QzgU3oqkK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AiMOptwgAAANsAAAAPAAAA&#10;AAAAAAAAAAAAAAcCAABkcnMvZG93bnJldi54bWxQSwUGAAAAAAMAAwC3AAAA9gIAAAAA&#10;" strokeweight=".5pt">
                  <v:stroke endarrow="block" joinstyle="miter"/>
                </v:shape>
                <v:shape id="直接箭头连接符 17" o:spid="_x0000_s1121" type="#_x0000_t32" style="position:absolute;left:24422;top:31418;width:12;height:383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" strokeweight=".5pt">
                  <v:stroke endarrow="block" joinstyle="miter"/>
                </v:shape>
                <w10:anchorlock/>
              </v:group>
            </w:pict>
          </mc:Fallback>
        </mc:AlternateContent>
      </w:r>
    </w:p>
    <w:p w14:paraId="0B1B720A" w14:textId="009A9BE6" w:rsidR="00381E3D" w:rsidRDefault="00381E3D" w:rsidP="00381E3D">
      <w:pPr>
        <w:pStyle w:val="a4"/>
      </w:pPr>
      <w:r>
        <w:rPr>
          <w:rFonts w:hint="eastAsia"/>
        </w:rPr>
        <w:t>图</w:t>
      </w:r>
      <w:r w:rsidR="00DD2633">
        <w:rPr>
          <w:rFonts w:hint="eastAsia"/>
        </w:rPr>
        <w:t>4.5</w:t>
      </w:r>
      <w:r>
        <w:rPr>
          <w:rFonts w:hint="eastAsia"/>
        </w:rPr>
        <w:t xml:space="preserve"> </w:t>
      </w:r>
      <w:r>
        <w:rPr>
          <w:rFonts w:hint="eastAsia"/>
        </w:rPr>
        <w:t>仿真抽象过程</w:t>
      </w:r>
    </w:p>
    <w:p w14:paraId="36F29EE8" w14:textId="11F81E21" w:rsidR="00381E3D" w:rsidRDefault="00381E3D" w:rsidP="00381E3D">
      <w:pPr>
        <w:pStyle w:val="3"/>
        <w:rPr>
          <w:rFonts w:ascii="Times New Roman" w:hAnsi="Times New Roman"/>
          <w:sz w:val="24"/>
        </w:rPr>
      </w:pPr>
      <w:bookmarkStart w:id="90" w:name="_Toc501892820"/>
      <w:r>
        <w:rPr>
          <w:rFonts w:hint="eastAsia"/>
        </w:rPr>
        <w:t xml:space="preserve">4.2.3 </w:t>
      </w:r>
      <w:r>
        <w:rPr>
          <w:rFonts w:hint="eastAsia"/>
          <w:kern w:val="0"/>
          <w:sz w:val="26"/>
          <w:szCs w:val="26"/>
        </w:rPr>
        <w:t>制造服务模型与仿真模型的组合方法</w:t>
      </w:r>
      <w:bookmarkEnd w:id="90"/>
    </w:p>
    <w:p w14:paraId="14C709BE" w14:textId="11133892" w:rsidR="00381E3D" w:rsidRPr="00E60F40" w:rsidRDefault="00381E3D" w:rsidP="00381E3D">
      <w:pPr>
        <w:spacing w:line="400" w:lineRule="exact"/>
        <w:ind w:firstLineChars="200" w:firstLine="480"/>
      </w:pPr>
      <w:r w:rsidRPr="00E60F40">
        <w:t>服务发布，是把制造服务模型和仿真模型组合起来，形成</w:t>
      </w:r>
      <w:proofErr w:type="gramStart"/>
      <w:r w:rsidRPr="00E60F40">
        <w:t>云制造</w:t>
      </w:r>
      <w:proofErr w:type="gramEnd"/>
      <w:r w:rsidRPr="00E60F40">
        <w:t>服务平台上统一的</w:t>
      </w:r>
      <w:proofErr w:type="gramStart"/>
      <w:r w:rsidRPr="00E60F40">
        <w:t>云制造</w:t>
      </w:r>
      <w:proofErr w:type="gramEnd"/>
      <w:r w:rsidRPr="00E60F40">
        <w:t>服务描述文件的过程，</w:t>
      </w:r>
      <w:r w:rsidRPr="00E60F40">
        <w:rPr>
          <w:color w:val="FF0000"/>
        </w:rPr>
        <w:t>如图</w:t>
      </w:r>
      <w:r w:rsidR="00DD2633">
        <w:rPr>
          <w:rFonts w:hint="eastAsia"/>
          <w:color w:val="FF0000"/>
        </w:rPr>
        <w:t>4.6</w:t>
      </w:r>
      <w:r w:rsidRPr="00E60F40">
        <w:t>，其主要包括两步：</w:t>
      </w:r>
    </w:p>
    <w:p w14:paraId="32CD813C" w14:textId="77777777" w:rsidR="00381E3D" w:rsidRPr="00E60F40" w:rsidRDefault="00381E3D" w:rsidP="00381E3D">
      <w:pPr>
        <w:spacing w:line="400" w:lineRule="exact"/>
        <w:ind w:firstLineChars="200" w:firstLine="480"/>
      </w:pPr>
      <w:r w:rsidRPr="00E60F40">
        <w:t>1</w:t>
      </w:r>
      <w:r w:rsidRPr="00E60F40">
        <w:t>）将制造服务模型（一般为基于</w:t>
      </w:r>
      <w:r w:rsidRPr="00E60F40">
        <w:t>WSDL</w:t>
      </w:r>
      <w:r w:rsidRPr="00E60F40">
        <w:t>规范的描述文件）转换为更利于扩展和推理的</w:t>
      </w:r>
      <w:r w:rsidRPr="00E60F40">
        <w:t>OWL-S</w:t>
      </w:r>
      <w:r w:rsidRPr="00E60F40">
        <w:t>描述，提取</w:t>
      </w:r>
      <w:r w:rsidRPr="00E60F40">
        <w:t>WSDL</w:t>
      </w:r>
      <w:r w:rsidRPr="00E60F40">
        <w:t>文件中各服务的名称、参数、数据类型等信息，并以此为基础构建基于</w:t>
      </w:r>
      <w:r w:rsidRPr="00E60F40">
        <w:t>OWL-S</w:t>
      </w:r>
      <w:r w:rsidRPr="00E60F40">
        <w:t>规范的描述文件。</w:t>
      </w:r>
    </w:p>
    <w:p w14:paraId="10E3B204" w14:textId="07A0475D" w:rsidR="00381E3D" w:rsidRPr="00E60F40" w:rsidRDefault="00381E3D" w:rsidP="00381E3D">
      <w:pPr>
        <w:spacing w:line="400" w:lineRule="exact"/>
        <w:ind w:firstLineChars="200" w:firstLine="480"/>
      </w:pPr>
      <w:r w:rsidRPr="00E60F40">
        <w:t>2</w:t>
      </w:r>
      <w:r w:rsidRPr="00E60F40">
        <w:t>）将仿真模型加入到对应服务的</w:t>
      </w:r>
      <w:r w:rsidRPr="00E60F40">
        <w:t>OWL-S</w:t>
      </w:r>
      <w:r w:rsidRPr="00E60F40">
        <w:t>描述文件中，</w:t>
      </w:r>
      <w:r w:rsidRPr="00E60F40">
        <w:rPr>
          <w:sz w:val="26"/>
          <w:szCs w:val="26"/>
        </w:rPr>
        <w:t>可在</w:t>
      </w:r>
      <w:r w:rsidRPr="00E60F40">
        <w:rPr>
          <w:sz w:val="26"/>
          <w:szCs w:val="26"/>
        </w:rPr>
        <w:t>OWL-S</w:t>
      </w:r>
      <w:r w:rsidRPr="00E60F40">
        <w:rPr>
          <w:sz w:val="26"/>
          <w:szCs w:val="26"/>
        </w:rPr>
        <w:t>的</w:t>
      </w:r>
      <w:r w:rsidRPr="00E60F40">
        <w:rPr>
          <w:sz w:val="26"/>
          <w:szCs w:val="26"/>
        </w:rPr>
        <w:t>grounding</w:t>
      </w:r>
      <w:r w:rsidRPr="00E60F40">
        <w:rPr>
          <w:sz w:val="26"/>
          <w:szCs w:val="26"/>
        </w:rPr>
        <w:t>节点中扩展一个名为</w:t>
      </w:r>
      <w:r w:rsidRPr="00E60F40">
        <w:rPr>
          <w:sz w:val="26"/>
          <w:szCs w:val="26"/>
        </w:rPr>
        <w:t>“SimInfo”</w:t>
      </w:r>
      <w:r w:rsidRPr="00E60F40">
        <w:rPr>
          <w:sz w:val="26"/>
          <w:szCs w:val="26"/>
        </w:rPr>
        <w:t>的节点用于记录仿真模型信息。形成包含仿真信息的</w:t>
      </w:r>
      <w:proofErr w:type="gramStart"/>
      <w:r w:rsidRPr="00E60F40">
        <w:rPr>
          <w:sz w:val="26"/>
          <w:szCs w:val="26"/>
        </w:rPr>
        <w:t>云制造</w:t>
      </w:r>
      <w:proofErr w:type="gramEnd"/>
      <w:r w:rsidRPr="00E60F40">
        <w:rPr>
          <w:sz w:val="26"/>
          <w:szCs w:val="26"/>
        </w:rPr>
        <w:t>服务描述文件（基于扩展</w:t>
      </w:r>
      <w:r w:rsidRPr="00E60F40">
        <w:rPr>
          <w:sz w:val="26"/>
          <w:szCs w:val="26"/>
        </w:rPr>
        <w:t>OWL-S</w:t>
      </w:r>
      <w:r w:rsidRPr="00E60F40">
        <w:rPr>
          <w:sz w:val="26"/>
          <w:szCs w:val="26"/>
        </w:rPr>
        <w:t>规范的描述文件）。</w:t>
      </w:r>
      <w:r w:rsidRPr="00E60F40">
        <w:t>具体步骤如</w:t>
      </w:r>
      <w:r w:rsidRPr="00E60F40">
        <w:rPr>
          <w:color w:val="FF0000"/>
        </w:rPr>
        <w:t>图</w:t>
      </w:r>
      <w:r w:rsidR="00DD2633">
        <w:rPr>
          <w:rFonts w:hint="eastAsia"/>
          <w:color w:val="FF0000"/>
        </w:rPr>
        <w:t>4.7</w:t>
      </w:r>
      <w:r w:rsidRPr="00E60F40">
        <w:t>所示，主要包含以下步骤：</w:t>
      </w:r>
    </w:p>
    <w:p w14:paraId="0A31076B" w14:textId="77777777" w:rsidR="00381E3D" w:rsidRPr="00E60F40" w:rsidRDefault="00381E3D" w:rsidP="00381E3D">
      <w:pPr>
        <w:spacing w:line="400" w:lineRule="exact"/>
        <w:ind w:firstLineChars="200" w:firstLine="480"/>
      </w:pPr>
      <w:r w:rsidRPr="00E60F40">
        <w:rPr>
          <w:rFonts w:ascii="宋体" w:hAnsi="宋体" w:cs="宋体" w:hint="eastAsia"/>
        </w:rPr>
        <w:t>①</w:t>
      </w:r>
      <w:r w:rsidRPr="00E60F40">
        <w:t xml:space="preserve"> </w:t>
      </w:r>
      <w:r w:rsidRPr="00E60F40">
        <w:t>根据</w:t>
      </w:r>
      <w:r w:rsidRPr="00E60F40">
        <w:t>OWL-S</w:t>
      </w:r>
      <w:r w:rsidRPr="00E60F40">
        <w:t>文件的规范，找到</w:t>
      </w:r>
      <w:r w:rsidRPr="00E60F40">
        <w:t>OWL-S</w:t>
      </w:r>
      <w:r w:rsidRPr="00E60F40">
        <w:t>文件的</w:t>
      </w:r>
      <w:r w:rsidRPr="00E60F40">
        <w:t>&lt;grounding:WsdlGrounding&gt;</w:t>
      </w:r>
      <w:r w:rsidRPr="00E60F40">
        <w:t>节点</w:t>
      </w:r>
    </w:p>
    <w:p w14:paraId="15F63DAF" w14:textId="77777777" w:rsidR="00381E3D" w:rsidRPr="00E60F40" w:rsidRDefault="00381E3D" w:rsidP="00381E3D">
      <w:pPr>
        <w:spacing w:line="400" w:lineRule="exact"/>
        <w:ind w:firstLineChars="200" w:firstLine="480"/>
      </w:pPr>
      <w:r w:rsidRPr="00E60F40">
        <w:rPr>
          <w:rFonts w:ascii="宋体" w:hAnsi="宋体" w:cs="宋体" w:hint="eastAsia"/>
        </w:rPr>
        <w:t>②</w:t>
      </w:r>
      <w:r w:rsidRPr="00E60F40">
        <w:t xml:space="preserve"> </w:t>
      </w:r>
      <w:r w:rsidRPr="00E60F40">
        <w:t>在该节点下，添加</w:t>
      </w:r>
      <w:r w:rsidRPr="00E60F40">
        <w:t>&lt;grounding:SimInfo&gt;</w:t>
      </w:r>
      <w:r w:rsidRPr="00E60F40">
        <w:t>节点，即一个</w:t>
      </w:r>
      <w:r w:rsidRPr="00E60F40">
        <w:t>&lt;grounding:SimInfo&gt; &lt;/grounding:SimInfo&gt;</w:t>
      </w:r>
      <w:r w:rsidRPr="00E60F40">
        <w:t>标记对。</w:t>
      </w:r>
    </w:p>
    <w:p w14:paraId="22A923B0" w14:textId="77777777" w:rsidR="00381E3D" w:rsidRDefault="00381E3D" w:rsidP="00381E3D">
      <w:pPr>
        <w:spacing w:line="400" w:lineRule="exact"/>
        <w:ind w:firstLineChars="200" w:firstLine="480"/>
      </w:pPr>
      <w:r w:rsidRPr="00E60F40">
        <w:rPr>
          <w:rFonts w:ascii="宋体" w:hAnsi="宋体" w:cs="宋体" w:hint="eastAsia"/>
        </w:rPr>
        <w:t>③</w:t>
      </w:r>
      <w:r w:rsidRPr="00E60F40">
        <w:t xml:space="preserve"> </w:t>
      </w:r>
      <w:r w:rsidRPr="00E60F40">
        <w:t>在</w:t>
      </w:r>
      <w:r w:rsidRPr="00E60F40">
        <w:t>&lt;grounding:SimInfo&gt;</w:t>
      </w:r>
      <w:r w:rsidRPr="00E60F40">
        <w:t>和</w:t>
      </w:r>
      <w:r w:rsidRPr="00E60F40">
        <w:t>&lt;/grounding:SimInfo&gt;</w:t>
      </w:r>
      <w:r w:rsidRPr="00E60F40">
        <w:t>标记中间，插入该服务对应的仿真模型，即符合</w:t>
      </w:r>
      <w:r w:rsidRPr="00E60F40">
        <w:t>XML</w:t>
      </w:r>
      <w:r w:rsidRPr="00E60F40">
        <w:t>格式的描述文件内容。</w:t>
      </w:r>
    </w:p>
    <w:p w14:paraId="4DCAEADB" w14:textId="77777777" w:rsidR="00381E3D" w:rsidRDefault="00381E3D" w:rsidP="00381E3D">
      <w:pPr>
        <w:spacing w:line="360" w:lineRule="auto"/>
        <w:ind w:firstLineChars="200" w:firstLine="480"/>
      </w:pPr>
      <w:r>
        <w:rPr>
          <w:noProof/>
        </w:rPr>
        <mc:AlternateContent>
          <mc:Choice Requires="wpg">
            <w:drawing>
              <wp:inline distT="0" distB="0" distL="0" distR="0" wp14:anchorId="7024B55C" wp14:editId="4B4E7499">
                <wp:extent cx="4763386" cy="4805429"/>
                <wp:effectExtent l="0" t="0" r="0" b="0"/>
                <wp:docPr id="46" name="组 4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763386" cy="4805429"/>
                          <a:chOff x="0" y="0"/>
                          <a:chExt cx="5274310" cy="5060950"/>
                        </a:xfrm>
                      </wpg:grpSpPr>
                      <wps:wsp>
                        <wps:cNvPr id="47" name="AutoShape 48"/>
                        <wps:cNvSpPr>
                          <a:spLocks noRot="1" noChangeAspect="1" noChangeArrowheads="1"/>
                        </wps:cNvSpPr>
                        <wps:spPr bwMode="auto">
                          <a:xfrm>
                            <a:off x="0" y="0"/>
                            <a:ext cx="5274310" cy="5060950"/>
                          </a:xfrm>
                          <a:prstGeom prst="rect">
                            <a:avLst/>
                          </a:prstGeom>
                          <a:noFill/>
                          <a:ln>
                            <a:noFill/>
                          </a:ln>
                        </wps:spPr>
                        <wps:bodyPr rot="0" vert="horz" wrap="square" lIns="91440" tIns="45720" rIns="91440" bIns="45720" anchor="t" anchorCtr="0" upright="1">
                          <a:noAutofit/>
                        </wps:bodyPr>
                      </wps:wsp>
                      <wps:wsp>
                        <wps:cNvPr id="48" name="流程图: 文档 164"/>
                        <wps:cNvSpPr>
                          <a:spLocks noChangeArrowheads="1"/>
                        </wps:cNvSpPr>
                        <wps:spPr bwMode="auto">
                          <a:xfrm>
                            <a:off x="1179460" y="350121"/>
                            <a:ext cx="1945640" cy="702502"/>
                          </a:xfrm>
                          <a:prstGeom prst="flowChartDocument">
                            <a:avLst/>
                          </a:prstGeom>
                          <a:noFill/>
                          <a:ln w="12700" cmpd="sng">
                            <a:solidFill>
                              <a:srgbClr val="000000"/>
                            </a:solidFill>
                            <a:miter lim="800000"/>
                          </a:ln>
                        </wps:spPr>
                        <wps:txbx>
                          <w:txbxContent>
                            <w:p w14:paraId="1EBAB98D" w14:textId="77777777" w:rsidR="006515C9" w:rsidRDefault="006515C9"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wps:txbx>
                        <wps:bodyPr rot="0" vert="horz" wrap="square" lIns="91440" tIns="45720" rIns="91440" bIns="45720" anchor="ctr" anchorCtr="0" upright="1">
                          <a:noAutofit/>
                        </wps:bodyPr>
                      </wps:wsp>
                      <wps:wsp>
                        <wps:cNvPr id="49" name="矩形 165"/>
                        <wps:cNvSpPr>
                          <a:spLocks noChangeArrowheads="1"/>
                        </wps:cNvSpPr>
                        <wps:spPr bwMode="auto">
                          <a:xfrm>
                            <a:off x="1179460" y="1349414"/>
                            <a:ext cx="1945640" cy="513715"/>
                          </a:xfrm>
                          <a:prstGeom prst="rect">
                            <a:avLst/>
                          </a:prstGeom>
                          <a:noFill/>
                          <a:ln w="12700" cmpd="sng">
                            <a:solidFill>
                              <a:srgbClr val="000000"/>
                            </a:solidFill>
                            <a:miter lim="800000"/>
                          </a:ln>
                        </wps:spPr>
                        <wps:txbx>
                          <w:txbxContent>
                            <w:p w14:paraId="7C6D1310" w14:textId="77777777" w:rsidR="006515C9" w:rsidRDefault="006515C9"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wps:txbx>
                        <wps:bodyPr rot="0" vert="horz" wrap="square" lIns="91440" tIns="45720" rIns="91440" bIns="45720" anchor="ctr" anchorCtr="0" upright="1">
                          <a:noAutofit/>
                        </wps:bodyPr>
                      </wps:wsp>
                      <wps:wsp>
                        <wps:cNvPr id="50" name="流程图: 文档 166"/>
                        <wps:cNvSpPr>
                          <a:spLocks noChangeArrowheads="1"/>
                        </wps:cNvSpPr>
                        <wps:spPr bwMode="auto">
                          <a:xfrm>
                            <a:off x="1179398" y="2082815"/>
                            <a:ext cx="1945640" cy="662130"/>
                          </a:xfrm>
                          <a:prstGeom prst="flowChartDocument">
                            <a:avLst/>
                          </a:prstGeom>
                          <a:noFill/>
                          <a:ln w="12700" cmpd="sng">
                            <a:solidFill>
                              <a:srgbClr val="000000"/>
                            </a:solidFill>
                            <a:miter lim="800000"/>
                          </a:ln>
                        </wps:spPr>
                        <wps:txbx>
                          <w:txbxContent>
                            <w:p w14:paraId="7F813988" w14:textId="77777777" w:rsidR="006515C9" w:rsidRDefault="006515C9"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wps:txbx>
                        <wps:bodyPr rot="0" vert="horz" wrap="square" lIns="91440" tIns="45720" rIns="91440" bIns="45720" anchor="ctr" anchorCtr="0" upright="1">
                          <a:noAutofit/>
                        </wps:bodyPr>
                      </wps:wsp>
                      <wps:wsp>
                        <wps:cNvPr id="51" name="矩形 167"/>
                        <wps:cNvSpPr>
                          <a:spLocks noChangeArrowheads="1"/>
                        </wps:cNvSpPr>
                        <wps:spPr bwMode="auto">
                          <a:xfrm>
                            <a:off x="1179460" y="3008261"/>
                            <a:ext cx="1945640" cy="513080"/>
                          </a:xfrm>
                          <a:prstGeom prst="rect">
                            <a:avLst/>
                          </a:prstGeom>
                          <a:noFill/>
                          <a:ln w="12700" cmpd="sng">
                            <a:solidFill>
                              <a:srgbClr val="000000"/>
                            </a:solidFill>
                            <a:miter lim="800000"/>
                          </a:ln>
                        </wps:spPr>
                        <wps:txbx>
                          <w:txbxContent>
                            <w:p w14:paraId="1B8905D4" w14:textId="77777777" w:rsidR="006515C9" w:rsidRDefault="006515C9"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wps:txbx>
                        <wps:bodyPr rot="0" vert="horz" wrap="square" lIns="91440" tIns="45720" rIns="91440" bIns="45720" anchor="ctr" anchorCtr="0" upright="1">
                          <a:noAutofit/>
                        </wps:bodyPr>
                      </wps:wsp>
                      <wps:wsp>
                        <wps:cNvPr id="52" name="流程图: 文档 169"/>
                        <wps:cNvSpPr>
                          <a:spLocks noChangeArrowheads="1"/>
                        </wps:cNvSpPr>
                        <wps:spPr bwMode="auto">
                          <a:xfrm>
                            <a:off x="3505200" y="2955681"/>
                            <a:ext cx="1651591" cy="616858"/>
                          </a:xfrm>
                          <a:prstGeom prst="flowChartDocument">
                            <a:avLst/>
                          </a:prstGeom>
                          <a:noFill/>
                          <a:ln w="12700" cmpd="sng">
                            <a:solidFill>
                              <a:srgbClr val="000000"/>
                            </a:solidFill>
                            <a:miter lim="800000"/>
                          </a:ln>
                        </wps:spPr>
                        <wps:txbx>
                          <w:txbxContent>
                            <w:p w14:paraId="72B14D63" w14:textId="77777777" w:rsidR="006515C9" w:rsidRDefault="006515C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6515C9" w:rsidRDefault="006515C9" w:rsidP="00381E3D">
                              <w:pPr>
                                <w:pStyle w:val="a3"/>
                                <w:jc w:val="center"/>
                              </w:pPr>
                            </w:p>
                          </w:txbxContent>
                        </wps:txbx>
                        <wps:bodyPr rot="0" vert="horz" wrap="square" lIns="91440" tIns="45720" rIns="91440" bIns="45720" anchor="ctr" anchorCtr="0" upright="1">
                          <a:noAutofit/>
                        </wps:bodyPr>
                      </wps:wsp>
                      <wps:wsp>
                        <wps:cNvPr id="53" name="流程图: 文档 171"/>
                        <wps:cNvSpPr>
                          <a:spLocks noChangeArrowheads="1"/>
                        </wps:cNvSpPr>
                        <wps:spPr bwMode="auto">
                          <a:xfrm>
                            <a:off x="1179332" y="3863284"/>
                            <a:ext cx="1945639" cy="966580"/>
                          </a:xfrm>
                          <a:prstGeom prst="flowChartDocument">
                            <a:avLst/>
                          </a:prstGeom>
                          <a:noFill/>
                          <a:ln w="12700" cmpd="sng">
                            <a:solidFill>
                              <a:srgbClr val="000000"/>
                            </a:solidFill>
                            <a:miter lim="800000"/>
                          </a:ln>
                        </wps:spPr>
                        <wps:txbx>
                          <w:txbxContent>
                            <w:p w14:paraId="7798C944" w14:textId="77777777" w:rsidR="006515C9" w:rsidRDefault="006515C9"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6515C9" w:rsidRDefault="006515C9" w:rsidP="00381E3D">
                              <w:pPr>
                                <w:pStyle w:val="a3"/>
                                <w:jc w:val="center"/>
                              </w:pPr>
                              <w:r>
                                <w:rPr>
                                  <w:sz w:val="21"/>
                                  <w:szCs w:val="21"/>
                                </w:rPr>
                                <w:t> </w:t>
                              </w:r>
                            </w:p>
                          </w:txbxContent>
                        </wps:txbx>
                        <wps:bodyPr rot="0" vert="horz" wrap="square" lIns="91440" tIns="45720" rIns="91440" bIns="45720" anchor="ctr" anchorCtr="0" upright="1">
                          <a:noAutofit/>
                        </wps:bodyPr>
                      </wps:wsp>
                      <wps:wsp>
                        <wps:cNvPr id="54" name="直接箭头连接符 140"/>
                        <wps:cNvCnPr>
                          <a:cxnSpLocks noChangeShapeType="1"/>
                        </wps:cNvCnPr>
                        <wps:spPr bwMode="auto">
                          <a:xfrm>
                            <a:off x="2152280" y="1006180"/>
                            <a:ext cx="0" cy="343234"/>
                          </a:xfrm>
                          <a:prstGeom prst="straightConnector1">
                            <a:avLst/>
                          </a:prstGeom>
                          <a:noFill/>
                          <a:ln w="6350" cmpd="sng">
                            <a:solidFill>
                              <a:srgbClr val="000000"/>
                            </a:solidFill>
                            <a:miter lim="800000"/>
                            <a:tailEnd type="triangle" w="med" len="med"/>
                          </a:ln>
                        </wps:spPr>
                        <wps:bodyPr/>
                      </wps:wsp>
                      <wps:wsp>
                        <wps:cNvPr id="55" name="直接箭头连接符 141"/>
                        <wps:cNvCnPr>
                          <a:cxnSpLocks noChangeShapeType="1"/>
                          <a:endCxn id="50" idx="0"/>
                        </wps:cNvCnPr>
                        <wps:spPr bwMode="auto">
                          <a:xfrm>
                            <a:off x="2137031" y="1862981"/>
                            <a:ext cx="15073" cy="219668"/>
                          </a:xfrm>
                          <a:prstGeom prst="straightConnector1">
                            <a:avLst/>
                          </a:prstGeom>
                          <a:noFill/>
                          <a:ln w="6350" cmpd="sng">
                            <a:solidFill>
                              <a:srgbClr val="000000"/>
                            </a:solidFill>
                            <a:miter lim="800000"/>
                            <a:tailEnd type="triangle" w="med" len="med"/>
                          </a:ln>
                        </wps:spPr>
                        <wps:bodyPr/>
                      </wps:wsp>
                      <wps:wsp>
                        <wps:cNvPr id="56" name="直接箭头连接符 142"/>
                        <wps:cNvCnPr>
                          <a:cxnSpLocks noChangeShapeType="1"/>
                        </wps:cNvCnPr>
                        <wps:spPr bwMode="auto">
                          <a:xfrm>
                            <a:off x="2152280" y="2711244"/>
                            <a:ext cx="0" cy="297017"/>
                          </a:xfrm>
                          <a:prstGeom prst="straightConnector1">
                            <a:avLst/>
                          </a:prstGeom>
                          <a:noFill/>
                          <a:ln w="6350" cmpd="sng">
                            <a:solidFill>
                              <a:srgbClr val="000000"/>
                            </a:solidFill>
                            <a:miter lim="800000"/>
                            <a:tailEnd type="triangle" w="med" len="med"/>
                          </a:ln>
                        </wps:spPr>
                        <wps:bodyPr/>
                      </wps:wsp>
                      <wps:wsp>
                        <wps:cNvPr id="57" name="直接箭头连接符 143"/>
                        <wps:cNvCnPr>
                          <a:cxnSpLocks noChangeShapeType="1"/>
                          <a:endCxn id="53" idx="0"/>
                        </wps:cNvCnPr>
                        <wps:spPr bwMode="auto">
                          <a:xfrm flipH="1">
                            <a:off x="2151920" y="3521060"/>
                            <a:ext cx="128" cy="341916"/>
                          </a:xfrm>
                          <a:prstGeom prst="straightConnector1">
                            <a:avLst/>
                          </a:prstGeom>
                          <a:noFill/>
                          <a:ln w="6350" cmpd="sng">
                            <a:solidFill>
                              <a:srgbClr val="000000"/>
                            </a:solidFill>
                            <a:miter lim="800000"/>
                            <a:tailEnd type="triangle" w="med" len="med"/>
                          </a:ln>
                        </wps:spPr>
                        <wps:bodyPr/>
                      </wps:wsp>
                      <wps:wsp>
                        <wps:cNvPr id="58" name="直接箭头连接符 144"/>
                        <wps:cNvCnPr>
                          <a:cxnSpLocks noChangeShapeType="1"/>
                        </wps:cNvCnPr>
                        <wps:spPr bwMode="auto">
                          <a:xfrm flipH="1">
                            <a:off x="3125100" y="3264110"/>
                            <a:ext cx="380100" cy="691"/>
                          </a:xfrm>
                          <a:prstGeom prst="straightConnector1">
                            <a:avLst/>
                          </a:prstGeom>
                          <a:noFill/>
                          <a:ln w="6350" cmpd="sng">
                            <a:solidFill>
                              <a:srgbClr val="000000"/>
                            </a:solidFill>
                            <a:miter lim="800000"/>
                            <a:tailEnd type="triangle" w="med" len="med"/>
                          </a:ln>
                        </wps:spPr>
                        <wps:bodyPr/>
                      </wps:wsp>
                    </wpg:wgp>
                  </a:graphicData>
                </a:graphic>
              </wp:inline>
            </w:drawing>
          </mc:Choice>
          <mc:Fallback>
            <w:pict>
              <v:group w14:anchorId="7024B55C" id="组 46" o:spid="_x0000_s1122" style="width:375.05pt;height:378.4pt;mso-position-horizontal-relative:char;mso-position-vertical-relative:line" coordsize="52743,50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">
                <o:lock v:ext="edit" aspectratio="t"/>
                <v:rect id="AutoShape 48" o:spid="_x0000_s1123" style="position:absolute;width:52743;height:50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" filled="f" stroked="f">
                  <o:lock v:ext="edit" rotation="t" aspectratio="t"/>
                </v:rect>
                <v:shape id="流程图: 文档 164" o:spid="_x0000_s1124" type="#_x0000_t114" style="position:absolute;left:11794;top:3501;width:19457;height:70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" filled="f" strokeweight="1pt">
                  <v:textbox>
                    <w:txbxContent>
                      <w:p w14:paraId="1EBAB98D" w14:textId="77777777" w:rsidR="006515C9" w:rsidRDefault="006515C9" w:rsidP="00381E3D">
                        <w:pPr>
                          <w:pStyle w:val="a3"/>
                          <w:jc w:val="center"/>
                        </w:pPr>
                        <w:r>
                          <w:rPr>
                            <w:rFonts w:hint="eastAsia"/>
                            <w:sz w:val="21"/>
                            <w:szCs w:val="21"/>
                          </w:rPr>
                          <w:t>制造服务模型（基于</w:t>
                        </w:r>
                        <w:r>
                          <w:rPr>
                            <w:sz w:val="21"/>
                            <w:szCs w:val="21"/>
                          </w:rPr>
                          <w:t>WSDL</w:t>
                        </w:r>
                        <w:r>
                          <w:rPr>
                            <w:sz w:val="21"/>
                            <w:szCs w:val="21"/>
                          </w:rPr>
                          <w:t>规范的描述文件</w:t>
                        </w:r>
                        <w:r>
                          <w:rPr>
                            <w:rFonts w:hint="eastAsia"/>
                            <w:sz w:val="21"/>
                            <w:szCs w:val="21"/>
                          </w:rPr>
                          <w:t>）</w:t>
                        </w:r>
                      </w:p>
                    </w:txbxContent>
                  </v:textbox>
                </v:shape>
                <v:rect id="矩形 165" o:spid="_x0000_s1125" style="position:absolute;left:11794;top:13494;width:19457;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" filled="f" strokeweight="1pt">
                  <v:textbox>
                    <w:txbxContent>
                      <w:p w14:paraId="7C6D1310" w14:textId="77777777" w:rsidR="006515C9" w:rsidRDefault="006515C9" w:rsidP="00381E3D">
                        <w:pPr>
                          <w:pStyle w:val="a3"/>
                          <w:jc w:val="center"/>
                        </w:pPr>
                        <w:r>
                          <w:rPr>
                            <w:rFonts w:hint="eastAsia"/>
                            <w:sz w:val="21"/>
                            <w:szCs w:val="21"/>
                          </w:rPr>
                          <w:t>将</w:t>
                        </w:r>
                        <w:r>
                          <w:rPr>
                            <w:rFonts w:hint="eastAsia"/>
                            <w:sz w:val="21"/>
                            <w:szCs w:val="21"/>
                          </w:rPr>
                          <w:t>WSDL</w:t>
                        </w:r>
                        <w:r>
                          <w:rPr>
                            <w:rFonts w:hint="eastAsia"/>
                            <w:sz w:val="21"/>
                            <w:szCs w:val="21"/>
                          </w:rPr>
                          <w:t>描述文件转换</w:t>
                        </w:r>
                        <w:r>
                          <w:rPr>
                            <w:sz w:val="21"/>
                            <w:szCs w:val="21"/>
                          </w:rPr>
                          <w:t>为</w:t>
                        </w:r>
                        <w:r>
                          <w:rPr>
                            <w:sz w:val="21"/>
                            <w:szCs w:val="21"/>
                          </w:rPr>
                          <w:t>OWL-S</w:t>
                        </w:r>
                        <w:r>
                          <w:rPr>
                            <w:sz w:val="21"/>
                            <w:szCs w:val="21"/>
                          </w:rPr>
                          <w:t>描述文件</w:t>
                        </w:r>
                      </w:p>
                    </w:txbxContent>
                  </v:textbox>
                </v:rect>
                <v:shape id="流程图: 文档 166" o:spid="_x0000_s1126" type="#_x0000_t114" style="position:absolute;left:11793;top:20828;width:19457;height:6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" filled="f" strokeweight="1pt">
                  <v:textbox>
                    <w:txbxContent>
                      <w:p w14:paraId="7F813988" w14:textId="77777777" w:rsidR="006515C9" w:rsidRDefault="006515C9" w:rsidP="00381E3D">
                        <w:pPr>
                          <w:pStyle w:val="a3"/>
                          <w:jc w:val="center"/>
                        </w:pPr>
                        <w:r>
                          <w:rPr>
                            <w:rFonts w:hint="eastAsia"/>
                            <w:sz w:val="21"/>
                            <w:szCs w:val="21"/>
                          </w:rPr>
                          <w:t>基于</w:t>
                        </w:r>
                        <w:r>
                          <w:rPr>
                            <w:sz w:val="21"/>
                            <w:szCs w:val="21"/>
                          </w:rPr>
                          <w:t>OWL-S</w:t>
                        </w:r>
                        <w:r>
                          <w:rPr>
                            <w:rFonts w:hint="eastAsia"/>
                            <w:sz w:val="21"/>
                            <w:szCs w:val="21"/>
                          </w:rPr>
                          <w:t>规范的描述文件</w:t>
                        </w:r>
                      </w:p>
                    </w:txbxContent>
                  </v:textbox>
                </v:shape>
                <v:rect id="矩形 167" o:spid="_x0000_s1127" style="position:absolute;left:11794;top:30082;width:19457;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" filled="f" strokeweight="1pt">
                  <v:textbox>
                    <w:txbxContent>
                      <w:p w14:paraId="1B8905D4" w14:textId="77777777" w:rsidR="006515C9" w:rsidRDefault="006515C9" w:rsidP="00381E3D">
                        <w:pPr>
                          <w:pStyle w:val="a3"/>
                          <w:jc w:val="center"/>
                        </w:pPr>
                        <w:r>
                          <w:rPr>
                            <w:rFonts w:hint="eastAsia"/>
                            <w:sz w:val="21"/>
                            <w:szCs w:val="21"/>
                          </w:rPr>
                          <w:t>仿真信息加入到</w:t>
                        </w:r>
                        <w:r>
                          <w:rPr>
                            <w:sz w:val="21"/>
                            <w:szCs w:val="21"/>
                          </w:rPr>
                          <w:t>OWL-S</w:t>
                        </w:r>
                        <w:r>
                          <w:rPr>
                            <w:rFonts w:hint="eastAsia"/>
                            <w:sz w:val="21"/>
                            <w:szCs w:val="21"/>
                          </w:rPr>
                          <w:t>描述文件</w:t>
                        </w:r>
                      </w:p>
                    </w:txbxContent>
                  </v:textbox>
                </v:rect>
                <v:shape id="流程图: 文档 169" o:spid="_x0000_s1128" type="#_x0000_t114" style="position:absolute;left:35052;top:29556;width:16515;height:61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" filled="f" strokeweight="1pt">
                  <v:textbox>
                    <w:txbxContent>
                      <w:p w14:paraId="72B14D63" w14:textId="77777777" w:rsidR="006515C9" w:rsidRDefault="006515C9" w:rsidP="00381E3D">
                        <w:pPr>
                          <w:pStyle w:val="a3"/>
                          <w:jc w:val="center"/>
                        </w:pPr>
                        <w:r>
                          <w:rPr>
                            <w:rFonts w:hint="eastAsia"/>
                            <w:sz w:val="21"/>
                            <w:szCs w:val="21"/>
                          </w:rPr>
                          <w:t>资源仿真模型（基于</w:t>
                        </w:r>
                        <w:r>
                          <w:rPr>
                            <w:sz w:val="21"/>
                            <w:szCs w:val="21"/>
                          </w:rPr>
                          <w:t>XML</w:t>
                        </w:r>
                        <w:r>
                          <w:rPr>
                            <w:sz w:val="21"/>
                            <w:szCs w:val="21"/>
                          </w:rPr>
                          <w:t>规范的描述文件</w:t>
                        </w:r>
                        <w:r>
                          <w:rPr>
                            <w:rFonts w:hint="eastAsia"/>
                            <w:sz w:val="21"/>
                            <w:szCs w:val="21"/>
                          </w:rPr>
                          <w:t>）</w:t>
                        </w:r>
                      </w:p>
                      <w:p w14:paraId="16F2B1B9" w14:textId="77777777" w:rsidR="006515C9" w:rsidRDefault="006515C9" w:rsidP="00381E3D">
                        <w:pPr>
                          <w:pStyle w:val="a3"/>
                          <w:jc w:val="center"/>
                        </w:pPr>
                      </w:p>
                    </w:txbxContent>
                  </v:textbox>
                </v:shape>
                <v:shape id="流程图: 文档 171" o:spid="_x0000_s1129" type="#_x0000_t114" style="position:absolute;left:11793;top:38632;width:19456;height:9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" filled="f" strokeweight="1pt">
                  <v:textbox>
                    <w:txbxContent>
                      <w:p w14:paraId="7798C944" w14:textId="77777777" w:rsidR="006515C9" w:rsidRDefault="006515C9" w:rsidP="00381E3D">
                        <w:pPr>
                          <w:pStyle w:val="a3"/>
                          <w:jc w:val="center"/>
                        </w:pPr>
                        <w:r>
                          <w:rPr>
                            <w:rFonts w:hint="eastAsia"/>
                            <w:sz w:val="21"/>
                            <w:szCs w:val="21"/>
                          </w:rPr>
                          <w:t>包含仿真信息的</w:t>
                        </w:r>
                        <w:proofErr w:type="gramStart"/>
                        <w:r>
                          <w:rPr>
                            <w:rFonts w:hint="eastAsia"/>
                            <w:sz w:val="21"/>
                            <w:szCs w:val="21"/>
                          </w:rPr>
                          <w:t>云制造</w:t>
                        </w:r>
                        <w:proofErr w:type="gramEnd"/>
                        <w:r>
                          <w:rPr>
                            <w:rFonts w:hint="eastAsia"/>
                            <w:sz w:val="21"/>
                            <w:szCs w:val="21"/>
                          </w:rPr>
                          <w:t>服务描述文件（基于扩展</w:t>
                        </w:r>
                        <w:r>
                          <w:rPr>
                            <w:sz w:val="21"/>
                            <w:szCs w:val="21"/>
                          </w:rPr>
                          <w:t>OWL-S</w:t>
                        </w:r>
                        <w:r>
                          <w:rPr>
                            <w:rFonts w:hint="eastAsia"/>
                            <w:sz w:val="21"/>
                            <w:szCs w:val="21"/>
                          </w:rPr>
                          <w:t>规范的描述文件）</w:t>
                        </w:r>
                      </w:p>
                      <w:p w14:paraId="3B6E2559" w14:textId="77777777" w:rsidR="006515C9" w:rsidRDefault="006515C9" w:rsidP="00381E3D">
                        <w:pPr>
                          <w:pStyle w:val="a3"/>
                          <w:jc w:val="center"/>
                        </w:pPr>
                        <w:r>
                          <w:rPr>
                            <w:sz w:val="21"/>
                            <w:szCs w:val="21"/>
                          </w:rPr>
                          <w:t> </w:t>
                        </w:r>
                      </w:p>
                    </w:txbxContent>
                  </v:textbox>
                </v:shape>
                <v:shape id="直接箭头连接符 140" o:spid="_x0000_s1130" type="#_x0000_t32" style="position:absolute;left:21522;top:10061;width:0;height:34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" strokeweight=".5pt">
                  <v:stroke endarrow="block" joinstyle="miter"/>
                </v:shape>
                <v:shape id="直接箭头连接符 141" o:spid="_x0000_s1131" type="#_x0000_t32" style="position:absolute;left:21370;top:18629;width:151;height:21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" strokeweight=".5pt">
                  <v:stroke endarrow="block" joinstyle="miter"/>
                </v:shape>
                <v:shape id="直接箭头连接符 142" o:spid="_x0000_s1132" type="#_x0000_t32" style="position:absolute;left:21522;top:27112;width:0;height:29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" strokeweight=".5pt">
                  <v:stroke endarrow="block" joinstyle="miter"/>
                </v:shape>
                <v:shape id="直接箭头连接符 143" o:spid="_x0000_s1133" type="#_x0000_t32" style="position:absolute;left:21519;top:35210;width:1;height:34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" strokeweight=".5pt">
                  <v:stroke endarrow="block" joinstyle="miter"/>
                </v:shape>
                <v:shape id="直接箭头连接符 144" o:spid="_x0000_s1134" type="#_x0000_t32" style="position:absolute;left:31251;top:32641;width:3801;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" strokeweight=".5pt">
                  <v:stroke endarrow="block" joinstyle="miter"/>
                </v:shape>
                <w10:anchorlock/>
              </v:group>
            </w:pict>
          </mc:Fallback>
        </mc:AlternateContent>
      </w:r>
    </w:p>
    <w:p w14:paraId="7CA0BE2E" w14:textId="60A150D3" w:rsidR="00381E3D" w:rsidRDefault="00381E3D" w:rsidP="00381E3D">
      <w:pPr>
        <w:pStyle w:val="a4"/>
        <w:rPr>
          <w:szCs w:val="22"/>
        </w:rPr>
      </w:pPr>
      <w:r>
        <w:rPr>
          <w:rFonts w:hint="eastAsia"/>
          <w:szCs w:val="22"/>
        </w:rPr>
        <w:t>图</w:t>
      </w:r>
      <w:r w:rsidR="00DD2633">
        <w:rPr>
          <w:rFonts w:hint="eastAsia"/>
          <w:szCs w:val="22"/>
        </w:rPr>
        <w:t>4.6</w:t>
      </w:r>
      <w:r>
        <w:rPr>
          <w:rFonts w:hint="eastAsia"/>
          <w:szCs w:val="22"/>
        </w:rPr>
        <w:t xml:space="preserve"> </w:t>
      </w:r>
      <w:r>
        <w:rPr>
          <w:rFonts w:hint="eastAsia"/>
          <w:szCs w:val="22"/>
        </w:rPr>
        <w:t>服务发布步骤图</w:t>
      </w:r>
    </w:p>
    <w:p w14:paraId="3DACD6C2" w14:textId="77777777" w:rsidR="00381E3D" w:rsidRDefault="00381E3D" w:rsidP="00381E3D">
      <w:pPr>
        <w:spacing w:line="360" w:lineRule="auto"/>
        <w:ind w:firstLineChars="200" w:firstLine="480"/>
      </w:pPr>
      <w:r>
        <w:rPr>
          <w:noProof/>
        </w:rPr>
        <mc:AlternateContent>
          <mc:Choice Requires="wpc">
            <w:drawing>
              <wp:inline distT="0" distB="0" distL="114300" distR="114300" wp14:anchorId="1BDBEAD3" wp14:editId="5ECC60F0">
                <wp:extent cx="4707255" cy="3100705"/>
                <wp:effectExtent l="0" t="0" r="0" b="0"/>
                <wp:docPr id="65" name="画布 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66" name="矩形 19"/>
                        <wps:cNvSpPr/>
                        <wps:spPr>
                          <a:xfrm>
                            <a:off x="973513" y="255155"/>
                            <a:ext cx="3079503" cy="513715"/>
                          </a:xfrm>
                          <a:prstGeom prst="rect">
                            <a:avLst/>
                          </a:prstGeom>
                          <a:noFill/>
                          <a:ln w="12700" cap="flat" cmpd="sng">
                            <a:solidFill>
                              <a:srgbClr val="000000"/>
                            </a:solidFill>
                            <a:prstDash val="solid"/>
                            <a:miter/>
                            <a:headEnd type="none" w="med" len="med"/>
                            <a:tailEnd type="none" w="med" len="med"/>
                          </a:ln>
                        </wps:spPr>
                        <wps:txbx>
                          <w:txbxContent>
                            <w:p w14:paraId="0B9B93B0" w14:textId="77777777" w:rsidR="006515C9" w:rsidRDefault="006515C9"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wps:txbx>
                        <wps:bodyPr anchor="ctr" upright="1"/>
                      </wps:wsp>
                      <wps:wsp>
                        <wps:cNvPr id="67" name="矩形 40"/>
                        <wps:cNvSpPr/>
                        <wps:spPr>
                          <a:xfrm>
                            <a:off x="973901" y="2396924"/>
                            <a:ext cx="3079503" cy="513080"/>
                          </a:xfrm>
                          <a:prstGeom prst="rect">
                            <a:avLst/>
                          </a:prstGeom>
                          <a:noFill/>
                          <a:ln w="12700" cap="flat" cmpd="sng">
                            <a:solidFill>
                              <a:srgbClr val="000000"/>
                            </a:solidFill>
                            <a:prstDash val="solid"/>
                            <a:miter/>
                            <a:headEnd type="none" w="med" len="med"/>
                            <a:tailEnd type="none" w="med" len="med"/>
                          </a:ln>
                        </wps:spPr>
                        <wps:txbx>
                          <w:txbxContent>
                            <w:p w14:paraId="6A7D7DEF" w14:textId="77777777" w:rsidR="006515C9" w:rsidRDefault="006515C9"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wps:txbx>
                        <wps:bodyPr anchor="ctr" upright="1"/>
                      </wps:wsp>
                      <wps:wsp>
                        <wps:cNvPr id="68" name="直接箭头连接符 57"/>
                        <wps:cNvCnPr/>
                        <wps:spPr>
                          <a:xfrm>
                            <a:off x="2532560" y="768870"/>
                            <a:ext cx="0" cy="229282"/>
                          </a:xfrm>
                          <a:prstGeom prst="straightConnector1">
                            <a:avLst/>
                          </a:prstGeom>
                          <a:ln w="6350" cap="flat" cmpd="sng">
                            <a:solidFill>
                              <a:srgbClr val="000000"/>
                            </a:solidFill>
                            <a:prstDash val="solid"/>
                            <a:miter/>
                            <a:headEnd type="none" w="med" len="med"/>
                            <a:tailEnd type="triangle" w="med" len="med"/>
                          </a:ln>
                        </wps:spPr>
                        <wps:bodyPr/>
                      </wps:wsp>
                      <wps:wsp>
                        <wps:cNvPr id="69" name="矩形 221"/>
                        <wps:cNvSpPr/>
                        <wps:spPr>
                          <a:xfrm>
                            <a:off x="973901" y="1004588"/>
                            <a:ext cx="3079115" cy="471360"/>
                          </a:xfrm>
                          <a:prstGeom prst="rect">
                            <a:avLst/>
                          </a:prstGeom>
                          <a:noFill/>
                          <a:ln w="12700" cap="flat" cmpd="sng">
                            <a:solidFill>
                              <a:srgbClr val="000000"/>
                            </a:solidFill>
                            <a:prstDash val="solid"/>
                            <a:miter/>
                            <a:headEnd type="none" w="med" len="med"/>
                            <a:tailEnd type="none" w="med" len="med"/>
                          </a:ln>
                        </wps:spPr>
                        <wps:txbx>
                          <w:txbxContent>
                            <w:p w14:paraId="6B552019" w14:textId="77777777" w:rsidR="006515C9" w:rsidRDefault="006515C9"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wps:txbx>
                        <wps:bodyPr anchor="ctr" upright="1"/>
                      </wps:wsp>
                      <wps:wsp>
                        <wps:cNvPr id="70" name="矩形 222"/>
                        <wps:cNvSpPr/>
                        <wps:spPr>
                          <a:xfrm>
                            <a:off x="974090" y="1704975"/>
                            <a:ext cx="3079115" cy="531495"/>
                          </a:xfrm>
                          <a:prstGeom prst="rect">
                            <a:avLst/>
                          </a:prstGeom>
                          <a:noFill/>
                          <a:ln w="12700" cap="flat" cmpd="sng">
                            <a:solidFill>
                              <a:srgbClr val="000000"/>
                            </a:solidFill>
                            <a:prstDash val="solid"/>
                            <a:miter/>
                            <a:headEnd type="none" w="med" len="med"/>
                            <a:tailEnd type="none" w="med" len="med"/>
                          </a:ln>
                        </wps:spPr>
                        <wps:txbx>
                          <w:txbxContent>
                            <w:p w14:paraId="3BBD5CF6" w14:textId="77777777" w:rsidR="006515C9" w:rsidRDefault="006515C9"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wps:txbx>
                        <wps:bodyPr anchor="ctr" upright="1"/>
                      </wps:wsp>
                      <wps:wsp>
                        <wps:cNvPr id="71" name="直接箭头连接符 223"/>
                        <wps:cNvCnPr/>
                        <wps:spPr>
                          <a:xfrm>
                            <a:off x="2526453" y="1475948"/>
                            <a:ext cx="0" cy="229235"/>
                          </a:xfrm>
                          <a:prstGeom prst="straightConnector1">
                            <a:avLst/>
                          </a:prstGeom>
                          <a:ln w="6350" cap="flat" cmpd="sng">
                            <a:solidFill>
                              <a:srgbClr val="000000"/>
                            </a:solidFill>
                            <a:prstDash val="solid"/>
                            <a:miter/>
                            <a:headEnd type="none" w="med" len="med"/>
                            <a:tailEnd type="triangle" w="med" len="med"/>
                          </a:ln>
                        </wps:spPr>
                        <wps:bodyPr/>
                      </wps:wsp>
                      <wps:wsp>
                        <wps:cNvPr id="80" name="直接箭头连接符 68"/>
                        <wps:cNvCnPr/>
                        <wps:spPr>
                          <a:xfrm>
                            <a:off x="2513459" y="2176353"/>
                            <a:ext cx="194" cy="220571"/>
                          </a:xfrm>
                          <a:prstGeom prst="straightConnector1">
                            <a:avLst/>
                          </a:prstGeom>
                          <a:ln w="6350" cap="flat" cmpd="sng">
                            <a:solidFill>
                              <a:srgbClr val="000000"/>
                            </a:solidFill>
                            <a:prstDash val="solid"/>
                            <a:miter/>
                            <a:headEnd type="none" w="med" len="med"/>
                            <a:tailEnd type="triangle" w="med" len="med"/>
                          </a:ln>
                        </wps:spPr>
                        <wps:bodyPr/>
                      </wps:wsp>
                    </wpc:wpc>
                  </a:graphicData>
                </a:graphic>
              </wp:inline>
            </w:drawing>
          </mc:Choice>
          <mc:Fallback>
            <w:pict>
              <v:group w14:anchorId="1BDBEAD3" id="画布 61" o:spid="_x0000_s1135" editas="canvas" style="width:370.65pt;height:244.15pt;mso-position-horizontal-relative:char;mso-position-vertical-relative:line" coordsize="47072,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">
                <v:shape id="_x0000_s1136" type="#_x0000_t75" style="position:absolute;width:47072;height:31007;visibility:visible;mso-wrap-style:square">
                  <v:fill o:detectmouseclick="t"/>
                  <v:path o:connecttype="none"/>
                </v:shape>
                <v:rect id="矩形 19" o:spid="_x0000_s1137" style="position:absolute;left:9735;top:2551;width:30795;height:5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" filled="f" strokeweight="1pt">
                  <v:textbox>
                    <w:txbxContent>
                      <w:p w14:paraId="0B9B93B0" w14:textId="77777777" w:rsidR="006515C9" w:rsidRDefault="006515C9" w:rsidP="00381E3D">
                        <w:pPr>
                          <w:pStyle w:val="a3"/>
                          <w:jc w:val="center"/>
                        </w:pPr>
                        <w:r>
                          <w:rPr>
                            <w:rFonts w:hint="eastAsia"/>
                            <w:sz w:val="21"/>
                            <w:szCs w:val="21"/>
                          </w:rPr>
                          <w:t>在</w:t>
                        </w:r>
                        <w:r>
                          <w:rPr>
                            <w:sz w:val="21"/>
                            <w:szCs w:val="21"/>
                          </w:rPr>
                          <w:t>基于</w:t>
                        </w:r>
                        <w:r>
                          <w:rPr>
                            <w:sz w:val="21"/>
                            <w:szCs w:val="21"/>
                          </w:rPr>
                          <w:t>OWL-S</w:t>
                        </w:r>
                        <w:r>
                          <w:rPr>
                            <w:sz w:val="21"/>
                            <w:szCs w:val="21"/>
                          </w:rPr>
                          <w:t>描述文件</w:t>
                        </w:r>
                        <w:r>
                          <w:rPr>
                            <w:rFonts w:hint="eastAsia"/>
                            <w:sz w:val="21"/>
                            <w:szCs w:val="21"/>
                          </w:rPr>
                          <w:t>中</w:t>
                        </w:r>
                        <w:r>
                          <w:rPr>
                            <w:sz w:val="21"/>
                            <w:szCs w:val="21"/>
                          </w:rPr>
                          <w:t>找到</w:t>
                        </w:r>
                        <w:r>
                          <w:rPr>
                            <w:rFonts w:hint="eastAsia"/>
                            <w:sz w:val="21"/>
                            <w:szCs w:val="21"/>
                          </w:rPr>
                          <w:t>&lt;</w:t>
                        </w:r>
                        <w:r>
                          <w:rPr>
                            <w:sz w:val="21"/>
                            <w:szCs w:val="21"/>
                          </w:rPr>
                          <w:t>grounding:WsdlGrounding&gt;</w:t>
                        </w:r>
                        <w:r>
                          <w:rPr>
                            <w:rFonts w:hint="eastAsia"/>
                            <w:sz w:val="21"/>
                            <w:szCs w:val="21"/>
                          </w:rPr>
                          <w:t>节点</w:t>
                        </w:r>
                      </w:p>
                    </w:txbxContent>
                  </v:textbox>
                </v:rect>
                <v:rect id="矩形 40" o:spid="_x0000_s1138" style="position:absolute;left:9739;top:23969;width:30795;height:51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" filled="f" strokeweight="1pt">
                  <v:textbox>
                    <w:txbxContent>
                      <w:p w14:paraId="6A7D7DEF" w14:textId="77777777" w:rsidR="006515C9" w:rsidRDefault="006515C9" w:rsidP="00381E3D">
                        <w:pPr>
                          <w:pStyle w:val="a3"/>
                          <w:jc w:val="center"/>
                        </w:pPr>
                        <w:r>
                          <w:rPr>
                            <w:sz w:val="21"/>
                            <w:szCs w:val="21"/>
                          </w:rPr>
                          <w:t>完成，形成包</w:t>
                        </w:r>
                        <w:r>
                          <w:rPr>
                            <w:rFonts w:hint="eastAsia"/>
                            <w:sz w:val="21"/>
                            <w:szCs w:val="21"/>
                          </w:rPr>
                          <w:t>含</w:t>
                        </w:r>
                        <w:r>
                          <w:rPr>
                            <w:sz w:val="21"/>
                            <w:szCs w:val="21"/>
                          </w:rPr>
                          <w:t>了仿真信息的</w:t>
                        </w:r>
                        <w:proofErr w:type="gramStart"/>
                        <w:r>
                          <w:rPr>
                            <w:rFonts w:hint="eastAsia"/>
                            <w:sz w:val="21"/>
                            <w:szCs w:val="21"/>
                          </w:rPr>
                          <w:t>云</w:t>
                        </w:r>
                        <w:r>
                          <w:rPr>
                            <w:sz w:val="21"/>
                            <w:szCs w:val="21"/>
                          </w:rPr>
                          <w:t>制造</w:t>
                        </w:r>
                        <w:proofErr w:type="gramEnd"/>
                        <w:r>
                          <w:rPr>
                            <w:sz w:val="21"/>
                            <w:szCs w:val="21"/>
                          </w:rPr>
                          <w:t>服务</w:t>
                        </w:r>
                        <w:r>
                          <w:rPr>
                            <w:rFonts w:hint="eastAsia"/>
                            <w:sz w:val="21"/>
                            <w:szCs w:val="21"/>
                          </w:rPr>
                          <w:t>OWL-S</w:t>
                        </w:r>
                        <w:r>
                          <w:rPr>
                            <w:rFonts w:hint="eastAsia"/>
                            <w:sz w:val="21"/>
                            <w:szCs w:val="21"/>
                          </w:rPr>
                          <w:t>文档</w:t>
                        </w:r>
                      </w:p>
                    </w:txbxContent>
                  </v:textbox>
                </v:rect>
                <v:shape id="直接箭头连接符 57" o:spid="_x0000_s1139" type="#_x0000_t32" style="position:absolute;left:25325;top:7688;width:0;height:22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" strokeweight=".5pt">
                  <v:stroke endarrow="block" joinstyle="miter"/>
                </v:shape>
                <v:rect id="矩形 221" o:spid="_x0000_s1140" style="position:absolute;left:9739;top:10045;width:30791;height:47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" filled="f" strokeweight="1pt">
                  <v:textbox>
                    <w:txbxContent>
                      <w:p w14:paraId="6B552019" w14:textId="77777777" w:rsidR="006515C9" w:rsidRDefault="006515C9" w:rsidP="00381E3D">
                        <w:pPr>
                          <w:pStyle w:val="a3"/>
                        </w:pPr>
                        <w:r>
                          <w:rPr>
                            <w:rFonts w:hint="eastAsia"/>
                            <w:sz w:val="21"/>
                            <w:szCs w:val="21"/>
                          </w:rPr>
                          <w:t>在</w:t>
                        </w:r>
                        <w:r>
                          <w:rPr>
                            <w:sz w:val="21"/>
                            <w:szCs w:val="21"/>
                          </w:rPr>
                          <w:t>该节点下，添加一个</w:t>
                        </w:r>
                        <w:r>
                          <w:rPr>
                            <w:rFonts w:hint="eastAsia"/>
                            <w:sz w:val="21"/>
                            <w:szCs w:val="21"/>
                          </w:rPr>
                          <w:t>&lt;</w:t>
                        </w:r>
                        <w:r>
                          <w:rPr>
                            <w:sz w:val="21"/>
                            <w:szCs w:val="21"/>
                          </w:rPr>
                          <w:t>grounding:SimInfo&gt;</w:t>
                        </w:r>
                        <w:r>
                          <w:rPr>
                            <w:rFonts w:hint="eastAsia"/>
                            <w:sz w:val="21"/>
                            <w:szCs w:val="21"/>
                          </w:rPr>
                          <w:t>节点</w:t>
                        </w:r>
                      </w:p>
                    </w:txbxContent>
                  </v:textbox>
                </v:rect>
                <v:rect id="矩形 222" o:spid="_x0000_s1141" style="position:absolute;left:9740;top:17049;width:30792;height:5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" filled="f" strokeweight="1pt">
                  <v:textbox>
                    <w:txbxContent>
                      <w:p w14:paraId="3BBD5CF6" w14:textId="77777777" w:rsidR="006515C9" w:rsidRDefault="006515C9" w:rsidP="00381E3D">
                        <w:pPr>
                          <w:pStyle w:val="a3"/>
                          <w:jc w:val="center"/>
                        </w:pPr>
                        <w:r>
                          <w:rPr>
                            <w:rFonts w:hint="eastAsia"/>
                            <w:sz w:val="21"/>
                            <w:szCs w:val="21"/>
                          </w:rPr>
                          <w:t>把该</w:t>
                        </w:r>
                        <w:r>
                          <w:rPr>
                            <w:sz w:val="21"/>
                            <w:szCs w:val="21"/>
                          </w:rPr>
                          <w:t>对象对应的仿真模型，即</w:t>
                        </w:r>
                        <w:r>
                          <w:rPr>
                            <w:rFonts w:hint="eastAsia"/>
                            <w:sz w:val="21"/>
                            <w:szCs w:val="21"/>
                          </w:rPr>
                          <w:t>XML</w:t>
                        </w:r>
                        <w:r>
                          <w:rPr>
                            <w:rFonts w:hint="eastAsia"/>
                            <w:sz w:val="21"/>
                            <w:szCs w:val="21"/>
                          </w:rPr>
                          <w:t>描述</w:t>
                        </w:r>
                        <w:r>
                          <w:rPr>
                            <w:sz w:val="21"/>
                            <w:szCs w:val="21"/>
                          </w:rPr>
                          <w:t>文件，</w:t>
                        </w:r>
                        <w:r>
                          <w:rPr>
                            <w:rFonts w:hint="eastAsia"/>
                            <w:sz w:val="21"/>
                            <w:szCs w:val="21"/>
                          </w:rPr>
                          <w:t>添加到</w:t>
                        </w:r>
                        <w:r>
                          <w:rPr>
                            <w:rFonts w:hint="eastAsia"/>
                            <w:sz w:val="21"/>
                            <w:szCs w:val="21"/>
                          </w:rPr>
                          <w:t>&lt;</w:t>
                        </w:r>
                        <w:r>
                          <w:rPr>
                            <w:sz w:val="21"/>
                            <w:szCs w:val="21"/>
                          </w:rPr>
                          <w:t>grounding:SimInfo&gt;</w:t>
                        </w:r>
                        <w:r>
                          <w:rPr>
                            <w:rFonts w:hint="eastAsia"/>
                            <w:sz w:val="21"/>
                            <w:szCs w:val="21"/>
                          </w:rPr>
                          <w:t>节点中</w:t>
                        </w:r>
                        <w:r>
                          <w:rPr>
                            <w:sz w:val="21"/>
                            <w:szCs w:val="21"/>
                          </w:rPr>
                          <w:t>。</w:t>
                        </w:r>
                      </w:p>
                    </w:txbxContent>
                  </v:textbox>
                </v:rect>
                <v:shape id="直接箭头连接符 223" o:spid="_x0000_s1142" type="#_x0000_t32" style="position:absolute;left:25264;top:14759;width:0;height:2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" strokeweight=".5pt">
                  <v:stroke endarrow="block" joinstyle="miter"/>
                </v:shape>
                <v:shape id="直接箭头连接符 68" o:spid="_x0000_s1143" type="#_x0000_t32" style="position:absolute;left:25134;top:21763;width:2;height:2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" strokeweight=".5pt">
                  <v:stroke endarrow="block" joinstyle="miter"/>
                </v:shape>
                <w10:anchorlock/>
              </v:group>
            </w:pict>
          </mc:Fallback>
        </mc:AlternateContent>
      </w:r>
    </w:p>
    <w:p w14:paraId="2AB7A79F" w14:textId="33293686" w:rsidR="00381E3D" w:rsidRDefault="00381E3D" w:rsidP="00381E3D">
      <w:pPr>
        <w:pStyle w:val="a4"/>
        <w:rPr>
          <w:szCs w:val="22"/>
        </w:rPr>
      </w:pPr>
      <w:r>
        <w:rPr>
          <w:rFonts w:hint="eastAsia"/>
          <w:szCs w:val="22"/>
        </w:rPr>
        <w:t>图</w:t>
      </w:r>
      <w:r w:rsidR="00DD2633">
        <w:rPr>
          <w:rFonts w:hint="eastAsia"/>
          <w:szCs w:val="22"/>
        </w:rPr>
        <w:t>4.7</w:t>
      </w:r>
      <w:r>
        <w:rPr>
          <w:rFonts w:hint="eastAsia"/>
          <w:szCs w:val="22"/>
        </w:rPr>
        <w:t xml:space="preserve"> </w:t>
      </w:r>
      <w:r>
        <w:rPr>
          <w:rFonts w:hint="eastAsia"/>
          <w:szCs w:val="22"/>
        </w:rPr>
        <w:t>仿真信息的添加</w:t>
      </w:r>
    </w:p>
    <w:p w14:paraId="6560BE41" w14:textId="1F1C57ED" w:rsidR="00381E3D" w:rsidRPr="004A6644" w:rsidRDefault="00381E3D" w:rsidP="00381E3D">
      <w:pPr>
        <w:pStyle w:val="2"/>
      </w:pPr>
      <w:bookmarkStart w:id="91" w:name="_Toc501892821"/>
      <w:r>
        <w:rPr>
          <w:rFonts w:hint="eastAsia"/>
        </w:rPr>
        <w:t>4.3</w:t>
      </w:r>
      <w:r>
        <w:t xml:space="preserve"> </w:t>
      </w:r>
      <w:proofErr w:type="gramStart"/>
      <w:r>
        <w:rPr>
          <w:rFonts w:hint="eastAsia"/>
        </w:rPr>
        <w:t>云制造</w:t>
      </w:r>
      <w:proofErr w:type="gramEnd"/>
      <w:r>
        <w:rPr>
          <w:rFonts w:hint="eastAsia"/>
        </w:rPr>
        <w:t>服务</w:t>
      </w:r>
      <w:r>
        <w:t>匹配</w:t>
      </w:r>
      <w:r w:rsidR="004D6E60">
        <w:rPr>
          <w:rFonts w:hint="eastAsia"/>
        </w:rPr>
        <w:t>方法</w:t>
      </w:r>
      <w:bookmarkEnd w:id="91"/>
    </w:p>
    <w:p w14:paraId="4B6FC1B8" w14:textId="23EB5877" w:rsidR="00381E3D" w:rsidRPr="00652183" w:rsidRDefault="00381E3D" w:rsidP="00381E3D">
      <w:pPr>
        <w:pStyle w:val="3"/>
      </w:pPr>
      <w:bookmarkStart w:id="92" w:name="_Toc501892822"/>
      <w:r>
        <w:rPr>
          <w:rFonts w:hint="eastAsia"/>
        </w:rPr>
        <w:t>4.3</w:t>
      </w:r>
      <w:r w:rsidRPr="00652183">
        <w:rPr>
          <w:rFonts w:hint="eastAsia"/>
        </w:rPr>
        <w:t>.1 需求发布与匹配</w:t>
      </w:r>
      <w:bookmarkEnd w:id="92"/>
    </w:p>
    <w:p w14:paraId="19677E39" w14:textId="77777777" w:rsidR="00381E3D" w:rsidRPr="00E60F40" w:rsidRDefault="00381E3D" w:rsidP="00381E3D">
      <w:pPr>
        <w:spacing w:line="400" w:lineRule="exact"/>
        <w:ind w:firstLineChars="200" w:firstLine="480"/>
      </w:pPr>
      <w:r w:rsidRPr="00E60F40">
        <w:t>需求发布，就是资源使用者发布自己的</w:t>
      </w:r>
      <w:proofErr w:type="gramStart"/>
      <w:r w:rsidRPr="00E60F40">
        <w:t>云制造</w:t>
      </w:r>
      <w:proofErr w:type="gramEnd"/>
      <w:r w:rsidRPr="00E60F40">
        <w:t>服务需求，将制造服务需求通过统一描述模板发布至</w:t>
      </w:r>
      <w:proofErr w:type="gramStart"/>
      <w:r w:rsidRPr="00E60F40">
        <w:t>云制造</w:t>
      </w:r>
      <w:proofErr w:type="gramEnd"/>
      <w:r w:rsidRPr="00E60F40">
        <w:t>运营平台。例如，加工某批产品、需要完成某个设计等等。</w:t>
      </w:r>
    </w:p>
    <w:p w14:paraId="32620409" w14:textId="77777777" w:rsidR="00381E3D" w:rsidRPr="00E60F40" w:rsidRDefault="00381E3D" w:rsidP="00381E3D">
      <w:pPr>
        <w:spacing w:line="400" w:lineRule="exact"/>
        <w:ind w:firstLineChars="200" w:firstLine="480"/>
      </w:pPr>
      <w:r w:rsidRPr="00E60F40">
        <w:t>服务匹配，是根据资源使用者发布的服务需求，找到某个服务，为其提供</w:t>
      </w:r>
      <w:proofErr w:type="gramStart"/>
      <w:r w:rsidRPr="00E60F40">
        <w:t>云制造</w:t>
      </w:r>
      <w:proofErr w:type="gramEnd"/>
      <w:r w:rsidRPr="00E60F40">
        <w:t>服务的过程。</w:t>
      </w:r>
    </w:p>
    <w:p w14:paraId="75419100" w14:textId="77777777" w:rsidR="00381E3D" w:rsidRPr="00E60F40" w:rsidRDefault="00381E3D" w:rsidP="00381E3D">
      <w:pPr>
        <w:spacing w:line="400" w:lineRule="exact"/>
        <w:ind w:firstLineChars="200" w:firstLine="480"/>
      </w:pPr>
      <w:r w:rsidRPr="00E60F40">
        <w:t>在</w:t>
      </w:r>
      <w:proofErr w:type="gramStart"/>
      <w:r w:rsidRPr="00E60F40">
        <w:t>云制造</w:t>
      </w:r>
      <w:proofErr w:type="gramEnd"/>
      <w:r w:rsidRPr="00E60F40">
        <w:t>系统中，根据用户需求或任务粒度，可以将用户需求分为单一资源服务需求任务和多资源服务需求任务。由于制造活动一般需要多个步骤来完成，因此在</w:t>
      </w:r>
      <w:proofErr w:type="gramStart"/>
      <w:r w:rsidRPr="00E60F40">
        <w:t>云制造</w:t>
      </w:r>
      <w:proofErr w:type="gramEnd"/>
      <w:r w:rsidRPr="00E60F40">
        <w:t>服务执行过程中，更多的是多资源需求任务。多资源服务需求是指要完成一个制造加工任务，需要多种</w:t>
      </w:r>
      <w:proofErr w:type="gramStart"/>
      <w:r w:rsidRPr="00E60F40">
        <w:t>云制造</w:t>
      </w:r>
      <w:proofErr w:type="gramEnd"/>
      <w:r w:rsidRPr="00E60F40">
        <w:t>服务按照一定的组合次序，依次执行共同完成。</w:t>
      </w:r>
    </w:p>
    <w:p w14:paraId="6F64B4FE" w14:textId="77777777" w:rsidR="00381E3D" w:rsidRDefault="00381E3D" w:rsidP="00381E3D">
      <w:pPr>
        <w:spacing w:line="400" w:lineRule="exact"/>
        <w:ind w:firstLineChars="200" w:firstLine="480"/>
      </w:pPr>
      <w:r w:rsidRPr="00E60F40">
        <w:t>由于</w:t>
      </w:r>
      <w:proofErr w:type="gramStart"/>
      <w:r w:rsidRPr="00E60F40">
        <w:t>云制造</w:t>
      </w:r>
      <w:proofErr w:type="gramEnd"/>
      <w:r w:rsidRPr="00E60F40">
        <w:t>平台上服务众多，需要在海量的服务中选择符合客户需求的服务，形成服务组合。这个过程一般是用户在（</w:t>
      </w:r>
      <w:proofErr w:type="gramStart"/>
      <w:r w:rsidRPr="00E60F40">
        <w:t>云制造</w:t>
      </w:r>
      <w:proofErr w:type="gramEnd"/>
      <w:r w:rsidRPr="00E60F40">
        <w:t>服务平台上）发布需求之后。用户的需求一般为制造生产加工硬设备或生产加工能力。</w:t>
      </w:r>
      <w:proofErr w:type="gramStart"/>
      <w:r w:rsidRPr="00E60F40">
        <w:t>若需求</w:t>
      </w:r>
      <w:proofErr w:type="gramEnd"/>
      <w:r w:rsidRPr="00E60F40">
        <w:t>为制造生产加工硬设备，则需进行一下几步匹配操作：</w:t>
      </w:r>
    </w:p>
    <w:p w14:paraId="05806831" w14:textId="77777777" w:rsidR="00381E3D" w:rsidRDefault="00381E3D" w:rsidP="00381E3D">
      <w:pPr>
        <w:spacing w:line="400" w:lineRule="exact"/>
        <w:ind w:firstLineChars="200" w:firstLine="480"/>
      </w:pPr>
      <w:r>
        <w:t>1</w:t>
      </w:r>
      <w:r>
        <w:rPr>
          <w:rFonts w:hint="eastAsia"/>
        </w:rPr>
        <w:t>）</w:t>
      </w:r>
      <w:r w:rsidRPr="00E60F40">
        <w:t>根据用户在云平台上发布的需求设备类型和参数进行匹配；</w:t>
      </w:r>
    </w:p>
    <w:p w14:paraId="2A29D347" w14:textId="77777777" w:rsidR="00381E3D" w:rsidRDefault="00381E3D" w:rsidP="00381E3D">
      <w:pPr>
        <w:spacing w:line="400" w:lineRule="exact"/>
        <w:ind w:firstLineChars="200" w:firstLine="480"/>
      </w:pPr>
      <w:r>
        <w:t>2</w:t>
      </w:r>
      <w:r>
        <w:rPr>
          <w:rFonts w:hint="eastAsia"/>
        </w:rPr>
        <w:t>）</w:t>
      </w:r>
      <w:r w:rsidRPr="00E60F40">
        <w:t>若第一步没有匹配项则根据该设备的本体对发布的需求进行分解，得到多个部件需求（这些部件能装配成制造生产加工设备）；</w:t>
      </w:r>
    </w:p>
    <w:p w14:paraId="219B1C78" w14:textId="77777777" w:rsidR="00381E3D" w:rsidRDefault="00381E3D" w:rsidP="00381E3D">
      <w:pPr>
        <w:spacing w:line="400" w:lineRule="exact"/>
        <w:ind w:firstLineChars="200" w:firstLine="480"/>
      </w:pPr>
      <w:r>
        <w:t>3</w:t>
      </w:r>
      <w:r>
        <w:rPr>
          <w:rFonts w:hint="eastAsia"/>
        </w:rPr>
        <w:t>）</w:t>
      </w:r>
      <w:r w:rsidRPr="00E60F40">
        <w:t>针对每个部件需求分别在云平台中进行匹配操作；</w:t>
      </w:r>
    </w:p>
    <w:p w14:paraId="569FDA9E" w14:textId="77777777" w:rsidR="00381E3D" w:rsidRDefault="00381E3D" w:rsidP="00381E3D">
      <w:pPr>
        <w:spacing w:line="400" w:lineRule="exact"/>
        <w:ind w:firstLineChars="200" w:firstLine="480"/>
      </w:pPr>
      <w:r>
        <w:t>4</w:t>
      </w:r>
      <w:r>
        <w:rPr>
          <w:rFonts w:hint="eastAsia"/>
        </w:rPr>
        <w:t>）</w:t>
      </w:r>
      <w:r w:rsidRPr="00E60F40">
        <w:t>若第三步中某部件没有匹配项，则根据部件的加工工艺本体，将该部件需求分解为多个生产加工能力需求（这些生产加工能力能生产出该部件）；</w:t>
      </w:r>
    </w:p>
    <w:p w14:paraId="4D92D3FD" w14:textId="77777777" w:rsidR="00381E3D" w:rsidRPr="00E60F40" w:rsidRDefault="00381E3D" w:rsidP="00381E3D">
      <w:pPr>
        <w:spacing w:line="400" w:lineRule="exact"/>
        <w:ind w:firstLineChars="200" w:firstLine="480"/>
      </w:pPr>
      <w:r>
        <w:t>5</w:t>
      </w:r>
      <w:r>
        <w:rPr>
          <w:rFonts w:hint="eastAsia"/>
        </w:rPr>
        <w:t>）</w:t>
      </w:r>
      <w:r w:rsidRPr="00E60F40">
        <w:t>根据每次匹配操作的结果得到各个候选集合，完成匹配操作；</w:t>
      </w:r>
    </w:p>
    <w:p w14:paraId="14DB5CAA" w14:textId="7F5AB25C" w:rsidR="00381E3D" w:rsidRPr="00E60F40" w:rsidRDefault="00381E3D" w:rsidP="00381E3D">
      <w:pPr>
        <w:spacing w:line="400" w:lineRule="exact"/>
        <w:ind w:firstLineChars="200" w:firstLine="480"/>
      </w:pPr>
      <w:r w:rsidRPr="00E60F40">
        <w:t>具体流程如</w:t>
      </w:r>
      <w:r w:rsidRPr="0061455C">
        <w:rPr>
          <w:color w:val="FF0000"/>
        </w:rPr>
        <w:t>图</w:t>
      </w:r>
      <w:r w:rsidR="00DD2633">
        <w:rPr>
          <w:rFonts w:hint="eastAsia"/>
          <w:color w:val="FF0000"/>
        </w:rPr>
        <w:t>4.8</w:t>
      </w:r>
      <w:r w:rsidRPr="00E60F40">
        <w:t>所示。</w:t>
      </w:r>
    </w:p>
    <w:p w14:paraId="3E7EB1BC" w14:textId="77777777" w:rsidR="00381E3D" w:rsidRDefault="00381E3D" w:rsidP="00381E3D">
      <w:pPr>
        <w:spacing w:line="360" w:lineRule="auto"/>
        <w:jc w:val="center"/>
      </w:pPr>
      <w:r>
        <w:rPr>
          <w:rFonts w:hint="eastAsia"/>
        </w:rPr>
        <w:object w:dxaOrig="4485" w:dyaOrig="5250" w14:anchorId="7EA04414">
          <v:shape id="_x0000_i1031" type="#_x0000_t75" style="width:223.9pt;height:262.9pt" o:ole="">
            <v:imagedata r:id="rId47" o:title=""/>
            <o:lock v:ext="edit" aspectratio="f"/>
          </v:shape>
          <o:OLEObject Type="Embed" ProgID="Visio.Drawing.15" ShapeID="_x0000_i1031" DrawAspect="Content" ObjectID="_1576848146" r:id="rId48"/>
        </w:object>
      </w:r>
    </w:p>
    <w:p w14:paraId="1D755A2E" w14:textId="5929862B" w:rsidR="00381E3D" w:rsidRDefault="00381E3D" w:rsidP="00381E3D">
      <w:pPr>
        <w:spacing w:line="360" w:lineRule="auto"/>
        <w:jc w:val="center"/>
        <w:rPr>
          <w:szCs w:val="22"/>
        </w:rPr>
      </w:pPr>
      <w:r>
        <w:rPr>
          <w:rFonts w:hint="eastAsia"/>
          <w:szCs w:val="22"/>
        </w:rPr>
        <w:t>图</w:t>
      </w:r>
      <w:r w:rsidR="00DD2633">
        <w:rPr>
          <w:rFonts w:hint="eastAsia"/>
          <w:szCs w:val="22"/>
        </w:rPr>
        <w:t>4.8</w:t>
      </w:r>
      <w:r>
        <w:rPr>
          <w:rFonts w:hint="eastAsia"/>
          <w:szCs w:val="22"/>
        </w:rPr>
        <w:t xml:space="preserve"> </w:t>
      </w:r>
      <w:proofErr w:type="gramStart"/>
      <w:r>
        <w:rPr>
          <w:rFonts w:hint="eastAsia"/>
          <w:szCs w:val="22"/>
        </w:rPr>
        <w:t>云制造</w:t>
      </w:r>
      <w:proofErr w:type="gramEnd"/>
      <w:r>
        <w:rPr>
          <w:rFonts w:hint="eastAsia"/>
          <w:szCs w:val="22"/>
        </w:rPr>
        <w:t>服务匹配过程</w:t>
      </w:r>
    </w:p>
    <w:p w14:paraId="3A116B3B" w14:textId="09C12F4E" w:rsidR="00381E3D" w:rsidRDefault="00381E3D" w:rsidP="00381E3D">
      <w:pPr>
        <w:pStyle w:val="3"/>
      </w:pPr>
      <w:bookmarkStart w:id="93" w:name="_Toc501892823"/>
      <w:r>
        <w:rPr>
          <w:rFonts w:hint="eastAsia"/>
        </w:rPr>
        <w:t>4.3</w:t>
      </w:r>
      <w:r w:rsidRPr="00D247F4">
        <w:rPr>
          <w:rFonts w:hint="eastAsia"/>
        </w:rPr>
        <w:t xml:space="preserve">.2 </w:t>
      </w:r>
      <w:r>
        <w:rPr>
          <w:rFonts w:hint="eastAsia"/>
        </w:rPr>
        <w:t>基于</w:t>
      </w:r>
      <w:r w:rsidR="00D82C4C">
        <w:rPr>
          <w:rFonts w:hint="eastAsia"/>
        </w:rPr>
        <w:t>J</w:t>
      </w:r>
      <w:r w:rsidR="00D82C4C">
        <w:t>ena</w:t>
      </w:r>
      <w:r>
        <w:rPr>
          <w:rFonts w:hint="eastAsia"/>
        </w:rPr>
        <w:t>的推理检索</w:t>
      </w:r>
      <w:bookmarkEnd w:id="93"/>
    </w:p>
    <w:p w14:paraId="494B8C14" w14:textId="1A7AA333" w:rsidR="00381E3D" w:rsidRDefault="00CC494A" w:rsidP="00814696">
      <w:pPr>
        <w:spacing w:line="400" w:lineRule="exact"/>
        <w:ind w:firstLineChars="200" w:firstLine="480"/>
      </w:pPr>
      <w:r>
        <w:rPr>
          <w:rFonts w:hint="eastAsia"/>
        </w:rPr>
        <w:t>企业发布的服务存储在图数据库</w:t>
      </w:r>
      <w:r>
        <w:rPr>
          <w:rFonts w:hint="eastAsia"/>
        </w:rPr>
        <w:t>RDF4J</w:t>
      </w:r>
      <w:r>
        <w:rPr>
          <w:rFonts w:hint="eastAsia"/>
        </w:rPr>
        <w:t>中，使用</w:t>
      </w:r>
      <w:r>
        <w:rPr>
          <w:rFonts w:hint="eastAsia"/>
        </w:rPr>
        <w:t>Jena</w:t>
      </w:r>
      <w:r>
        <w:t xml:space="preserve"> A</w:t>
      </w:r>
      <w:r>
        <w:rPr>
          <w:rFonts w:hint="eastAsia"/>
        </w:rPr>
        <w:t>PI</w:t>
      </w:r>
      <w:r>
        <w:rPr>
          <w:rFonts w:hint="eastAsia"/>
        </w:rPr>
        <w:t>可以通过编写</w:t>
      </w:r>
      <w:r>
        <w:rPr>
          <w:rFonts w:hint="eastAsia"/>
        </w:rPr>
        <w:t>SPARQL</w:t>
      </w:r>
      <w:r>
        <w:rPr>
          <w:rFonts w:hint="eastAsia"/>
        </w:rPr>
        <w:t>语句查询</w:t>
      </w:r>
      <w:r>
        <w:rPr>
          <w:rFonts w:hint="eastAsia"/>
        </w:rPr>
        <w:t>RDF4J</w:t>
      </w:r>
      <w:r>
        <w:rPr>
          <w:rFonts w:hint="eastAsia"/>
        </w:rPr>
        <w:t>中的数据。此外，通过建立本体规则库可以实现</w:t>
      </w:r>
      <w:r w:rsidR="00814696">
        <w:rPr>
          <w:rFonts w:hint="eastAsia"/>
        </w:rPr>
        <w:t>推理检索</w:t>
      </w:r>
      <w:r>
        <w:rPr>
          <w:rFonts w:hint="eastAsia"/>
        </w:rPr>
        <w:t>。</w:t>
      </w:r>
    </w:p>
    <w:p w14:paraId="6DD3AB2C" w14:textId="4385131C" w:rsidR="00CC494A" w:rsidRDefault="00CC494A" w:rsidP="00814696">
      <w:pPr>
        <w:spacing w:line="400" w:lineRule="exact"/>
        <w:ind w:firstLineChars="200" w:firstLine="480"/>
      </w:pPr>
      <w:r w:rsidRPr="00CC494A">
        <w:rPr>
          <w:rFonts w:hint="eastAsia"/>
        </w:rPr>
        <w:t>本体的推理规则库是有一条条规则组成的。每条规则由主体（</w:t>
      </w:r>
      <w:r w:rsidRPr="00CC494A">
        <w:rPr>
          <w:rFonts w:hint="eastAsia"/>
        </w:rPr>
        <w:t>body</w:t>
      </w:r>
      <w:r>
        <w:rPr>
          <w:rFonts w:hint="eastAsia"/>
        </w:rPr>
        <w:t>）和头（</w:t>
      </w:r>
      <w:r>
        <w:rPr>
          <w:rFonts w:hint="eastAsia"/>
        </w:rPr>
        <w:t>head</w:t>
      </w:r>
      <w:r>
        <w:rPr>
          <w:rFonts w:hint="eastAsia"/>
        </w:rPr>
        <w:t>）</w:t>
      </w:r>
      <w:r w:rsidRPr="00CC494A">
        <w:rPr>
          <w:rFonts w:hint="eastAsia"/>
        </w:rPr>
        <w:t>组成，</w:t>
      </w:r>
      <w:proofErr w:type="gramStart"/>
      <w:r>
        <w:rPr>
          <w:rFonts w:hint="eastAsia"/>
        </w:rPr>
        <w:t>一</w:t>
      </w:r>
      <w:proofErr w:type="gramEnd"/>
      <w:r>
        <w:rPr>
          <w:rFonts w:hint="eastAsia"/>
        </w:rPr>
        <w:t>条</w:t>
      </w:r>
      <w:r w:rsidRPr="00CC494A">
        <w:rPr>
          <w:rFonts w:hint="eastAsia"/>
        </w:rPr>
        <w:t>规则可以有一个主体和</w:t>
      </w:r>
      <w:proofErr w:type="gramStart"/>
      <w:r w:rsidRPr="00CC494A">
        <w:rPr>
          <w:rFonts w:hint="eastAsia"/>
        </w:rPr>
        <w:t>一</w:t>
      </w:r>
      <w:proofErr w:type="gramEnd"/>
      <w:r w:rsidRPr="00CC494A">
        <w:rPr>
          <w:rFonts w:hint="eastAsia"/>
        </w:rPr>
        <w:t>个头</w:t>
      </w:r>
      <w:r>
        <w:rPr>
          <w:rFonts w:hint="eastAsia"/>
        </w:rPr>
        <w:t>。</w:t>
      </w:r>
      <w:proofErr w:type="gramStart"/>
      <w:r>
        <w:rPr>
          <w:rFonts w:hint="eastAsia"/>
        </w:rPr>
        <w:t>如以下</w:t>
      </w:r>
      <w:proofErr w:type="gramEnd"/>
      <w:r>
        <w:rPr>
          <w:rFonts w:hint="eastAsia"/>
        </w:rPr>
        <w:t>语句定义了</w:t>
      </w:r>
      <w:proofErr w:type="gramStart"/>
      <w:r>
        <w:rPr>
          <w:rFonts w:hint="eastAsia"/>
        </w:rPr>
        <w:t>一</w:t>
      </w:r>
      <w:proofErr w:type="gramEnd"/>
      <w:r>
        <w:rPr>
          <w:rFonts w:hint="eastAsia"/>
        </w:rPr>
        <w:t>条规则：</w:t>
      </w:r>
    </w:p>
    <w:p w14:paraId="0E1D5064" w14:textId="77777777" w:rsidR="0040133E" w:rsidRPr="00CF4A91" w:rsidRDefault="00CC494A" w:rsidP="00CF4A91">
      <w:pPr>
        <w:spacing w:line="400" w:lineRule="exact"/>
        <w:jc w:val="center"/>
        <w:rPr>
          <w:color w:val="454545"/>
          <w:shd w:val="clear" w:color="auto" w:fill="FFFFFF"/>
        </w:rPr>
      </w:pPr>
      <w:r w:rsidRPr="00CF4A91">
        <w:rPr>
          <w:color w:val="454545"/>
          <w:shd w:val="clear" w:color="auto" w:fill="FFFFFF"/>
        </w:rPr>
        <w:t>[rule1</w:t>
      </w:r>
      <w:proofErr w:type="gramStart"/>
      <w:r w:rsidRPr="00CF4A91">
        <w:rPr>
          <w:color w:val="454545"/>
          <w:shd w:val="clear" w:color="auto" w:fill="FFFFFF"/>
        </w:rPr>
        <w:t>:(?a</w:t>
      </w:r>
      <w:proofErr w:type="gramEnd"/>
      <w:r w:rsidRPr="00CF4A91">
        <w:rPr>
          <w:color w:val="454545"/>
          <w:shd w:val="clear" w:color="auto" w:fill="FFFFFF"/>
        </w:rPr>
        <w:t xml:space="preserve"> fa:</w:t>
      </w:r>
      <w:r w:rsidR="0040133E" w:rsidRPr="00CF4A91">
        <w:rPr>
          <w:color w:val="454545"/>
          <w:shd w:val="clear" w:color="auto" w:fill="FFFFFF"/>
        </w:rPr>
        <w:t>can</w:t>
      </w:r>
      <w:r w:rsidR="0040133E" w:rsidRPr="00CF4A91">
        <w:t>M</w:t>
      </w:r>
      <w:r w:rsidR="0040133E" w:rsidRPr="00CF4A91">
        <w:rPr>
          <w:color w:val="454545"/>
          <w:shd w:val="clear" w:color="auto" w:fill="FFFFFF"/>
        </w:rPr>
        <w:t xml:space="preserve">achining </w:t>
      </w:r>
      <w:r w:rsidRPr="00CF4A91">
        <w:rPr>
          <w:color w:val="454545"/>
          <w:shd w:val="clear" w:color="auto" w:fill="FFFFFF"/>
        </w:rPr>
        <w:t>?b)(?</w:t>
      </w:r>
      <w:r w:rsidR="0040133E" w:rsidRPr="00CF4A91">
        <w:rPr>
          <w:color w:val="454545"/>
          <w:shd w:val="clear" w:color="auto" w:fill="FFFFFF"/>
        </w:rPr>
        <w:t>b fa:containPart</w:t>
      </w:r>
      <w:r w:rsidRPr="00CF4A91">
        <w:rPr>
          <w:color w:val="454545"/>
          <w:shd w:val="clear" w:color="auto" w:fill="FFFFFF"/>
        </w:rPr>
        <w:t xml:space="preserve"> ?c)-&gt;</w:t>
      </w:r>
    </w:p>
    <w:p w14:paraId="633AE36D" w14:textId="522FC820" w:rsidR="00CC494A" w:rsidRPr="00CF4A91" w:rsidRDefault="00CC494A" w:rsidP="00CF4A91">
      <w:pPr>
        <w:spacing w:line="400" w:lineRule="exact"/>
        <w:jc w:val="center"/>
      </w:pPr>
      <w:proofErr w:type="gramStart"/>
      <w:r w:rsidRPr="00CF4A91">
        <w:rPr>
          <w:color w:val="454545"/>
          <w:shd w:val="clear" w:color="auto" w:fill="FFFFFF"/>
        </w:rPr>
        <w:t>(?b</w:t>
      </w:r>
      <w:proofErr w:type="gramEnd"/>
      <w:r w:rsidRPr="00CF4A91">
        <w:rPr>
          <w:color w:val="454545"/>
          <w:shd w:val="clear" w:color="auto" w:fill="FFFFFF"/>
        </w:rPr>
        <w:t xml:space="preserve"> fa:</w:t>
      </w:r>
      <w:r w:rsidR="0040133E" w:rsidRPr="00CF4A91">
        <w:rPr>
          <w:color w:val="454545"/>
          <w:shd w:val="clear" w:color="auto" w:fill="FFFFFF"/>
        </w:rPr>
        <w:t xml:space="preserve"> can</w:t>
      </w:r>
      <w:r w:rsidR="0040133E" w:rsidRPr="00CF4A91">
        <w:t>M</w:t>
      </w:r>
      <w:r w:rsidR="0040133E" w:rsidRPr="00CF4A91">
        <w:rPr>
          <w:color w:val="454545"/>
          <w:shd w:val="clear" w:color="auto" w:fill="FFFFFF"/>
        </w:rPr>
        <w:t xml:space="preserve">achining </w:t>
      </w:r>
      <w:r w:rsidRPr="00CF4A91">
        <w:rPr>
          <w:color w:val="454545"/>
          <w:shd w:val="clear" w:color="auto" w:fill="FFFFFF"/>
        </w:rPr>
        <w:t>?c)]</w:t>
      </w:r>
    </w:p>
    <w:p w14:paraId="7249A657" w14:textId="46EAF529" w:rsidR="00381E3D" w:rsidRDefault="0040133E" w:rsidP="00CF4A91">
      <w:pPr>
        <w:spacing w:line="400" w:lineRule="exact"/>
        <w:ind w:firstLineChars="200" w:firstLine="480"/>
        <w:rPr>
          <w:color w:val="454545"/>
          <w:shd w:val="clear" w:color="auto" w:fill="FFFFFF"/>
        </w:rPr>
      </w:pPr>
      <w:r w:rsidRPr="00CF4A91">
        <w:rPr>
          <w:color w:val="454545"/>
          <w:shd w:val="clear" w:color="auto" w:fill="FFFFFF"/>
        </w:rPr>
        <w:t>其中规则的主体为：</w:t>
      </w:r>
      <w:proofErr w:type="gramStart"/>
      <w:r w:rsidR="00AD1B9C">
        <w:rPr>
          <w:color w:val="454545"/>
          <w:shd w:val="clear" w:color="auto" w:fill="FFFFFF"/>
        </w:rPr>
        <w:t>?P</w:t>
      </w:r>
      <w:proofErr w:type="gramEnd"/>
      <w:r w:rsidRPr="00CF4A91">
        <w:rPr>
          <w:color w:val="454545"/>
          <w:shd w:val="clear" w:color="auto" w:fill="FFFFFF"/>
        </w:rPr>
        <w:t xml:space="preserve"> fa:can</w:t>
      </w:r>
      <w:r w:rsidRPr="00CF4A91">
        <w:t>M</w:t>
      </w:r>
      <w:r w:rsidRPr="00CF4A91">
        <w:rPr>
          <w:color w:val="454545"/>
          <w:shd w:val="clear" w:color="auto" w:fill="FFFFFF"/>
        </w:rPr>
        <w:t xml:space="preserve">achining </w:t>
      </w:r>
      <w:r w:rsidR="00CF4A91">
        <w:rPr>
          <w:color w:val="454545"/>
          <w:shd w:val="clear" w:color="auto" w:fill="FFFFFF"/>
        </w:rPr>
        <w:t>?b</w:t>
      </w:r>
      <w:r w:rsidR="00CF4A91">
        <w:rPr>
          <w:rFonts w:hint="eastAsia"/>
          <w:color w:val="454545"/>
          <w:shd w:val="clear" w:color="auto" w:fill="FFFFFF"/>
        </w:rPr>
        <w:t>，</w:t>
      </w:r>
      <w:r w:rsidR="00AD1B9C">
        <w:rPr>
          <w:color w:val="454545"/>
          <w:shd w:val="clear" w:color="auto" w:fill="FFFFFF"/>
        </w:rPr>
        <w:t>?P</w:t>
      </w:r>
      <w:r w:rsidRPr="00CF4A91">
        <w:rPr>
          <w:color w:val="454545"/>
          <w:shd w:val="clear" w:color="auto" w:fill="FFFFFF"/>
        </w:rPr>
        <w:t xml:space="preserve"> fa: containPart ?c</w:t>
      </w:r>
      <w:r w:rsidRPr="00CF4A91">
        <w:rPr>
          <w:color w:val="454545"/>
          <w:shd w:val="clear" w:color="auto" w:fill="FFFFFF"/>
        </w:rPr>
        <w:t>，头为：</w:t>
      </w:r>
      <w:r w:rsidR="00AD1B9C">
        <w:rPr>
          <w:color w:val="454545"/>
          <w:shd w:val="clear" w:color="auto" w:fill="FFFFFF"/>
        </w:rPr>
        <w:t xml:space="preserve">?P </w:t>
      </w:r>
      <w:r w:rsidRPr="00CF4A91">
        <w:rPr>
          <w:color w:val="454545"/>
          <w:shd w:val="clear" w:color="auto" w:fill="FFFFFF"/>
        </w:rPr>
        <w:t>fa:can</w:t>
      </w:r>
      <w:r w:rsidRPr="00CF4A91">
        <w:t>M</w:t>
      </w:r>
      <w:r w:rsidRPr="00CF4A91">
        <w:rPr>
          <w:color w:val="454545"/>
          <w:shd w:val="clear" w:color="auto" w:fill="FFFFFF"/>
        </w:rPr>
        <w:t>achining ?c</w:t>
      </w:r>
      <w:r w:rsidRPr="00CF4A91">
        <w:rPr>
          <w:color w:val="454545"/>
          <w:shd w:val="clear" w:color="auto" w:fill="FFFFFF"/>
        </w:rPr>
        <w:t>，也就是说有</w:t>
      </w:r>
      <w:r w:rsidR="00CF4A91" w:rsidRPr="00CF4A91">
        <w:rPr>
          <w:color w:val="454545"/>
          <w:shd w:val="clear" w:color="auto" w:fill="FFFFFF"/>
        </w:rPr>
        <w:t>由</w:t>
      </w:r>
      <w:r w:rsidRPr="00CF4A91">
        <w:rPr>
          <w:color w:val="454545"/>
          <w:shd w:val="clear" w:color="auto" w:fill="FFFFFF"/>
        </w:rPr>
        <w:t>主体可以推</w:t>
      </w:r>
      <w:r w:rsidR="00CF4A91" w:rsidRPr="00CF4A91">
        <w:rPr>
          <w:color w:val="454545"/>
          <w:shd w:val="clear" w:color="auto" w:fill="FFFFFF"/>
        </w:rPr>
        <w:t>导</w:t>
      </w:r>
      <w:r w:rsidRPr="00CF4A91">
        <w:rPr>
          <w:color w:val="454545"/>
          <w:shd w:val="clear" w:color="auto" w:fill="FFFFFF"/>
        </w:rPr>
        <w:t>出头。</w:t>
      </w:r>
      <w:r w:rsidR="00056D9F">
        <w:rPr>
          <w:rFonts w:hint="eastAsia"/>
          <w:color w:val="454545"/>
          <w:shd w:val="clear" w:color="auto" w:fill="FFFFFF"/>
        </w:rPr>
        <w:t>标准的</w:t>
      </w:r>
      <w:r w:rsidR="00CF4A91">
        <w:rPr>
          <w:rFonts w:hint="eastAsia"/>
          <w:color w:val="454545"/>
          <w:shd w:val="clear" w:color="auto" w:fill="FFFFFF"/>
        </w:rPr>
        <w:t>本体规则库如下所示：</w:t>
      </w:r>
    </w:p>
    <w:tbl>
      <w:tblPr>
        <w:tblStyle w:val="a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02"/>
      </w:tblGrid>
      <w:tr w:rsidR="00B85CE2" w:rsidRPr="00B85CE2" w14:paraId="00D17442" w14:textId="77777777" w:rsidTr="00B85CE2">
        <w:tc>
          <w:tcPr>
            <w:tcW w:w="8302" w:type="dxa"/>
          </w:tcPr>
          <w:p w14:paraId="54920951" w14:textId="02F9F7BF" w:rsidR="00B85CE2" w:rsidRPr="00B85CE2" w:rsidRDefault="00B85CE2" w:rsidP="00B85CE2">
            <w:pPr>
              <w:spacing w:line="400" w:lineRule="exact"/>
              <w:ind w:firstLine="200"/>
              <w:rPr>
                <w:color w:val="000000"/>
              </w:rPr>
            </w:pPr>
            <w:r w:rsidRPr="00B85CE2">
              <w:rPr>
                <w:color w:val="000000"/>
              </w:rPr>
              <w:t xml:space="preserve">@prefix fa: &lt;http://www.semanticweb.org/ontologies/2010/0/family.owl#&gt;.@include &lt;RDFS&gt;.@include &lt;OWL&gt;. </w:t>
            </w:r>
          </w:p>
          <w:p w14:paraId="017C5706" w14:textId="5A35B54F" w:rsidR="00B85CE2" w:rsidRPr="00B85CE2" w:rsidRDefault="00B85CE2" w:rsidP="00B85CE2">
            <w:pPr>
              <w:spacing w:line="400" w:lineRule="exact"/>
              <w:ind w:firstLine="200"/>
              <w:rPr>
                <w:color w:val="000000"/>
              </w:rPr>
            </w:pPr>
            <w:r w:rsidRPr="00B85CE2">
              <w:rPr>
                <w:color w:val="000000"/>
              </w:rPr>
              <w:t xml:space="preserve">[rule1: </w:t>
            </w:r>
            <w:proofErr w:type="gramStart"/>
            <w:r w:rsidRPr="00B85CE2">
              <w:rPr>
                <w:color w:val="000000"/>
              </w:rPr>
              <w:t>(?</w:t>
            </w:r>
            <w:r w:rsidR="00AD1B9C">
              <w:rPr>
                <w:rFonts w:hint="eastAsia"/>
                <w:color w:val="000000"/>
              </w:rPr>
              <w:t>P</w:t>
            </w:r>
            <w:proofErr w:type="gramEnd"/>
            <w:r w:rsidR="00AD1B9C">
              <w:rPr>
                <w:color w:val="000000"/>
              </w:rPr>
              <w:t xml:space="preserve"> fa:canMachining ?</w:t>
            </w:r>
            <w:r w:rsidR="00AD1B9C">
              <w:rPr>
                <w:rFonts w:hint="eastAsia"/>
                <w:color w:val="000000"/>
              </w:rPr>
              <w:t>c1</w:t>
            </w:r>
            <w:r w:rsidR="00AD1B9C">
              <w:rPr>
                <w:color w:val="000000"/>
              </w:rPr>
              <w:t>)(?</w:t>
            </w:r>
            <w:r w:rsidR="00AD1B9C">
              <w:rPr>
                <w:rFonts w:hint="eastAsia"/>
                <w:color w:val="000000"/>
              </w:rPr>
              <w:t>P</w:t>
            </w:r>
            <w:r w:rsidRPr="00B85CE2">
              <w:rPr>
                <w:color w:val="000000"/>
              </w:rPr>
              <w:t xml:space="preserve"> fa:contain</w:t>
            </w:r>
            <w:r w:rsidR="00AD1B9C">
              <w:rPr>
                <w:rFonts w:hint="eastAsia"/>
                <w:color w:val="000000"/>
              </w:rPr>
              <w:t>s</w:t>
            </w:r>
            <w:r w:rsidR="00AD1B9C">
              <w:rPr>
                <w:color w:val="000000"/>
              </w:rPr>
              <w:t xml:space="preserve"> ?c</w:t>
            </w:r>
            <w:r w:rsidR="00AD1B9C">
              <w:rPr>
                <w:rFonts w:hint="eastAsia"/>
                <w:color w:val="000000"/>
              </w:rPr>
              <w:t>2</w:t>
            </w:r>
            <w:r w:rsidR="00AD1B9C">
              <w:rPr>
                <w:color w:val="000000"/>
              </w:rPr>
              <w:t>)-&gt;(?</w:t>
            </w:r>
            <w:r w:rsidR="00AD1B9C">
              <w:rPr>
                <w:rFonts w:hint="eastAsia"/>
                <w:color w:val="000000"/>
              </w:rPr>
              <w:t>P</w:t>
            </w:r>
            <w:r w:rsidRPr="00B85CE2">
              <w:rPr>
                <w:color w:val="000000"/>
              </w:rPr>
              <w:t xml:space="preserve"> fa:canMachining ?c</w:t>
            </w:r>
            <w:r w:rsidR="00AD1B9C">
              <w:rPr>
                <w:rFonts w:hint="eastAsia"/>
                <w:color w:val="000000"/>
              </w:rPr>
              <w:t>2</w:t>
            </w:r>
            <w:r w:rsidRPr="00B85CE2">
              <w:rPr>
                <w:color w:val="000000"/>
              </w:rPr>
              <w:t>)]</w:t>
            </w:r>
          </w:p>
          <w:p w14:paraId="6E77B115" w14:textId="1B3E5899" w:rsidR="00B85CE2" w:rsidRPr="00B85CE2" w:rsidRDefault="00AD1B9C" w:rsidP="00DA1067">
            <w:pPr>
              <w:spacing w:line="400" w:lineRule="exact"/>
              <w:ind w:firstLine="200"/>
              <w:rPr>
                <w:color w:val="000000"/>
              </w:rPr>
            </w:pPr>
            <w:r>
              <w:rPr>
                <w:color w:val="000000"/>
              </w:rPr>
              <w:t>[rule2: (?</w:t>
            </w:r>
            <w:r>
              <w:rPr>
                <w:rFonts w:hint="eastAsia"/>
                <w:color w:val="000000"/>
              </w:rPr>
              <w:t>P</w:t>
            </w:r>
            <w:r w:rsidR="00B85CE2" w:rsidRPr="00B85CE2">
              <w:rPr>
                <w:color w:val="000000"/>
              </w:rPr>
              <w:t xml:space="preserve"> fa:hasProduc</w:t>
            </w:r>
            <w:r>
              <w:rPr>
                <w:color w:val="000000"/>
              </w:rPr>
              <w:t>t ?</w:t>
            </w:r>
            <w:r w:rsidR="00DA1067">
              <w:rPr>
                <w:color w:val="000000"/>
              </w:rPr>
              <w:t>p1</w:t>
            </w:r>
            <w:r>
              <w:rPr>
                <w:color w:val="000000"/>
              </w:rPr>
              <w:t>)(?</w:t>
            </w:r>
            <w:r>
              <w:rPr>
                <w:rFonts w:hint="eastAsia"/>
                <w:color w:val="000000"/>
              </w:rPr>
              <w:t>P</w:t>
            </w:r>
            <w:r>
              <w:rPr>
                <w:color w:val="000000"/>
              </w:rPr>
              <w:t xml:space="preserve"> fa:containPart ?</w:t>
            </w:r>
            <w:r w:rsidR="00DA1067">
              <w:rPr>
                <w:color w:val="000000"/>
              </w:rPr>
              <w:t>p2</w:t>
            </w:r>
            <w:r>
              <w:rPr>
                <w:color w:val="000000"/>
              </w:rPr>
              <w:t>)-&gt;(?</w:t>
            </w:r>
            <w:r>
              <w:rPr>
                <w:rFonts w:hint="eastAsia"/>
                <w:color w:val="000000"/>
              </w:rPr>
              <w:t>P</w:t>
            </w:r>
            <w:r w:rsidR="00B85CE2" w:rsidRPr="00B85CE2">
              <w:rPr>
                <w:color w:val="000000"/>
              </w:rPr>
              <w:t xml:space="preserve"> fa:hasProduct ?</w:t>
            </w:r>
            <w:r w:rsidR="00DA1067">
              <w:rPr>
                <w:color w:val="000000"/>
              </w:rPr>
              <w:t>p2</w:t>
            </w:r>
            <w:r w:rsidR="00B85CE2" w:rsidRPr="00B85CE2">
              <w:rPr>
                <w:color w:val="000000"/>
              </w:rPr>
              <w:t xml:space="preserve">)]  </w:t>
            </w:r>
          </w:p>
        </w:tc>
      </w:tr>
    </w:tbl>
    <w:p w14:paraId="43CFE6BA" w14:textId="0F19D65A" w:rsidR="000309A2" w:rsidRPr="00381E3D" w:rsidRDefault="00AD1B9C" w:rsidP="00DA1067">
      <w:pPr>
        <w:spacing w:line="400" w:lineRule="exact"/>
      </w:pPr>
      <w:r>
        <w:rPr>
          <w:rFonts w:hint="eastAsia"/>
        </w:rPr>
        <w:t>规则</w:t>
      </w:r>
      <w:r>
        <w:rPr>
          <w:rFonts w:hint="eastAsia"/>
        </w:rPr>
        <w:t>1</w:t>
      </w:r>
      <w:r>
        <w:rPr>
          <w:rFonts w:hint="eastAsia"/>
        </w:rPr>
        <w:t>表示企业</w:t>
      </w:r>
      <w:r>
        <w:rPr>
          <w:rFonts w:hint="eastAsia"/>
        </w:rPr>
        <w:t>P</w:t>
      </w:r>
      <w:r>
        <w:rPr>
          <w:rFonts w:hint="eastAsia"/>
        </w:rPr>
        <w:t>能提供加工能力</w:t>
      </w:r>
      <w:r>
        <w:rPr>
          <w:rFonts w:hint="eastAsia"/>
        </w:rPr>
        <w:t>c1</w:t>
      </w:r>
      <w:r>
        <w:rPr>
          <w:rFonts w:hint="eastAsia"/>
        </w:rPr>
        <w:t>，加工能力</w:t>
      </w:r>
      <w:r>
        <w:rPr>
          <w:rFonts w:hint="eastAsia"/>
        </w:rPr>
        <w:t>c1</w:t>
      </w:r>
      <w:r>
        <w:rPr>
          <w:rFonts w:hint="eastAsia"/>
        </w:rPr>
        <w:t>包含加工能力</w:t>
      </w:r>
      <w:r>
        <w:rPr>
          <w:rFonts w:hint="eastAsia"/>
        </w:rPr>
        <w:t>c2</w:t>
      </w:r>
      <w:r>
        <w:rPr>
          <w:rFonts w:hint="eastAsia"/>
        </w:rPr>
        <w:t>，则能推导出企业</w:t>
      </w:r>
      <w:r>
        <w:rPr>
          <w:rFonts w:hint="eastAsia"/>
        </w:rPr>
        <w:t>P</w:t>
      </w:r>
      <w:r>
        <w:rPr>
          <w:rFonts w:hint="eastAsia"/>
        </w:rPr>
        <w:t>能提供加工能力</w:t>
      </w:r>
      <w:r>
        <w:rPr>
          <w:rFonts w:hint="eastAsia"/>
        </w:rPr>
        <w:t>c2</w:t>
      </w:r>
      <w:r>
        <w:rPr>
          <w:rFonts w:hint="eastAsia"/>
        </w:rPr>
        <w:t>；规则</w:t>
      </w:r>
      <w:r>
        <w:rPr>
          <w:rFonts w:hint="eastAsia"/>
        </w:rPr>
        <w:t>2</w:t>
      </w:r>
      <w:r>
        <w:rPr>
          <w:rFonts w:hint="eastAsia"/>
        </w:rPr>
        <w:t>表示企业</w:t>
      </w:r>
      <w:r>
        <w:rPr>
          <w:rFonts w:hint="eastAsia"/>
        </w:rPr>
        <w:t>P</w:t>
      </w:r>
      <w:r>
        <w:rPr>
          <w:rFonts w:hint="eastAsia"/>
        </w:rPr>
        <w:t>能生产产品</w:t>
      </w:r>
      <w:r w:rsidR="00DA1067">
        <w:rPr>
          <w:rFonts w:hint="eastAsia"/>
        </w:rPr>
        <w:t>p1</w:t>
      </w:r>
      <w:r w:rsidR="00DA1067">
        <w:rPr>
          <w:rFonts w:hint="eastAsia"/>
        </w:rPr>
        <w:t>，而产品</w:t>
      </w:r>
      <w:r w:rsidR="00DA1067">
        <w:rPr>
          <w:rFonts w:hint="eastAsia"/>
        </w:rPr>
        <w:t>p1</w:t>
      </w:r>
      <w:r w:rsidR="00DA1067">
        <w:rPr>
          <w:rFonts w:hint="eastAsia"/>
        </w:rPr>
        <w:t>包含部件</w:t>
      </w:r>
      <w:r w:rsidR="00DA1067">
        <w:rPr>
          <w:rFonts w:hint="eastAsia"/>
        </w:rPr>
        <w:t>p2</w:t>
      </w:r>
      <w:r w:rsidR="00DA1067">
        <w:rPr>
          <w:rFonts w:hint="eastAsia"/>
        </w:rPr>
        <w:t>，则能推导出企业</w:t>
      </w:r>
      <w:r w:rsidR="00DA1067">
        <w:rPr>
          <w:rFonts w:hint="eastAsia"/>
        </w:rPr>
        <w:t>P</w:t>
      </w:r>
      <w:r w:rsidR="00DA1067">
        <w:rPr>
          <w:rFonts w:hint="eastAsia"/>
        </w:rPr>
        <w:t>能生产产品</w:t>
      </w:r>
      <w:r w:rsidR="00DA1067">
        <w:rPr>
          <w:rFonts w:hint="eastAsia"/>
        </w:rPr>
        <w:t>p2</w:t>
      </w:r>
      <w:r w:rsidR="00DA1067">
        <w:rPr>
          <w:rFonts w:hint="eastAsia"/>
        </w:rPr>
        <w:t>。</w:t>
      </w:r>
    </w:p>
    <w:p w14:paraId="19D33FD8" w14:textId="6FC9F384" w:rsidR="000309A2" w:rsidRDefault="00381E3D" w:rsidP="000309A2">
      <w:pPr>
        <w:pStyle w:val="2"/>
      </w:pPr>
      <w:bookmarkStart w:id="94" w:name="_Toc501892824"/>
      <w:r>
        <w:rPr>
          <w:rFonts w:hint="eastAsia"/>
        </w:rPr>
        <w:t>4</w:t>
      </w:r>
      <w:r w:rsidR="009252E9">
        <w:rPr>
          <w:rFonts w:hint="eastAsia"/>
        </w:rPr>
        <w:t>.4</w:t>
      </w:r>
      <w:r w:rsidR="000309A2">
        <w:rPr>
          <w:rFonts w:hint="eastAsia"/>
        </w:rPr>
        <w:t xml:space="preserve"> </w:t>
      </w:r>
      <w:proofErr w:type="gramStart"/>
      <w:r w:rsidR="002E15A4">
        <w:rPr>
          <w:rFonts w:hint="eastAsia"/>
        </w:rPr>
        <w:t>云制造</w:t>
      </w:r>
      <w:proofErr w:type="gramEnd"/>
      <w:r w:rsidR="002E15A4">
        <w:rPr>
          <w:rFonts w:hint="eastAsia"/>
        </w:rPr>
        <w:t>服务组合方法</w:t>
      </w:r>
      <w:bookmarkEnd w:id="94"/>
    </w:p>
    <w:p w14:paraId="21DDD0B4" w14:textId="77777777" w:rsidR="0005720C" w:rsidRPr="00EF0182" w:rsidRDefault="0005720C" w:rsidP="0005720C">
      <w:pPr>
        <w:spacing w:line="400" w:lineRule="exact"/>
        <w:ind w:firstLineChars="200" w:firstLine="480"/>
      </w:pPr>
      <w:r w:rsidRPr="00EF0182">
        <w:t>在经过</w:t>
      </w:r>
      <w:proofErr w:type="gramStart"/>
      <w:r w:rsidRPr="00EF0182">
        <w:t>云制造</w:t>
      </w:r>
      <w:proofErr w:type="gramEnd"/>
      <w:r w:rsidRPr="00EF0182">
        <w:t>服务的供需匹配之后，根据制造加工的次序，可以从每个子任务的待</w:t>
      </w:r>
      <w:proofErr w:type="gramStart"/>
      <w:r w:rsidRPr="00EF0182">
        <w:t>选云制造</w:t>
      </w:r>
      <w:proofErr w:type="gramEnd"/>
      <w:r w:rsidRPr="00EF0182">
        <w:t>服务集合中选择一个服务，形成能完成这个加工需求的服务组合。本文中使用</w:t>
      </w:r>
      <w:r w:rsidRPr="00EF0182">
        <w:t>OWL-S</w:t>
      </w:r>
      <w:r w:rsidRPr="00EF0182">
        <w:t>来描述组合服务。</w:t>
      </w:r>
    </w:p>
    <w:p w14:paraId="559C4854" w14:textId="77777777" w:rsidR="0005720C" w:rsidRPr="00EF0182" w:rsidRDefault="0005720C" w:rsidP="0005720C">
      <w:pPr>
        <w:spacing w:line="400" w:lineRule="exact"/>
        <w:ind w:firstLineChars="200" w:firstLine="480"/>
      </w:pPr>
      <w:r w:rsidRPr="00EF0182">
        <w:t>OWL-S</w:t>
      </w:r>
      <w:r w:rsidRPr="00EF0182">
        <w:t>文档结构的</w:t>
      </w:r>
      <w:r w:rsidRPr="00EF0182">
        <w:t>Service Model</w:t>
      </w:r>
      <w:r w:rsidRPr="00EF0182">
        <w:t>中定义了三种过程，其中：</w:t>
      </w:r>
    </w:p>
    <w:p w14:paraId="678FAE88" w14:textId="77777777" w:rsidR="0005720C" w:rsidRPr="00EF0182" w:rsidRDefault="0005720C" w:rsidP="0005720C">
      <w:pPr>
        <w:spacing w:line="400" w:lineRule="exact"/>
        <w:ind w:firstLineChars="200" w:firstLine="480"/>
      </w:pPr>
      <w:r w:rsidRPr="00EF0182">
        <w:t>原子过程是不可再分的过程，即其没有子过程，并可以被直接调用。类似数据库中的事务，原子过程要么全部执行，要么全部不执行。当服务过程为该类型过程时，必须给其提供</w:t>
      </w:r>
      <w:r w:rsidRPr="00EF0182">
        <w:t>Service Grounding</w:t>
      </w:r>
      <w:r w:rsidRPr="00EF0182">
        <w:t>信息。</w:t>
      </w:r>
    </w:p>
    <w:p w14:paraId="0E278674" w14:textId="77777777" w:rsidR="0005720C" w:rsidRPr="00EF0182" w:rsidRDefault="0005720C" w:rsidP="0005720C">
      <w:pPr>
        <w:spacing w:line="400" w:lineRule="exact"/>
        <w:ind w:firstLineChars="200" w:firstLine="480"/>
      </w:pPr>
      <w:r w:rsidRPr="00EF0182">
        <w:t>简单过程不能被直接调用，也不与某个</w:t>
      </w:r>
      <w:r w:rsidRPr="00EF0182">
        <w:t>Service Grounding</w:t>
      </w:r>
      <w:r w:rsidRPr="00EF0182">
        <w:t>相关联。简单过程可以被用来提供原子过程的视图，或者对复合过程进行简化表示。</w:t>
      </w:r>
    </w:p>
    <w:p w14:paraId="1D5DCAF6" w14:textId="77777777" w:rsidR="0005720C" w:rsidRPr="00EF0182" w:rsidRDefault="0005720C" w:rsidP="0005720C">
      <w:pPr>
        <w:spacing w:line="400" w:lineRule="exact"/>
        <w:ind w:firstLineChars="200" w:firstLine="480"/>
      </w:pPr>
      <w:r w:rsidRPr="00EF0182">
        <w:t>组合过程是可以被拆分为其他原子或组合过程的过程。组合过程的定制主要通过</w:t>
      </w:r>
      <w:r w:rsidRPr="00EF0182">
        <w:t>OWL-S</w:t>
      </w:r>
      <w:r w:rsidRPr="00EF0182">
        <w:t>的控制构造（如</w:t>
      </w:r>
      <w:r w:rsidRPr="00EF0182">
        <w:t>Sequence</w:t>
      </w:r>
      <w:r w:rsidRPr="00EF0182">
        <w:t>，</w:t>
      </w:r>
      <w:r w:rsidRPr="00EF0182">
        <w:t>Split</w:t>
      </w:r>
      <w:r w:rsidRPr="00EF0182">
        <w:t>等），将被组合的制造服务有序地封装起来，形成一个逻辑上的整体。</w:t>
      </w:r>
      <w:r w:rsidRPr="00EF0182">
        <w:t>OWL-S</w:t>
      </w:r>
      <w:r w:rsidRPr="00EF0182">
        <w:t>本体模型中的控制结构主要包括：</w:t>
      </w:r>
      <w:r w:rsidRPr="00EF0182">
        <w:t>Sequence</w:t>
      </w:r>
      <w:r w:rsidRPr="00EF0182">
        <w:t>，</w:t>
      </w:r>
      <w:r w:rsidRPr="00EF0182">
        <w:t>Split</w:t>
      </w:r>
      <w:r w:rsidRPr="00EF0182">
        <w:t>，</w:t>
      </w:r>
      <w:r w:rsidRPr="00EF0182">
        <w:t>Split + Join</w:t>
      </w:r>
      <w:r w:rsidRPr="00EF0182">
        <w:t>，</w:t>
      </w:r>
      <w:r w:rsidRPr="00EF0182">
        <w:t>Any-Order</w:t>
      </w:r>
      <w:r w:rsidRPr="00EF0182">
        <w:t>，</w:t>
      </w:r>
      <w:r w:rsidRPr="00EF0182">
        <w:t>Choice</w:t>
      </w:r>
      <w:r w:rsidRPr="00EF0182">
        <w:t>，</w:t>
      </w:r>
      <w:r w:rsidRPr="00EF0182">
        <w:t>If-Then-Else</w:t>
      </w:r>
      <w:r w:rsidRPr="00EF0182">
        <w:t>，</w:t>
      </w:r>
      <w:r w:rsidRPr="00EF0182">
        <w:t>Iterate</w:t>
      </w:r>
      <w:r w:rsidRPr="00EF0182">
        <w:t>，</w:t>
      </w:r>
      <w:r w:rsidRPr="00EF0182">
        <w:t>Repeat-While</w:t>
      </w:r>
      <w:r w:rsidRPr="00EF0182">
        <w:t>，</w:t>
      </w:r>
      <w:r w:rsidRPr="00EF0182">
        <w:t>Repeat-Until</w:t>
      </w:r>
      <w:r w:rsidRPr="00EF0182">
        <w:t>。此类结构可以用来控制服务的组合过程，如</w:t>
      </w:r>
      <w:r w:rsidRPr="00EF0182">
        <w:t>Split</w:t>
      </w:r>
      <w:r w:rsidRPr="00EF0182">
        <w:t>表示一个分离过程的所有子过程组成一个需要同时执行的过程包，一旦所有子过程都执行完毕，该分离过程也完成，它主要用于定义需要同步执行的子过程。</w:t>
      </w:r>
    </w:p>
    <w:p w14:paraId="32400966" w14:textId="12D49E8A" w:rsidR="0005720C" w:rsidRPr="00EF0182" w:rsidRDefault="0005720C" w:rsidP="0005720C">
      <w:pPr>
        <w:spacing w:line="400" w:lineRule="exact"/>
        <w:ind w:firstLineChars="200" w:firstLine="480"/>
      </w:pPr>
      <w:r w:rsidRPr="00EF0182">
        <w:t>控制构造符（</w:t>
      </w:r>
      <w:r w:rsidRPr="00EF0182">
        <w:t>Control Constructs</w:t>
      </w:r>
      <w:r w:rsidRPr="00EF0182">
        <w:t>）如</w:t>
      </w:r>
      <w:r w:rsidRPr="00EF0182">
        <w:rPr>
          <w:color w:val="FF0000"/>
        </w:rPr>
        <w:t>表</w:t>
      </w:r>
      <w:r w:rsidR="00DD2633">
        <w:rPr>
          <w:rFonts w:hint="eastAsia"/>
          <w:color w:val="FF0000"/>
        </w:rPr>
        <w:t>4</w:t>
      </w:r>
      <w:r w:rsidRPr="00EF0182">
        <w:rPr>
          <w:color w:val="FF0000"/>
        </w:rPr>
        <w:t>.1</w:t>
      </w:r>
      <w:r w:rsidRPr="00EF0182">
        <w:t>所示。</w:t>
      </w:r>
    </w:p>
    <w:p w14:paraId="5DB55336" w14:textId="111D7C5E" w:rsidR="0005720C" w:rsidRDefault="0005720C" w:rsidP="0005720C">
      <w:pPr>
        <w:pStyle w:val="a5"/>
      </w:pPr>
      <w:r>
        <w:rPr>
          <w:rFonts w:hint="eastAsia"/>
        </w:rPr>
        <w:t>表</w:t>
      </w:r>
      <w:r w:rsidR="00DD2633">
        <w:rPr>
          <w:rFonts w:hint="eastAsia"/>
        </w:rPr>
        <w:t>4</w:t>
      </w:r>
      <w:r>
        <w:rPr>
          <w:rFonts w:hint="eastAsia"/>
        </w:rPr>
        <w:t xml:space="preserve">.1 </w:t>
      </w:r>
      <w:r>
        <w:rPr>
          <w:rFonts w:hint="eastAsia"/>
        </w:rPr>
        <w:t>控制构造符</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085"/>
        <w:gridCol w:w="5437"/>
      </w:tblGrid>
      <w:tr w:rsidR="0005720C" w14:paraId="335BB31C" w14:textId="77777777" w:rsidTr="00CB1D7C">
        <w:trPr>
          <w:jc w:val="center"/>
        </w:trPr>
        <w:tc>
          <w:tcPr>
            <w:tcW w:w="3085" w:type="dxa"/>
            <w:shd w:val="clear" w:color="auto" w:fill="auto"/>
            <w:vAlign w:val="center"/>
          </w:tcPr>
          <w:p w14:paraId="1046318F" w14:textId="77777777" w:rsidR="0005720C" w:rsidRDefault="0005720C" w:rsidP="00CB1D7C">
            <w:pPr>
              <w:ind w:firstLineChars="200" w:firstLine="480"/>
              <w:jc w:val="center"/>
              <w:rPr>
                <w:szCs w:val="21"/>
              </w:rPr>
            </w:pPr>
            <w:r>
              <w:rPr>
                <w:rFonts w:hint="eastAsia"/>
                <w:szCs w:val="21"/>
              </w:rPr>
              <w:t>控制构造符</w:t>
            </w:r>
          </w:p>
        </w:tc>
        <w:tc>
          <w:tcPr>
            <w:tcW w:w="5437" w:type="dxa"/>
            <w:shd w:val="clear" w:color="auto" w:fill="auto"/>
            <w:vAlign w:val="center"/>
          </w:tcPr>
          <w:p w14:paraId="6FE806D9" w14:textId="77777777" w:rsidR="0005720C" w:rsidRDefault="0005720C" w:rsidP="00CB1D7C">
            <w:pPr>
              <w:ind w:firstLineChars="200" w:firstLine="480"/>
              <w:jc w:val="center"/>
              <w:rPr>
                <w:szCs w:val="21"/>
              </w:rPr>
            </w:pPr>
            <w:r>
              <w:rPr>
                <w:rFonts w:hint="eastAsia"/>
                <w:szCs w:val="21"/>
              </w:rPr>
              <w:t>描述</w:t>
            </w:r>
          </w:p>
        </w:tc>
      </w:tr>
      <w:tr w:rsidR="0005720C" w14:paraId="7A8E12FA" w14:textId="77777777" w:rsidTr="00CB1D7C">
        <w:trPr>
          <w:jc w:val="center"/>
        </w:trPr>
        <w:tc>
          <w:tcPr>
            <w:tcW w:w="3085" w:type="dxa"/>
            <w:shd w:val="clear" w:color="auto" w:fill="auto"/>
            <w:vAlign w:val="center"/>
          </w:tcPr>
          <w:p w14:paraId="5FF311CF" w14:textId="77777777" w:rsidR="0005720C" w:rsidRDefault="0005720C" w:rsidP="00CB1D7C">
            <w:pPr>
              <w:ind w:firstLineChars="200" w:firstLine="480"/>
              <w:jc w:val="center"/>
              <w:rPr>
                <w:szCs w:val="21"/>
              </w:rPr>
            </w:pPr>
            <w:r>
              <w:rPr>
                <w:szCs w:val="21"/>
              </w:rPr>
              <w:t>Sequence</w:t>
            </w:r>
          </w:p>
        </w:tc>
        <w:tc>
          <w:tcPr>
            <w:tcW w:w="5437" w:type="dxa"/>
            <w:shd w:val="clear" w:color="auto" w:fill="auto"/>
            <w:vAlign w:val="center"/>
          </w:tcPr>
          <w:p w14:paraId="0AFF2DD6" w14:textId="77777777" w:rsidR="0005720C" w:rsidRDefault="0005720C" w:rsidP="00CB1D7C">
            <w:pPr>
              <w:ind w:firstLineChars="200" w:firstLine="480"/>
              <w:jc w:val="center"/>
              <w:rPr>
                <w:szCs w:val="21"/>
              </w:rPr>
            </w:pPr>
            <w:r>
              <w:rPr>
                <w:rFonts w:hint="eastAsia"/>
                <w:szCs w:val="21"/>
              </w:rPr>
              <w:t>一组顺序执行的过程</w:t>
            </w:r>
          </w:p>
        </w:tc>
      </w:tr>
      <w:tr w:rsidR="0005720C" w14:paraId="5C009447" w14:textId="77777777" w:rsidTr="00CB1D7C">
        <w:trPr>
          <w:jc w:val="center"/>
        </w:trPr>
        <w:tc>
          <w:tcPr>
            <w:tcW w:w="3085" w:type="dxa"/>
            <w:shd w:val="clear" w:color="auto" w:fill="auto"/>
            <w:vAlign w:val="center"/>
          </w:tcPr>
          <w:p w14:paraId="377AEF6A" w14:textId="77777777" w:rsidR="0005720C" w:rsidRDefault="0005720C" w:rsidP="00CB1D7C">
            <w:pPr>
              <w:ind w:firstLineChars="200" w:firstLine="480"/>
              <w:jc w:val="center"/>
              <w:rPr>
                <w:szCs w:val="21"/>
              </w:rPr>
            </w:pPr>
            <w:r>
              <w:rPr>
                <w:szCs w:val="21"/>
              </w:rPr>
              <w:t>Split</w:t>
            </w:r>
          </w:p>
        </w:tc>
        <w:tc>
          <w:tcPr>
            <w:tcW w:w="5437" w:type="dxa"/>
            <w:shd w:val="clear" w:color="auto" w:fill="auto"/>
            <w:vAlign w:val="center"/>
          </w:tcPr>
          <w:p w14:paraId="023F933F" w14:textId="77777777" w:rsidR="0005720C" w:rsidRDefault="0005720C" w:rsidP="00CB1D7C">
            <w:pPr>
              <w:ind w:firstLineChars="200" w:firstLine="480"/>
              <w:jc w:val="center"/>
              <w:rPr>
                <w:szCs w:val="21"/>
              </w:rPr>
            </w:pPr>
            <w:r>
              <w:rPr>
                <w:rFonts w:hint="eastAsia"/>
                <w:szCs w:val="21"/>
              </w:rPr>
              <w:t>一组可以同时执行的过程</w:t>
            </w:r>
          </w:p>
        </w:tc>
      </w:tr>
      <w:tr w:rsidR="0005720C" w14:paraId="54A35CD7" w14:textId="77777777" w:rsidTr="00CB1D7C">
        <w:trPr>
          <w:jc w:val="center"/>
        </w:trPr>
        <w:tc>
          <w:tcPr>
            <w:tcW w:w="3085" w:type="dxa"/>
            <w:shd w:val="clear" w:color="auto" w:fill="auto"/>
            <w:vAlign w:val="center"/>
          </w:tcPr>
          <w:p w14:paraId="1D455112" w14:textId="77777777" w:rsidR="0005720C" w:rsidRDefault="0005720C" w:rsidP="00CB1D7C">
            <w:pPr>
              <w:ind w:firstLineChars="200" w:firstLine="480"/>
              <w:jc w:val="center"/>
              <w:rPr>
                <w:szCs w:val="21"/>
              </w:rPr>
            </w:pPr>
            <w:r>
              <w:rPr>
                <w:szCs w:val="21"/>
              </w:rPr>
              <w:t>Split</w:t>
            </w:r>
            <w:r>
              <w:rPr>
                <w:rFonts w:hint="eastAsia"/>
                <w:szCs w:val="21"/>
              </w:rPr>
              <w:t xml:space="preserve"> </w:t>
            </w:r>
            <w:r>
              <w:rPr>
                <w:szCs w:val="21"/>
              </w:rPr>
              <w:t>+</w:t>
            </w:r>
            <w:r>
              <w:rPr>
                <w:rFonts w:hint="eastAsia"/>
                <w:szCs w:val="21"/>
              </w:rPr>
              <w:t xml:space="preserve"> </w:t>
            </w:r>
            <w:r>
              <w:rPr>
                <w:szCs w:val="21"/>
              </w:rPr>
              <w:t>Join</w:t>
            </w:r>
          </w:p>
        </w:tc>
        <w:tc>
          <w:tcPr>
            <w:tcW w:w="5437" w:type="dxa"/>
            <w:shd w:val="clear" w:color="auto" w:fill="auto"/>
            <w:vAlign w:val="center"/>
          </w:tcPr>
          <w:p w14:paraId="0743F1E4" w14:textId="77777777" w:rsidR="0005720C" w:rsidRDefault="0005720C" w:rsidP="00CB1D7C">
            <w:pPr>
              <w:ind w:firstLineChars="200" w:firstLine="480"/>
              <w:jc w:val="center"/>
              <w:rPr>
                <w:szCs w:val="21"/>
              </w:rPr>
            </w:pPr>
            <w:r>
              <w:rPr>
                <w:rFonts w:hint="eastAsia"/>
                <w:szCs w:val="21"/>
              </w:rPr>
              <w:t>一组存在部分同步的过程</w:t>
            </w:r>
          </w:p>
        </w:tc>
      </w:tr>
      <w:tr w:rsidR="0005720C" w14:paraId="45F4CCFD" w14:textId="77777777" w:rsidTr="00CB1D7C">
        <w:trPr>
          <w:jc w:val="center"/>
        </w:trPr>
        <w:tc>
          <w:tcPr>
            <w:tcW w:w="3085" w:type="dxa"/>
            <w:shd w:val="clear" w:color="auto" w:fill="auto"/>
            <w:vAlign w:val="center"/>
          </w:tcPr>
          <w:p w14:paraId="1A2D99F8" w14:textId="77777777" w:rsidR="0005720C" w:rsidRDefault="0005720C" w:rsidP="00CB1D7C">
            <w:pPr>
              <w:ind w:firstLineChars="200" w:firstLine="480"/>
              <w:jc w:val="center"/>
              <w:rPr>
                <w:szCs w:val="21"/>
              </w:rPr>
            </w:pPr>
            <w:r>
              <w:rPr>
                <w:szCs w:val="21"/>
              </w:rPr>
              <w:t>Any-Order</w:t>
            </w:r>
          </w:p>
        </w:tc>
        <w:tc>
          <w:tcPr>
            <w:tcW w:w="5437" w:type="dxa"/>
            <w:shd w:val="clear" w:color="auto" w:fill="auto"/>
            <w:vAlign w:val="center"/>
          </w:tcPr>
          <w:p w14:paraId="62788E37" w14:textId="77777777" w:rsidR="0005720C" w:rsidRDefault="0005720C" w:rsidP="00CB1D7C">
            <w:pPr>
              <w:ind w:firstLineChars="200" w:firstLine="480"/>
              <w:jc w:val="center"/>
              <w:rPr>
                <w:szCs w:val="21"/>
              </w:rPr>
            </w:pPr>
            <w:r>
              <w:rPr>
                <w:rFonts w:hint="eastAsia"/>
                <w:szCs w:val="21"/>
              </w:rPr>
              <w:t>一组不指定执行顺序，但是必须全部执行完毕的过程</w:t>
            </w:r>
          </w:p>
        </w:tc>
      </w:tr>
      <w:tr w:rsidR="0005720C" w14:paraId="53D9050D" w14:textId="77777777" w:rsidTr="00CB1D7C">
        <w:trPr>
          <w:jc w:val="center"/>
        </w:trPr>
        <w:tc>
          <w:tcPr>
            <w:tcW w:w="3085" w:type="dxa"/>
            <w:shd w:val="clear" w:color="auto" w:fill="auto"/>
            <w:vAlign w:val="center"/>
          </w:tcPr>
          <w:p w14:paraId="5B68ED29" w14:textId="77777777" w:rsidR="0005720C" w:rsidRDefault="0005720C" w:rsidP="00CB1D7C">
            <w:pPr>
              <w:ind w:firstLineChars="200" w:firstLine="480"/>
              <w:jc w:val="center"/>
              <w:rPr>
                <w:szCs w:val="21"/>
              </w:rPr>
            </w:pPr>
            <w:r>
              <w:rPr>
                <w:szCs w:val="21"/>
              </w:rPr>
              <w:t>Choice</w:t>
            </w:r>
          </w:p>
        </w:tc>
        <w:tc>
          <w:tcPr>
            <w:tcW w:w="5437" w:type="dxa"/>
            <w:shd w:val="clear" w:color="auto" w:fill="auto"/>
            <w:vAlign w:val="center"/>
          </w:tcPr>
          <w:p w14:paraId="635F2345" w14:textId="77777777" w:rsidR="0005720C" w:rsidRDefault="0005720C" w:rsidP="00CB1D7C">
            <w:pPr>
              <w:ind w:firstLineChars="200" w:firstLine="480"/>
              <w:jc w:val="center"/>
              <w:rPr>
                <w:szCs w:val="21"/>
              </w:rPr>
            </w:pPr>
            <w:r>
              <w:rPr>
                <w:rFonts w:hint="eastAsia"/>
                <w:szCs w:val="21"/>
              </w:rPr>
              <w:t>一组可以在其中选取若干过程进行执行的过程</w:t>
            </w:r>
          </w:p>
        </w:tc>
      </w:tr>
      <w:tr w:rsidR="0005720C" w14:paraId="75C4E201" w14:textId="77777777" w:rsidTr="00CB1D7C">
        <w:trPr>
          <w:jc w:val="center"/>
        </w:trPr>
        <w:tc>
          <w:tcPr>
            <w:tcW w:w="3085" w:type="dxa"/>
            <w:shd w:val="clear" w:color="auto" w:fill="auto"/>
            <w:vAlign w:val="center"/>
          </w:tcPr>
          <w:p w14:paraId="47A3AEA5" w14:textId="77777777" w:rsidR="0005720C" w:rsidRDefault="0005720C" w:rsidP="00CB1D7C">
            <w:pPr>
              <w:ind w:firstLineChars="200" w:firstLine="480"/>
              <w:jc w:val="center"/>
              <w:rPr>
                <w:szCs w:val="21"/>
              </w:rPr>
            </w:pPr>
            <w:r>
              <w:rPr>
                <w:szCs w:val="21"/>
              </w:rPr>
              <w:t>If-Then-Else</w:t>
            </w:r>
          </w:p>
        </w:tc>
        <w:tc>
          <w:tcPr>
            <w:tcW w:w="5437" w:type="dxa"/>
            <w:shd w:val="clear" w:color="auto" w:fill="auto"/>
            <w:vAlign w:val="center"/>
          </w:tcPr>
          <w:p w14:paraId="6D6FD17F" w14:textId="77777777" w:rsidR="0005720C" w:rsidRDefault="0005720C" w:rsidP="00CB1D7C">
            <w:pPr>
              <w:ind w:firstLineChars="200" w:firstLine="480"/>
              <w:jc w:val="center"/>
              <w:rPr>
                <w:szCs w:val="21"/>
              </w:rPr>
            </w:pPr>
            <w:r>
              <w:rPr>
                <w:rFonts w:hint="eastAsia"/>
                <w:szCs w:val="21"/>
              </w:rPr>
              <w:t>一组根据条件选择执行的过程</w:t>
            </w:r>
          </w:p>
        </w:tc>
      </w:tr>
      <w:tr w:rsidR="0005720C" w14:paraId="68C773BF" w14:textId="77777777" w:rsidTr="00CB1D7C">
        <w:trPr>
          <w:jc w:val="center"/>
        </w:trPr>
        <w:tc>
          <w:tcPr>
            <w:tcW w:w="3085" w:type="dxa"/>
            <w:shd w:val="clear" w:color="auto" w:fill="auto"/>
            <w:vAlign w:val="center"/>
          </w:tcPr>
          <w:p w14:paraId="1D1F3DB9" w14:textId="77777777" w:rsidR="0005720C" w:rsidRDefault="0005720C" w:rsidP="00CB1D7C">
            <w:pPr>
              <w:ind w:firstLineChars="200" w:firstLine="480"/>
              <w:jc w:val="center"/>
              <w:rPr>
                <w:szCs w:val="21"/>
              </w:rPr>
            </w:pPr>
            <w:r>
              <w:rPr>
                <w:szCs w:val="21"/>
              </w:rPr>
              <w:t>Iterate</w:t>
            </w:r>
          </w:p>
        </w:tc>
        <w:tc>
          <w:tcPr>
            <w:tcW w:w="5437" w:type="dxa"/>
            <w:shd w:val="clear" w:color="auto" w:fill="auto"/>
            <w:vAlign w:val="center"/>
          </w:tcPr>
          <w:p w14:paraId="528F9156" w14:textId="77777777" w:rsidR="0005720C" w:rsidRDefault="0005720C" w:rsidP="00CB1D7C">
            <w:pPr>
              <w:ind w:firstLineChars="200" w:firstLine="480"/>
              <w:jc w:val="center"/>
              <w:rPr>
                <w:szCs w:val="21"/>
              </w:rPr>
            </w:pPr>
            <w:r>
              <w:rPr>
                <w:rFonts w:hint="eastAsia"/>
                <w:szCs w:val="21"/>
              </w:rPr>
              <w:t>一组迭代执行的过程</w:t>
            </w:r>
          </w:p>
        </w:tc>
      </w:tr>
      <w:tr w:rsidR="0005720C" w14:paraId="41B6202B" w14:textId="77777777" w:rsidTr="00CB1D7C">
        <w:trPr>
          <w:jc w:val="center"/>
        </w:trPr>
        <w:tc>
          <w:tcPr>
            <w:tcW w:w="3085" w:type="dxa"/>
            <w:shd w:val="clear" w:color="auto" w:fill="auto"/>
            <w:vAlign w:val="center"/>
          </w:tcPr>
          <w:p w14:paraId="46B0489E" w14:textId="77777777" w:rsidR="0005720C" w:rsidRDefault="0005720C" w:rsidP="00CB1D7C">
            <w:pPr>
              <w:ind w:firstLineChars="200" w:firstLine="480"/>
              <w:jc w:val="center"/>
              <w:rPr>
                <w:szCs w:val="21"/>
              </w:rPr>
            </w:pPr>
            <w:r>
              <w:rPr>
                <w:szCs w:val="21"/>
              </w:rPr>
              <w:t>Repeat-While</w:t>
            </w:r>
            <w:r>
              <w:rPr>
                <w:rFonts w:hint="eastAsia"/>
                <w:szCs w:val="21"/>
              </w:rPr>
              <w:t>，</w:t>
            </w:r>
            <w:r>
              <w:rPr>
                <w:szCs w:val="21"/>
              </w:rPr>
              <w:t>Repeat-Until</w:t>
            </w:r>
          </w:p>
        </w:tc>
        <w:tc>
          <w:tcPr>
            <w:tcW w:w="5437" w:type="dxa"/>
            <w:shd w:val="clear" w:color="auto" w:fill="auto"/>
            <w:vAlign w:val="center"/>
          </w:tcPr>
          <w:p w14:paraId="73DEB441" w14:textId="77777777" w:rsidR="0005720C" w:rsidRDefault="0005720C" w:rsidP="00CB1D7C">
            <w:pPr>
              <w:ind w:firstLineChars="200" w:firstLine="480"/>
              <w:jc w:val="center"/>
              <w:rPr>
                <w:szCs w:val="21"/>
              </w:rPr>
            </w:pPr>
            <w:r>
              <w:rPr>
                <w:rFonts w:hint="eastAsia"/>
                <w:szCs w:val="21"/>
              </w:rPr>
              <w:t>一组在特定条件下反复执行的过程</w:t>
            </w:r>
          </w:p>
        </w:tc>
      </w:tr>
    </w:tbl>
    <w:p w14:paraId="418E9718" w14:textId="2BCE297E" w:rsidR="005B6C11" w:rsidRDefault="00DD2633" w:rsidP="005B6C11">
      <w:pPr>
        <w:spacing w:line="480" w:lineRule="exact"/>
        <w:ind w:firstLineChars="200" w:firstLine="480"/>
      </w:pPr>
      <w:r>
        <w:rPr>
          <w:rFonts w:hint="eastAsia"/>
        </w:rPr>
        <w:t>服务组合步骤如图</w:t>
      </w:r>
      <w:r>
        <w:rPr>
          <w:rFonts w:hint="eastAsia"/>
        </w:rPr>
        <w:t>4.10</w:t>
      </w:r>
      <w:r>
        <w:rPr>
          <w:rFonts w:hint="eastAsia"/>
        </w:rPr>
        <w:t>所示</w:t>
      </w:r>
      <w:r w:rsidR="005B6C11">
        <w:rPr>
          <w:rFonts w:hint="eastAsia"/>
        </w:rPr>
        <w:t>，包括以下几步：</w:t>
      </w:r>
    </w:p>
    <w:p w14:paraId="030CE720" w14:textId="6444FFB2" w:rsidR="005B6C11" w:rsidRPr="008602ED" w:rsidRDefault="005B6C11" w:rsidP="005B6C11">
      <w:pPr>
        <w:spacing w:line="480" w:lineRule="exact"/>
        <w:ind w:firstLineChars="200" w:firstLine="480"/>
      </w:pPr>
      <w:r w:rsidRPr="008602ED">
        <w:rPr>
          <w:rFonts w:hint="eastAsia"/>
        </w:rPr>
        <w:t>1</w:t>
      </w:r>
      <w:r w:rsidRPr="008602ED">
        <w:rPr>
          <w:rFonts w:hint="eastAsia"/>
        </w:rPr>
        <w:t>）首先</w:t>
      </w:r>
      <w:r w:rsidRPr="008602ED">
        <w:t>读取各个原子服务的</w:t>
      </w:r>
      <w:r w:rsidRPr="008602ED">
        <w:t>OWL-S</w:t>
      </w:r>
      <w:r w:rsidRPr="008602ED">
        <w:t>描述文件以待后续组合。创建基本的</w:t>
      </w:r>
      <w:r w:rsidRPr="008602ED">
        <w:t>OWL-S</w:t>
      </w:r>
      <w:r w:rsidRPr="008602ED">
        <w:t>文件结构，生成</w:t>
      </w:r>
      <w:r w:rsidRPr="008602ED">
        <w:t>OWL-S</w:t>
      </w:r>
      <w:r w:rsidRPr="008602ED">
        <w:t>的</w:t>
      </w:r>
      <w:r w:rsidRPr="008602ED">
        <w:t>Service</w:t>
      </w:r>
      <w:r w:rsidRPr="008602ED">
        <w:t>、</w:t>
      </w:r>
      <w:r w:rsidRPr="008602ED">
        <w:t>Profile</w:t>
      </w:r>
      <w:r w:rsidRPr="008602ED">
        <w:t>、</w:t>
      </w:r>
      <w:r w:rsidRPr="008602ED">
        <w:t>Composite</w:t>
      </w:r>
      <w:r w:rsidR="008602ED">
        <w:t xml:space="preserve"> </w:t>
      </w:r>
      <w:r w:rsidRPr="008602ED">
        <w:t>Process</w:t>
      </w:r>
      <w:r w:rsidRPr="008602ED">
        <w:t>、</w:t>
      </w:r>
      <w:r w:rsidRPr="008602ED">
        <w:t>Grounding</w:t>
      </w:r>
      <w:r w:rsidRPr="008602ED">
        <w:t>节点。</w:t>
      </w:r>
    </w:p>
    <w:p w14:paraId="210B648F" w14:textId="1CE524F7" w:rsidR="005B6C11" w:rsidRPr="008602ED" w:rsidRDefault="005B6C11" w:rsidP="005B6C11">
      <w:pPr>
        <w:spacing w:line="480" w:lineRule="exact"/>
        <w:ind w:firstLineChars="200" w:firstLine="480"/>
      </w:pPr>
      <w:r w:rsidRPr="008602ED">
        <w:rPr>
          <w:rFonts w:hint="eastAsia"/>
        </w:rPr>
        <w:t>2</w:t>
      </w:r>
      <w:r w:rsidRPr="008602ED">
        <w:rPr>
          <w:rFonts w:hint="eastAsia"/>
        </w:rPr>
        <w:t>）</w:t>
      </w:r>
      <w:r w:rsidRPr="008602ED">
        <w:t>选择合适的组合服务执行过程（顺序、循环、选择、并行等）组合原子服务，创建组合服务执行过程的输入输出。</w:t>
      </w:r>
    </w:p>
    <w:p w14:paraId="4D1D82B0" w14:textId="7DAB645C" w:rsidR="005B6C11" w:rsidRPr="008602ED" w:rsidRDefault="005B6C11" w:rsidP="005B6C11">
      <w:pPr>
        <w:spacing w:line="480" w:lineRule="exact"/>
        <w:ind w:firstLineChars="200" w:firstLine="480"/>
      </w:pPr>
      <w:r w:rsidRPr="008602ED">
        <w:rPr>
          <w:rFonts w:hint="eastAsia"/>
        </w:rPr>
        <w:t>3</w:t>
      </w:r>
      <w:r w:rsidRPr="008602ED">
        <w:rPr>
          <w:rFonts w:hint="eastAsia"/>
        </w:rPr>
        <w:t>）</w:t>
      </w:r>
      <w:r w:rsidRPr="008602ED">
        <w:t>根据组合服务执行过程设置</w:t>
      </w:r>
      <w:r w:rsidRPr="008602ED">
        <w:t>Profile</w:t>
      </w:r>
      <w:r w:rsidRPr="008602ED">
        <w:t>（将组合过程的输入输出信息添加到</w:t>
      </w:r>
      <w:r w:rsidRPr="008602ED">
        <w:t>Profile</w:t>
      </w:r>
      <w:r w:rsidRPr="008602ED">
        <w:t>），并往</w:t>
      </w:r>
      <w:r w:rsidRPr="008602ED">
        <w:t>Profile</w:t>
      </w:r>
      <w:r w:rsidRPr="008602ED">
        <w:t>中添加对该组合服务的描述信息。</w:t>
      </w:r>
    </w:p>
    <w:p w14:paraId="265FEA3B" w14:textId="5C41E760" w:rsidR="0024312C" w:rsidRPr="005B6C11" w:rsidRDefault="005B6C11" w:rsidP="00D62455">
      <w:pPr>
        <w:spacing w:line="480" w:lineRule="exact"/>
        <w:ind w:firstLineChars="200" w:firstLine="480"/>
      </w:pPr>
      <w:r w:rsidRPr="008602ED">
        <w:rPr>
          <w:rFonts w:hint="eastAsia"/>
        </w:rPr>
        <w:t>4</w:t>
      </w:r>
      <w:r w:rsidRPr="008602ED">
        <w:rPr>
          <w:rFonts w:hint="eastAsia"/>
        </w:rPr>
        <w:t>）</w:t>
      </w:r>
      <w:r w:rsidRPr="008602ED">
        <w:t>读取各原子服务的</w:t>
      </w:r>
      <w:r w:rsidRPr="008602ED">
        <w:t>Grounding</w:t>
      </w:r>
      <w:r w:rsidRPr="008602ED">
        <w:t>节点信息，并添加到组合服务的</w:t>
      </w:r>
      <w:r w:rsidRPr="008602ED">
        <w:t>Grounding</w:t>
      </w:r>
      <w:r w:rsidRPr="008602ED">
        <w:t>节点中。</w:t>
      </w:r>
    </w:p>
    <w:p w14:paraId="3E8DCFC3" w14:textId="1BE9CD29" w:rsidR="00FF3C26" w:rsidRDefault="00FF3C26" w:rsidP="00FF3C26">
      <w:r>
        <w:rPr>
          <w:noProof/>
        </w:rPr>
        <mc:AlternateContent>
          <mc:Choice Requires="wpc">
            <w:drawing>
              <wp:inline distT="0" distB="0" distL="0" distR="0" wp14:anchorId="40949E03" wp14:editId="49C4F349">
                <wp:extent cx="5274310" cy="5143500"/>
                <wp:effectExtent l="0" t="0" r="0" b="0"/>
                <wp:docPr id="139" name="画布 13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矩形 4"/>
                        <wps:cNvSpPr>
                          <a:spLocks noChangeArrowheads="1"/>
                        </wps:cNvSpPr>
                        <wps:spPr bwMode="auto">
                          <a:xfrm>
                            <a:off x="1514169" y="247522"/>
                            <a:ext cx="2108086" cy="5095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610B83D" w14:textId="77777777" w:rsidR="006515C9" w:rsidRDefault="006515C9" w:rsidP="00FF3C26">
                              <w:pPr>
                                <w:jc w:val="center"/>
                                <w:rPr>
                                  <w:rFonts w:hAnsi="宋体" w:cs="宋体"/>
                                  <w:color w:val="000000"/>
                                  <w:szCs w:val="21"/>
                                </w:rPr>
                              </w:pPr>
                              <w:r>
                                <w:t>读取</w:t>
                              </w:r>
                              <w:r>
                                <w:rPr>
                                  <w:rFonts w:hint="eastAsia"/>
                                </w:rPr>
                                <w:t>各</w:t>
                              </w:r>
                              <w:r>
                                <w:t>原子服务</w:t>
                              </w:r>
                              <w:r>
                                <w:t>OWL-S</w:t>
                              </w:r>
                              <w:r>
                                <w:t>描述文件</w:t>
                              </w:r>
                            </w:p>
                          </w:txbxContent>
                        </wps:txbx>
                        <wps:bodyPr rot="0" vert="horz" wrap="square" lIns="91440" tIns="45720" rIns="91440" bIns="45720" anchor="ctr" anchorCtr="0" upright="1">
                          <a:noAutofit/>
                        </wps:bodyPr>
                      </wps:wsp>
                      <wps:wsp>
                        <wps:cNvPr id="119" name="矩形 224"/>
                        <wps:cNvSpPr>
                          <a:spLocks noChangeArrowheads="1"/>
                        </wps:cNvSpPr>
                        <wps:spPr bwMode="auto">
                          <a:xfrm>
                            <a:off x="1514169" y="1025488"/>
                            <a:ext cx="2108086" cy="714822"/>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3A78D70D" w14:textId="16EAC9C9" w:rsidR="006515C9" w:rsidRDefault="006515C9"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wps:txbx>
                        <wps:bodyPr rot="0" vert="horz" wrap="square" lIns="91440" tIns="45720" rIns="91440" bIns="45720" anchor="ctr" anchorCtr="0" upright="1">
                          <a:noAutofit/>
                        </wps:bodyPr>
                      </wps:wsp>
                      <wps:wsp>
                        <wps:cNvPr id="120" name="矩形 225"/>
                        <wps:cNvSpPr>
                          <a:spLocks noChangeArrowheads="1"/>
                        </wps:cNvSpPr>
                        <wps:spPr bwMode="auto">
                          <a:xfrm>
                            <a:off x="1514169" y="2077515"/>
                            <a:ext cx="2107565" cy="498536"/>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268C5D58" w14:textId="484BD59F" w:rsidR="006515C9" w:rsidRDefault="006515C9"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wps:txbx>
                        <wps:bodyPr rot="0" vert="horz" wrap="square" lIns="91440" tIns="45720" rIns="91440" bIns="45720" anchor="ctr" anchorCtr="0" upright="1">
                          <a:noAutofit/>
                        </wps:bodyPr>
                      </wps:wsp>
                      <wps:wsp>
                        <wps:cNvPr id="121" name="矩形 226"/>
                        <wps:cNvSpPr>
                          <a:spLocks noChangeArrowheads="1"/>
                        </wps:cNvSpPr>
                        <wps:spPr bwMode="auto">
                          <a:xfrm>
                            <a:off x="1514690" y="2890991"/>
                            <a:ext cx="2107565" cy="50139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7E0CBDE" w14:textId="77777777" w:rsidR="006515C9" w:rsidRDefault="006515C9"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wps:txbx>
                        <wps:bodyPr rot="0" vert="horz" wrap="square" lIns="91440" tIns="45720" rIns="91440" bIns="45720" anchor="ctr" anchorCtr="0" upright="1">
                          <a:noAutofit/>
                        </wps:bodyPr>
                      </wps:wsp>
                      <wps:wsp>
                        <wps:cNvPr id="122" name="矩形 227"/>
                        <wps:cNvSpPr>
                          <a:spLocks noChangeArrowheads="1"/>
                        </wps:cNvSpPr>
                        <wps:spPr bwMode="auto">
                          <a:xfrm>
                            <a:off x="1514690" y="3736143"/>
                            <a:ext cx="2107565" cy="550107"/>
                          </a:xfrm>
                          <a:prstGeom prst="rec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8A55047" w14:textId="77777777" w:rsidR="006515C9" w:rsidRDefault="006515C9"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wps:txbx>
                        <wps:bodyPr rot="0" vert="horz" wrap="square" lIns="91440" tIns="45720" rIns="91440" bIns="45720" anchor="ctr" anchorCtr="0" upright="1">
                          <a:noAutofit/>
                        </wps:bodyPr>
                      </wps:wsp>
                      <wps:wsp>
                        <wps:cNvPr id="123" name="流程图: 文档 229"/>
                        <wps:cNvSpPr>
                          <a:spLocks noChangeArrowheads="1"/>
                        </wps:cNvSpPr>
                        <wps:spPr bwMode="auto">
                          <a:xfrm>
                            <a:off x="1514169" y="4518490"/>
                            <a:ext cx="2124212" cy="498711"/>
                          </a:xfrm>
                          <a:prstGeom prst="flowChartDocument">
                            <a:avLst/>
                          </a:prstGeom>
                          <a:noFill/>
                          <a:ln w="12700" cmpd="sng" algn="ctr">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66FA3BDF" w14:textId="77777777" w:rsidR="006515C9" w:rsidRDefault="006515C9"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wps:txbx>
                        <wps:bodyPr rot="0" vert="horz" wrap="square" lIns="91440" tIns="45720" rIns="91440" bIns="45720" anchor="ctr" anchorCtr="0" upright="1">
                          <a:noAutofit/>
                        </wps:bodyPr>
                      </wps:wsp>
                      <wps:wsp>
                        <wps:cNvPr id="129" name="直接箭头连接符 56"/>
                        <wps:cNvCnPr>
                          <a:cxnSpLocks noChangeShapeType="1"/>
                        </wps:cNvCnPr>
                        <wps:spPr bwMode="auto">
                          <a:xfrm>
                            <a:off x="2568212" y="757035"/>
                            <a:ext cx="0" cy="2684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0" name="直接箭头连接符 65"/>
                        <wps:cNvCnPr>
                          <a:cxnSpLocks noChangeShapeType="1"/>
                        </wps:cNvCnPr>
                        <wps:spPr bwMode="auto">
                          <a:xfrm flipH="1">
                            <a:off x="2567952" y="1740310"/>
                            <a:ext cx="260" cy="33720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1" name="直接箭头连接符 66"/>
                        <wps:cNvCnPr>
                          <a:cxnSpLocks noChangeShapeType="1"/>
                        </wps:cNvCnPr>
                        <wps:spPr bwMode="auto">
                          <a:xfrm>
                            <a:off x="2567952" y="2576051"/>
                            <a:ext cx="521" cy="3149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2" name="直接箭头连接符 67"/>
                        <wps:cNvCnPr>
                          <a:cxnSpLocks noChangeShapeType="1"/>
                        </wps:cNvCnPr>
                        <wps:spPr bwMode="auto">
                          <a:xfrm>
                            <a:off x="2568473" y="3392388"/>
                            <a:ext cx="0" cy="343755"/>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138" name="直接箭头连接符 71"/>
                        <wps:cNvCnPr>
                          <a:cxnSpLocks noChangeShapeType="1"/>
                        </wps:cNvCnPr>
                        <wps:spPr bwMode="auto">
                          <a:xfrm>
                            <a:off x="2568473" y="4286250"/>
                            <a:ext cx="7802" cy="232240"/>
                          </a:xfrm>
                          <a:prstGeom prst="straightConnector1">
                            <a:avLst/>
                          </a:prstGeom>
                          <a:noFill/>
                          <a:ln w="6350" cmpd="sng" algn="ctr">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40949E03" id="画布 139" o:spid="_x0000_s1144" editas="canvas" style="width:415.3pt;height:405pt;mso-position-horizontal-relative:char;mso-position-vertical-relative:line" coordsize="52743,51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">
                <v:shape id="_x0000_s1145" type="#_x0000_t75" style="position:absolute;width:52743;height:51435;visibility:visible;mso-wrap-style:square">
                  <v:fill o:detectmouseclick="t"/>
                  <v:path o:connecttype="none"/>
                </v:shape>
                <v:rect id="矩形 4" o:spid="_x0000_s1146" style="position:absolute;left:15141;top:2475;width:21081;height:50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" filled="f" strokeweight="1pt">
                  <v:textbox>
                    <w:txbxContent>
                      <w:p w14:paraId="3610B83D" w14:textId="77777777" w:rsidR="006515C9" w:rsidRDefault="006515C9" w:rsidP="00FF3C26">
                        <w:pPr>
                          <w:jc w:val="center"/>
                          <w:rPr>
                            <w:rFonts w:hAnsi="宋体" w:cs="宋体"/>
                            <w:color w:val="000000"/>
                            <w:szCs w:val="21"/>
                          </w:rPr>
                        </w:pPr>
                        <w:r>
                          <w:t>读取</w:t>
                        </w:r>
                        <w:r>
                          <w:rPr>
                            <w:rFonts w:hint="eastAsia"/>
                          </w:rPr>
                          <w:t>各</w:t>
                        </w:r>
                        <w:r>
                          <w:t>原子服务</w:t>
                        </w:r>
                        <w:r>
                          <w:t>OWL-S</w:t>
                        </w:r>
                        <w:r>
                          <w:t>描述文件</w:t>
                        </w:r>
                      </w:p>
                    </w:txbxContent>
                  </v:textbox>
                </v:rect>
                <v:rect id="矩形 224" o:spid="_x0000_s1147" style="position:absolute;left:15141;top:10254;width:21081;height:71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" filled="f" strokeweight="1pt">
                  <v:textbox>
                    <w:txbxContent>
                      <w:p w14:paraId="3A78D70D" w14:textId="16EAC9C9" w:rsidR="006515C9" w:rsidRDefault="006515C9" w:rsidP="00FF3C26">
                        <w:pPr>
                          <w:pStyle w:val="a3"/>
                          <w:jc w:val="center"/>
                          <w:rPr>
                            <w:color w:val="000000"/>
                          </w:rPr>
                        </w:pPr>
                        <w:r>
                          <w:rPr>
                            <w:rFonts w:hint="eastAsia"/>
                            <w:color w:val="000000"/>
                            <w:sz w:val="21"/>
                            <w:szCs w:val="21"/>
                          </w:rPr>
                          <w:t>创建</w:t>
                        </w:r>
                        <w:r>
                          <w:rPr>
                            <w:rFonts w:hint="eastAsia"/>
                            <w:color w:val="000000"/>
                            <w:sz w:val="21"/>
                            <w:szCs w:val="21"/>
                          </w:rPr>
                          <w:t>OWL</w:t>
                        </w:r>
                        <w:r>
                          <w:rPr>
                            <w:color w:val="000000"/>
                            <w:sz w:val="21"/>
                            <w:szCs w:val="21"/>
                          </w:rPr>
                          <w:t>-S</w:t>
                        </w:r>
                        <w:r>
                          <w:rPr>
                            <w:color w:val="000000"/>
                            <w:sz w:val="21"/>
                            <w:szCs w:val="21"/>
                          </w:rPr>
                          <w:t>基本模块</w:t>
                        </w:r>
                        <w:r>
                          <w:rPr>
                            <w:rFonts w:hint="eastAsia"/>
                            <w:color w:val="000000"/>
                            <w:sz w:val="21"/>
                            <w:szCs w:val="21"/>
                          </w:rPr>
                          <w:t>（</w:t>
                        </w:r>
                        <w:r>
                          <w:rPr>
                            <w:color w:val="000000"/>
                            <w:sz w:val="21"/>
                            <w:szCs w:val="21"/>
                          </w:rPr>
                          <w:t>Service</w:t>
                        </w:r>
                        <w:r>
                          <w:rPr>
                            <w:rFonts w:hint="eastAsia"/>
                            <w:color w:val="000000"/>
                            <w:sz w:val="21"/>
                            <w:szCs w:val="21"/>
                          </w:rPr>
                          <w:t>、</w:t>
                        </w:r>
                        <w:r>
                          <w:rPr>
                            <w:rFonts w:hint="eastAsia"/>
                            <w:color w:val="000000"/>
                            <w:sz w:val="21"/>
                            <w:szCs w:val="21"/>
                          </w:rPr>
                          <w:t>Composite</w:t>
                        </w:r>
                        <w:r>
                          <w:rPr>
                            <w:color w:val="000000"/>
                            <w:sz w:val="21"/>
                            <w:szCs w:val="21"/>
                          </w:rPr>
                          <w:t xml:space="preserve"> Process</w:t>
                        </w:r>
                        <w:r>
                          <w:rPr>
                            <w:color w:val="000000"/>
                            <w:sz w:val="21"/>
                            <w:szCs w:val="21"/>
                          </w:rPr>
                          <w:t>、</w:t>
                        </w:r>
                        <w:r>
                          <w:rPr>
                            <w:rFonts w:hint="eastAsia"/>
                            <w:color w:val="000000"/>
                            <w:sz w:val="21"/>
                            <w:szCs w:val="21"/>
                          </w:rPr>
                          <w:t xml:space="preserve"> </w:t>
                        </w:r>
                        <w:r>
                          <w:rPr>
                            <w:color w:val="000000"/>
                            <w:sz w:val="21"/>
                            <w:szCs w:val="21"/>
                          </w:rPr>
                          <w:t>Profile</w:t>
                        </w:r>
                        <w:r>
                          <w:rPr>
                            <w:color w:val="000000"/>
                            <w:sz w:val="21"/>
                            <w:szCs w:val="21"/>
                          </w:rPr>
                          <w:t>、</w:t>
                        </w:r>
                        <w:r>
                          <w:rPr>
                            <w:color w:val="000000"/>
                            <w:sz w:val="21"/>
                            <w:szCs w:val="21"/>
                          </w:rPr>
                          <w:t>Grounding</w:t>
                        </w:r>
                        <w:r>
                          <w:rPr>
                            <w:rFonts w:hint="eastAsia"/>
                            <w:color w:val="000000"/>
                            <w:sz w:val="21"/>
                            <w:szCs w:val="21"/>
                          </w:rPr>
                          <w:t>）</w:t>
                        </w:r>
                      </w:p>
                    </w:txbxContent>
                  </v:textbox>
                </v:rect>
                <v:rect id="矩形 225" o:spid="_x0000_s1148" style="position:absolute;left:15141;top:20775;width:21076;height:4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" filled="f" strokeweight="1pt">
                  <v:textbox>
                    <w:txbxContent>
                      <w:p w14:paraId="268C5D58" w14:textId="484BD59F" w:rsidR="006515C9" w:rsidRDefault="006515C9" w:rsidP="00FF3C26">
                        <w:pPr>
                          <w:pStyle w:val="a3"/>
                          <w:jc w:val="center"/>
                        </w:pPr>
                        <w:r>
                          <w:rPr>
                            <w:rFonts w:hint="eastAsia"/>
                            <w:color w:val="000000"/>
                            <w:sz w:val="21"/>
                            <w:szCs w:val="21"/>
                          </w:rPr>
                          <w:t>往</w:t>
                        </w:r>
                        <w:r>
                          <w:rPr>
                            <w:color w:val="000000"/>
                            <w:sz w:val="21"/>
                            <w:szCs w:val="21"/>
                          </w:rPr>
                          <w:t>process</w:t>
                        </w:r>
                        <w:r>
                          <w:rPr>
                            <w:rFonts w:hint="eastAsia"/>
                            <w:color w:val="000000"/>
                            <w:sz w:val="21"/>
                            <w:szCs w:val="21"/>
                          </w:rPr>
                          <w:t>节点写入组合</w:t>
                        </w:r>
                        <w:r>
                          <w:rPr>
                            <w:color w:val="000000"/>
                            <w:sz w:val="21"/>
                            <w:szCs w:val="21"/>
                          </w:rPr>
                          <w:t>服务的</w:t>
                        </w:r>
                        <w:r>
                          <w:rPr>
                            <w:color w:val="000000"/>
                            <w:sz w:val="21"/>
                            <w:szCs w:val="21"/>
                          </w:rPr>
                          <w:t>Composite Process</w:t>
                        </w:r>
                        <w:r>
                          <w:rPr>
                            <w:color w:val="000000"/>
                            <w:sz w:val="21"/>
                            <w:szCs w:val="21"/>
                          </w:rPr>
                          <w:t>信息</w:t>
                        </w:r>
                      </w:p>
                    </w:txbxContent>
                  </v:textbox>
                </v:rect>
                <v:rect id="矩形 226" o:spid="_x0000_s1149" style="position:absolute;left:15146;top:28909;width:21076;height:5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" filled="f" strokeweight="1pt">
                  <v:textbox>
                    <w:txbxContent>
                      <w:p w14:paraId="17E0CBDE" w14:textId="77777777" w:rsidR="006515C9" w:rsidRDefault="006515C9" w:rsidP="00FF3C26">
                        <w:pPr>
                          <w:pStyle w:val="a3"/>
                          <w:jc w:val="center"/>
                        </w:pPr>
                        <w:r>
                          <w:rPr>
                            <w:rFonts w:hint="eastAsia"/>
                            <w:color w:val="000000"/>
                            <w:sz w:val="21"/>
                            <w:szCs w:val="21"/>
                          </w:rPr>
                          <w:t>往</w:t>
                        </w:r>
                        <w:r>
                          <w:rPr>
                            <w:color w:val="000000"/>
                            <w:sz w:val="21"/>
                            <w:szCs w:val="21"/>
                          </w:rPr>
                          <w:t>profile</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Profile</w:t>
                        </w:r>
                        <w:r>
                          <w:rPr>
                            <w:color w:val="000000"/>
                            <w:sz w:val="21"/>
                            <w:szCs w:val="21"/>
                          </w:rPr>
                          <w:t>信息</w:t>
                        </w:r>
                      </w:p>
                    </w:txbxContent>
                  </v:textbox>
                </v:rect>
                <v:rect id="矩形 227" o:spid="_x0000_s1150" style="position:absolute;left:15146;top:37361;width:21076;height:55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" filled="f" strokeweight="1pt">
                  <v:textbox>
                    <w:txbxContent>
                      <w:p w14:paraId="78A55047" w14:textId="77777777" w:rsidR="006515C9" w:rsidRDefault="006515C9" w:rsidP="00FF3C26">
                        <w:pPr>
                          <w:pStyle w:val="a3"/>
                          <w:jc w:val="center"/>
                        </w:pPr>
                        <w:r>
                          <w:rPr>
                            <w:rFonts w:hint="eastAsia"/>
                            <w:color w:val="000000"/>
                            <w:sz w:val="21"/>
                            <w:szCs w:val="21"/>
                          </w:rPr>
                          <w:t>往</w:t>
                        </w:r>
                        <w:r>
                          <w:rPr>
                            <w:color w:val="000000"/>
                            <w:sz w:val="21"/>
                            <w:szCs w:val="21"/>
                          </w:rPr>
                          <w:t>grounding</w:t>
                        </w:r>
                        <w:r>
                          <w:rPr>
                            <w:color w:val="000000"/>
                            <w:sz w:val="21"/>
                            <w:szCs w:val="21"/>
                          </w:rPr>
                          <w:t>节点</w:t>
                        </w:r>
                        <w:r>
                          <w:rPr>
                            <w:rFonts w:hint="eastAsia"/>
                            <w:color w:val="000000"/>
                            <w:sz w:val="21"/>
                            <w:szCs w:val="21"/>
                          </w:rPr>
                          <w:t>写入组合</w:t>
                        </w:r>
                        <w:r>
                          <w:rPr>
                            <w:color w:val="000000"/>
                            <w:sz w:val="21"/>
                            <w:szCs w:val="21"/>
                          </w:rPr>
                          <w:t>服务的</w:t>
                        </w:r>
                        <w:r>
                          <w:rPr>
                            <w:color w:val="000000"/>
                            <w:sz w:val="21"/>
                            <w:szCs w:val="21"/>
                          </w:rPr>
                          <w:t>Grounding</w:t>
                        </w:r>
                        <w:r>
                          <w:rPr>
                            <w:rFonts w:hint="eastAsia"/>
                            <w:color w:val="000000"/>
                            <w:sz w:val="21"/>
                            <w:szCs w:val="21"/>
                          </w:rPr>
                          <w:t>信息</w:t>
                        </w:r>
                      </w:p>
                    </w:txbxContent>
                  </v:textbox>
                </v:rect>
                <v:shape id="流程图: 文档 229" o:spid="_x0000_s1151" type="#_x0000_t114" style="position:absolute;left:15141;top:45184;width:21242;height:49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" filled="f" strokeweight="1pt">
                  <v:textbox>
                    <w:txbxContent>
                      <w:p w14:paraId="66FA3BDF" w14:textId="77777777" w:rsidR="006515C9" w:rsidRDefault="006515C9" w:rsidP="00FF3C26">
                        <w:pPr>
                          <w:pStyle w:val="a3"/>
                          <w:jc w:val="center"/>
                        </w:pPr>
                        <w:r>
                          <w:rPr>
                            <w:rFonts w:hint="eastAsia"/>
                            <w:sz w:val="21"/>
                            <w:szCs w:val="21"/>
                          </w:rPr>
                          <w:t>组合服务</w:t>
                        </w:r>
                        <w:r>
                          <w:rPr>
                            <w:sz w:val="21"/>
                            <w:szCs w:val="21"/>
                          </w:rPr>
                          <w:t>的</w:t>
                        </w:r>
                        <w:r>
                          <w:rPr>
                            <w:sz w:val="21"/>
                            <w:szCs w:val="21"/>
                          </w:rPr>
                          <w:t>OWL-S</w:t>
                        </w:r>
                        <w:r>
                          <w:rPr>
                            <w:sz w:val="21"/>
                            <w:szCs w:val="21"/>
                          </w:rPr>
                          <w:t>描述</w:t>
                        </w:r>
                        <w:r>
                          <w:rPr>
                            <w:rFonts w:hint="eastAsia"/>
                            <w:sz w:val="21"/>
                            <w:szCs w:val="21"/>
                          </w:rPr>
                          <w:t>文件</w:t>
                        </w:r>
                      </w:p>
                    </w:txbxContent>
                  </v:textbox>
                </v:shape>
                <v:shape id="直接箭头连接符 56" o:spid="_x0000_s1152" type="#_x0000_t32" style="position:absolute;left:25682;top:7570;width:0;height:2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" strokeweight=".5pt">
                  <v:stroke endarrow="block" joinstyle="miter"/>
                </v:shape>
                <v:shape id="直接箭头连接符 65" o:spid="_x0000_s1153" type="#_x0000_t32" style="position:absolute;left:25679;top:17403;width:3;height:33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" strokeweight=".5pt">
                  <v:stroke endarrow="block" joinstyle="miter"/>
                </v:shape>
                <v:shape id="直接箭头连接符 66" o:spid="_x0000_s1154" type="#_x0000_t32" style="position:absolute;left:25679;top:25760;width:5;height:314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" strokeweight=".5pt">
                  <v:stroke endarrow="block" joinstyle="miter"/>
                </v:shape>
                <v:shape id="直接箭头连接符 67" o:spid="_x0000_s1155" type="#_x0000_t32" style="position:absolute;left:25684;top:33923;width:0;height:3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" strokeweight=".5pt">
                  <v:stroke endarrow="block" joinstyle="miter"/>
                </v:shape>
                <v:shape id="直接箭头连接符 71" o:spid="_x0000_s1156" type="#_x0000_t32" style="position:absolute;left:25684;top:42862;width:78;height:23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" strokeweight=".5pt">
                  <v:stroke endarrow="block" joinstyle="miter"/>
                </v:shape>
                <w10:anchorlock/>
              </v:group>
            </w:pict>
          </mc:Fallback>
        </mc:AlternateContent>
      </w:r>
    </w:p>
    <w:p w14:paraId="73706FF0" w14:textId="2913DDCA" w:rsidR="005B6C11" w:rsidRPr="0005720C" w:rsidRDefault="005B6C11" w:rsidP="005B6C11">
      <w:pPr>
        <w:pStyle w:val="a4"/>
      </w:pPr>
      <w:r>
        <w:rPr>
          <w:rFonts w:hint="eastAsia"/>
        </w:rPr>
        <w:t>图</w:t>
      </w:r>
      <w:r>
        <w:rPr>
          <w:rFonts w:hint="eastAsia"/>
        </w:rPr>
        <w:t>4.10</w:t>
      </w:r>
      <w:r>
        <w:t xml:space="preserve"> </w:t>
      </w:r>
      <w:r>
        <w:rPr>
          <w:rFonts w:hint="eastAsia"/>
        </w:rPr>
        <w:t>服务组合步骤</w:t>
      </w:r>
    </w:p>
    <w:p w14:paraId="75A9B1E5" w14:textId="092A66B1" w:rsidR="000309A2" w:rsidRDefault="00667638" w:rsidP="000309A2">
      <w:pPr>
        <w:pStyle w:val="2"/>
      </w:pPr>
      <w:bookmarkStart w:id="95" w:name="_Toc501892825"/>
      <w:r>
        <w:rPr>
          <w:rFonts w:hint="eastAsia"/>
        </w:rPr>
        <w:t>4</w:t>
      </w:r>
      <w:r w:rsidR="00810DA8">
        <w:rPr>
          <w:rFonts w:hint="eastAsia"/>
        </w:rPr>
        <w:t>.5</w:t>
      </w:r>
      <w:r w:rsidR="000309A2">
        <w:rPr>
          <w:rFonts w:hint="eastAsia"/>
        </w:rPr>
        <w:t xml:space="preserve"> 本章小结</w:t>
      </w:r>
      <w:bookmarkEnd w:id="95"/>
    </w:p>
    <w:p w14:paraId="6B2915EC" w14:textId="29993594" w:rsidR="0095536C" w:rsidRPr="000309A2" w:rsidRDefault="008C388F" w:rsidP="008C388F">
      <w:pPr>
        <w:spacing w:line="360" w:lineRule="auto"/>
        <w:ind w:firstLineChars="200" w:firstLine="480"/>
      </w:pPr>
      <w:r>
        <w:rPr>
          <w:rFonts w:hint="eastAsia"/>
        </w:rPr>
        <w:t>本章首先对制作</w:t>
      </w:r>
      <w:proofErr w:type="gramStart"/>
      <w:r>
        <w:rPr>
          <w:rFonts w:hint="eastAsia"/>
        </w:rPr>
        <w:t>云服务</w:t>
      </w:r>
      <w:proofErr w:type="gramEnd"/>
      <w:r>
        <w:rPr>
          <w:rFonts w:hint="eastAsia"/>
        </w:rPr>
        <w:t>中的相关本体进行建模。本体是后续服务发布和服务匹配的基础。同时重点介绍了面向仿真的</w:t>
      </w:r>
      <w:proofErr w:type="gramStart"/>
      <w:r>
        <w:rPr>
          <w:rFonts w:hint="eastAsia"/>
        </w:rPr>
        <w:t>云制造</w:t>
      </w:r>
      <w:proofErr w:type="gramEnd"/>
      <w:r>
        <w:rPr>
          <w:rFonts w:hint="eastAsia"/>
        </w:rPr>
        <w:t>服务发布方法，以及基于推理的服务匹配方法，并对服务组合步骤进行了详细说明。</w:t>
      </w:r>
    </w:p>
    <w:p w14:paraId="6B834B57" w14:textId="77777777" w:rsidR="00727C28" w:rsidRDefault="00727C28">
      <w:pPr>
        <w:sectPr w:rsidR="00727C28" w:rsidSect="00312A6E">
          <w:headerReference w:type="even" r:id="rId49"/>
          <w:headerReference w:type="default" r:id="rId50"/>
          <w:pgSz w:w="11906" w:h="16838" w:code="9"/>
          <w:pgMar w:top="1440" w:right="1797" w:bottom="1440" w:left="1797" w:header="1134" w:footer="1134" w:gutter="0"/>
          <w:cols w:space="425"/>
          <w:docGrid w:type="lines" w:linePitch="326"/>
        </w:sectPr>
      </w:pPr>
    </w:p>
    <w:p w14:paraId="4B281C62" w14:textId="1C8A70C9" w:rsidR="003F1701" w:rsidRDefault="003F1701" w:rsidP="003F1701">
      <w:pPr>
        <w:pStyle w:val="1"/>
      </w:pPr>
      <w:bookmarkStart w:id="96" w:name="_Toc501892826"/>
      <w:r>
        <w:rPr>
          <w:rFonts w:hint="eastAsia"/>
        </w:rPr>
        <w:t>第</w:t>
      </w:r>
      <w:r w:rsidR="005F3E8E">
        <w:rPr>
          <w:rFonts w:hint="eastAsia"/>
        </w:rPr>
        <w:t>5</w:t>
      </w:r>
      <w:r>
        <w:rPr>
          <w:rFonts w:hint="eastAsia"/>
        </w:rPr>
        <w:t xml:space="preserve">章 </w:t>
      </w:r>
      <w:r w:rsidR="005F3E8E">
        <w:rPr>
          <w:rFonts w:hint="eastAsia"/>
        </w:rPr>
        <w:t>基于仿真</w:t>
      </w:r>
      <w:r w:rsidR="005F3E8E">
        <w:t>的</w:t>
      </w:r>
      <w:proofErr w:type="gramStart"/>
      <w:r w:rsidR="005F3E8E">
        <w:t>云制造</w:t>
      </w:r>
      <w:proofErr w:type="gramEnd"/>
      <w:r w:rsidR="005F3E8E">
        <w:t>组合方案的评价</w:t>
      </w:r>
      <w:bookmarkEnd w:id="96"/>
    </w:p>
    <w:p w14:paraId="18CC1CB0" w14:textId="18C913D3" w:rsidR="00591E1C" w:rsidRDefault="00765B56" w:rsidP="00591E1C">
      <w:pPr>
        <w:pStyle w:val="2"/>
      </w:pPr>
      <w:bookmarkStart w:id="97" w:name="_Toc501892827"/>
      <w:r>
        <w:rPr>
          <w:rFonts w:hint="eastAsia"/>
        </w:rPr>
        <w:t>5.1</w:t>
      </w:r>
      <w:r w:rsidR="00591E1C">
        <w:rPr>
          <w:rFonts w:hint="eastAsia"/>
        </w:rPr>
        <w:t xml:space="preserve"> </w:t>
      </w:r>
      <w:proofErr w:type="gramStart"/>
      <w:r w:rsidR="00B96AA4">
        <w:rPr>
          <w:rFonts w:hint="eastAsia"/>
        </w:rPr>
        <w:t>云制造</w:t>
      </w:r>
      <w:proofErr w:type="gramEnd"/>
      <w:r w:rsidR="00B96AA4">
        <w:rPr>
          <w:rFonts w:hint="eastAsia"/>
        </w:rPr>
        <w:t>组合服务</w:t>
      </w:r>
      <w:r>
        <w:rPr>
          <w:rFonts w:hint="eastAsia"/>
        </w:rPr>
        <w:t>评价指标分析</w:t>
      </w:r>
      <w:bookmarkEnd w:id="97"/>
    </w:p>
    <w:p w14:paraId="69753AFE" w14:textId="439BA427" w:rsidR="000C0312" w:rsidRPr="0039645E" w:rsidRDefault="000C0312" w:rsidP="000C0312">
      <w:pPr>
        <w:spacing w:line="400" w:lineRule="exact"/>
        <w:ind w:firstLineChars="200" w:firstLine="480"/>
      </w:pPr>
    </w:p>
    <w:p w14:paraId="5164FECF" w14:textId="3E9E6868" w:rsidR="000C0312" w:rsidRPr="000C0312" w:rsidRDefault="00765B56" w:rsidP="000C0312">
      <w:pPr>
        <w:pStyle w:val="3"/>
      </w:pPr>
      <w:bookmarkStart w:id="98" w:name="_Toc501892828"/>
      <w:r>
        <w:rPr>
          <w:rFonts w:hint="eastAsia"/>
        </w:rPr>
        <w:t>5.1.1</w:t>
      </w:r>
      <w:r w:rsidR="000C0312">
        <w:rPr>
          <w:rFonts w:hint="eastAsia"/>
        </w:rPr>
        <w:t xml:space="preserve"> 服务需求方评价指标体系</w:t>
      </w:r>
      <w:bookmarkEnd w:id="98"/>
    </w:p>
    <w:p w14:paraId="69E59D86" w14:textId="1767AF03" w:rsidR="000C0312" w:rsidRDefault="00765B56" w:rsidP="000C0312">
      <w:pPr>
        <w:pStyle w:val="3"/>
      </w:pPr>
      <w:bookmarkStart w:id="99" w:name="_Toc501892829"/>
      <w:r>
        <w:rPr>
          <w:rFonts w:hint="eastAsia"/>
        </w:rPr>
        <w:t>5.1.2</w:t>
      </w:r>
      <w:r w:rsidR="000C0312">
        <w:rPr>
          <w:rFonts w:hint="eastAsia"/>
        </w:rPr>
        <w:t xml:space="preserve"> 服务提供方评价指标体系</w:t>
      </w:r>
      <w:bookmarkEnd w:id="99"/>
    </w:p>
    <w:p w14:paraId="27B7D0AA" w14:textId="47274DB2" w:rsidR="000C0312" w:rsidRDefault="0020343A" w:rsidP="0020343A">
      <w:pPr>
        <w:pStyle w:val="2"/>
      </w:pPr>
      <w:bookmarkStart w:id="100" w:name="_Toc501892830"/>
      <w:r>
        <w:rPr>
          <w:rFonts w:hint="eastAsia"/>
        </w:rPr>
        <w:t>5.2</w:t>
      </w:r>
      <w:r w:rsidR="000C0312">
        <w:rPr>
          <w:rFonts w:hint="eastAsia"/>
        </w:rPr>
        <w:t xml:space="preserve"> 仿真指标的转换</w:t>
      </w:r>
      <w:bookmarkEnd w:id="100"/>
    </w:p>
    <w:p w14:paraId="51CCD788" w14:textId="5B7C39A0" w:rsidR="000C0312" w:rsidRPr="000C204B" w:rsidRDefault="000C0312" w:rsidP="000C0312">
      <w:pPr>
        <w:spacing w:line="400" w:lineRule="exact"/>
        <w:ind w:firstLineChars="200" w:firstLine="480"/>
      </w:pPr>
      <w:r w:rsidRPr="000C204B">
        <w:t>仿真指标是指服务组合的仿真模型建立并在仿真平台内执行后得到的结果指标，该指标与服务提供方关注的指标很大程度上是一样的，同时对于服务需求方来说，仿真得到的指标需要进行一定转换才能形成其需要的指标体系。论文建立不同指标之间的转换关系如</w:t>
      </w:r>
      <w:r w:rsidRPr="000C204B">
        <w:rPr>
          <w:color w:val="FF0000"/>
        </w:rPr>
        <w:t>表</w:t>
      </w:r>
      <w:r w:rsidRPr="000C204B">
        <w:rPr>
          <w:color w:val="FF0000"/>
        </w:rPr>
        <w:t>3.2</w:t>
      </w:r>
      <w:r w:rsidRPr="000C204B">
        <w:t>，表中斜线部分表示无对应的指标转换关系。</w:t>
      </w:r>
    </w:p>
    <w:p w14:paraId="3A756B13" w14:textId="77777777" w:rsidR="000C0312" w:rsidRDefault="000C0312" w:rsidP="000C0312">
      <w:pPr>
        <w:pStyle w:val="a5"/>
      </w:pPr>
      <w:r>
        <w:rPr>
          <w:rFonts w:hint="eastAsia"/>
          <w:color w:val="FF0000"/>
        </w:rPr>
        <w:t>表</w:t>
      </w:r>
      <w:r>
        <w:rPr>
          <w:rFonts w:hint="eastAsia"/>
          <w:color w:val="FF0000"/>
        </w:rPr>
        <w:t xml:space="preserve">3.2 </w:t>
      </w:r>
      <w:r>
        <w:rPr>
          <w:rFonts w:hint="eastAsia"/>
        </w:rPr>
        <w:t>指标转换关系表</w:t>
      </w:r>
    </w:p>
    <w:tbl>
      <w:tblPr>
        <w:tblW w:w="833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2"/>
        <w:gridCol w:w="2843"/>
        <w:gridCol w:w="2645"/>
      </w:tblGrid>
      <w:tr w:rsidR="000C0312" w14:paraId="11DCF1B7" w14:textId="77777777" w:rsidTr="00D922F1">
        <w:trPr>
          <w:jc w:val="center"/>
        </w:trPr>
        <w:tc>
          <w:tcPr>
            <w:tcW w:w="2842" w:type="dxa"/>
            <w:shd w:val="clear" w:color="auto" w:fill="auto"/>
            <w:vAlign w:val="center"/>
          </w:tcPr>
          <w:p w14:paraId="45999C9B" w14:textId="77777777" w:rsidR="000C0312" w:rsidRDefault="000C0312" w:rsidP="00D922F1">
            <w:pPr>
              <w:spacing w:line="360" w:lineRule="auto"/>
              <w:jc w:val="center"/>
              <w:rPr>
                <w:szCs w:val="21"/>
              </w:rPr>
            </w:pPr>
            <w:r>
              <w:rPr>
                <w:rFonts w:hint="eastAsia"/>
                <w:szCs w:val="21"/>
              </w:rPr>
              <w:t>仿真得到的指标</w:t>
            </w:r>
          </w:p>
        </w:tc>
        <w:tc>
          <w:tcPr>
            <w:tcW w:w="2843" w:type="dxa"/>
            <w:shd w:val="clear" w:color="auto" w:fill="auto"/>
            <w:vAlign w:val="center"/>
          </w:tcPr>
          <w:p w14:paraId="3119C4F2" w14:textId="77777777" w:rsidR="000C0312" w:rsidRDefault="000C0312" w:rsidP="00D922F1">
            <w:pPr>
              <w:spacing w:line="360" w:lineRule="auto"/>
              <w:jc w:val="center"/>
              <w:rPr>
                <w:szCs w:val="21"/>
              </w:rPr>
            </w:pPr>
            <w:r>
              <w:rPr>
                <w:rFonts w:hint="eastAsia"/>
                <w:szCs w:val="21"/>
              </w:rPr>
              <w:t>服务提供方关注的指标</w:t>
            </w:r>
          </w:p>
        </w:tc>
        <w:tc>
          <w:tcPr>
            <w:tcW w:w="2645" w:type="dxa"/>
            <w:shd w:val="clear" w:color="auto" w:fill="auto"/>
            <w:vAlign w:val="center"/>
          </w:tcPr>
          <w:p w14:paraId="44A53B33" w14:textId="77777777" w:rsidR="000C0312" w:rsidRDefault="000C0312" w:rsidP="00D922F1">
            <w:pPr>
              <w:spacing w:line="360" w:lineRule="auto"/>
              <w:jc w:val="center"/>
              <w:rPr>
                <w:szCs w:val="21"/>
              </w:rPr>
            </w:pPr>
            <w:r>
              <w:rPr>
                <w:rFonts w:hint="eastAsia"/>
                <w:szCs w:val="21"/>
              </w:rPr>
              <w:t>服务需求方关注的指标</w:t>
            </w:r>
          </w:p>
        </w:tc>
      </w:tr>
      <w:tr w:rsidR="000C0312" w14:paraId="4043E59A" w14:textId="77777777" w:rsidTr="00D922F1">
        <w:trPr>
          <w:jc w:val="center"/>
        </w:trPr>
        <w:tc>
          <w:tcPr>
            <w:tcW w:w="2842" w:type="dxa"/>
            <w:shd w:val="clear" w:color="auto" w:fill="auto"/>
            <w:vAlign w:val="center"/>
          </w:tcPr>
          <w:p w14:paraId="6431B95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29F4F56"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645" w:type="dxa"/>
            <w:vMerge w:val="restart"/>
            <w:shd w:val="clear" w:color="auto" w:fill="auto"/>
            <w:vAlign w:val="center"/>
          </w:tcPr>
          <w:p w14:paraId="14B37A33" w14:textId="77777777" w:rsidR="000C0312" w:rsidRDefault="000C0312" w:rsidP="00D922F1">
            <w:pPr>
              <w:spacing w:line="360" w:lineRule="auto"/>
              <w:jc w:val="center"/>
              <w:rPr>
                <w:szCs w:val="21"/>
              </w:rPr>
            </w:pPr>
            <w:r>
              <w:rPr>
                <w:rFonts w:hint="eastAsia"/>
                <w:szCs w:val="21"/>
              </w:rPr>
              <w:t>时间</w:t>
            </w:r>
            <w:r>
              <w:rPr>
                <w:rFonts w:hint="eastAsia"/>
                <w:szCs w:val="21"/>
              </w:rPr>
              <w:t>T</w:t>
            </w:r>
          </w:p>
          <w:p w14:paraId="4463B5D8" w14:textId="77777777" w:rsidR="000C0312" w:rsidRDefault="000C0312" w:rsidP="00D922F1">
            <w:pPr>
              <w:spacing w:line="360" w:lineRule="auto"/>
              <w:jc w:val="center"/>
              <w:rPr>
                <w:szCs w:val="21"/>
              </w:rPr>
            </w:pPr>
            <w:r>
              <w:rPr>
                <w:rFonts w:hint="eastAsia"/>
                <w:szCs w:val="21"/>
              </w:rPr>
              <w:t>T = TCT + ST + LT</w:t>
            </w:r>
          </w:p>
        </w:tc>
      </w:tr>
      <w:tr w:rsidR="000C0312" w14:paraId="5B445F26" w14:textId="77777777" w:rsidTr="00D922F1">
        <w:trPr>
          <w:jc w:val="center"/>
        </w:trPr>
        <w:tc>
          <w:tcPr>
            <w:tcW w:w="2842" w:type="dxa"/>
            <w:shd w:val="clear" w:color="auto" w:fill="auto"/>
            <w:vAlign w:val="center"/>
          </w:tcPr>
          <w:p w14:paraId="07CC1F63"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843" w:type="dxa"/>
            <w:shd w:val="clear" w:color="auto" w:fill="auto"/>
            <w:vAlign w:val="center"/>
          </w:tcPr>
          <w:p w14:paraId="3CDCD5A8" w14:textId="77777777" w:rsidR="000C0312" w:rsidRDefault="000C0312" w:rsidP="00D922F1">
            <w:pPr>
              <w:spacing w:line="360" w:lineRule="auto"/>
              <w:jc w:val="center"/>
              <w:rPr>
                <w:szCs w:val="21"/>
              </w:rPr>
            </w:pPr>
            <w:r>
              <w:rPr>
                <w:rFonts w:hint="eastAsia"/>
                <w:szCs w:val="21"/>
              </w:rPr>
              <w:t>准备时间</w:t>
            </w:r>
            <w:r>
              <w:rPr>
                <w:rFonts w:hint="eastAsia"/>
                <w:szCs w:val="21"/>
              </w:rPr>
              <w:t>ST</w:t>
            </w:r>
          </w:p>
        </w:tc>
        <w:tc>
          <w:tcPr>
            <w:tcW w:w="2645" w:type="dxa"/>
            <w:vMerge/>
            <w:shd w:val="clear" w:color="auto" w:fill="auto"/>
            <w:vAlign w:val="center"/>
          </w:tcPr>
          <w:p w14:paraId="7EFD6CD0" w14:textId="77777777" w:rsidR="000C0312" w:rsidRDefault="000C0312" w:rsidP="00D922F1">
            <w:pPr>
              <w:spacing w:line="360" w:lineRule="auto"/>
              <w:ind w:firstLineChars="200" w:firstLine="480"/>
              <w:rPr>
                <w:szCs w:val="21"/>
              </w:rPr>
            </w:pPr>
          </w:p>
        </w:tc>
      </w:tr>
      <w:tr w:rsidR="000C0312" w14:paraId="692C2247" w14:textId="77777777" w:rsidTr="00D922F1">
        <w:trPr>
          <w:jc w:val="center"/>
        </w:trPr>
        <w:tc>
          <w:tcPr>
            <w:tcW w:w="2842" w:type="dxa"/>
            <w:shd w:val="clear" w:color="auto" w:fill="auto"/>
            <w:vAlign w:val="center"/>
          </w:tcPr>
          <w:p w14:paraId="69030ABF"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843" w:type="dxa"/>
            <w:shd w:val="clear" w:color="auto" w:fill="auto"/>
            <w:vAlign w:val="center"/>
          </w:tcPr>
          <w:p w14:paraId="34C02857" w14:textId="77777777" w:rsidR="000C0312" w:rsidRDefault="000C0312" w:rsidP="00D922F1">
            <w:pPr>
              <w:spacing w:line="360" w:lineRule="auto"/>
              <w:jc w:val="center"/>
              <w:rPr>
                <w:szCs w:val="21"/>
              </w:rPr>
            </w:pPr>
            <w:r>
              <w:rPr>
                <w:rFonts w:hint="eastAsia"/>
                <w:szCs w:val="21"/>
              </w:rPr>
              <w:t>物流时间</w:t>
            </w:r>
            <w:r>
              <w:rPr>
                <w:rFonts w:hint="eastAsia"/>
                <w:szCs w:val="21"/>
              </w:rPr>
              <w:t>LT</w:t>
            </w:r>
          </w:p>
        </w:tc>
        <w:tc>
          <w:tcPr>
            <w:tcW w:w="2645" w:type="dxa"/>
            <w:vMerge/>
            <w:tcBorders>
              <w:bottom w:val="single" w:sz="4" w:space="0" w:color="auto"/>
            </w:tcBorders>
            <w:shd w:val="clear" w:color="auto" w:fill="auto"/>
            <w:vAlign w:val="center"/>
          </w:tcPr>
          <w:p w14:paraId="4AD85B1C" w14:textId="77777777" w:rsidR="000C0312" w:rsidRDefault="000C0312" w:rsidP="00D922F1">
            <w:pPr>
              <w:spacing w:line="360" w:lineRule="auto"/>
              <w:ind w:firstLineChars="200" w:firstLine="480"/>
              <w:rPr>
                <w:szCs w:val="21"/>
              </w:rPr>
            </w:pPr>
          </w:p>
        </w:tc>
      </w:tr>
      <w:tr w:rsidR="000C0312" w14:paraId="69062C03" w14:textId="77777777" w:rsidTr="00D922F1">
        <w:trPr>
          <w:jc w:val="center"/>
        </w:trPr>
        <w:tc>
          <w:tcPr>
            <w:tcW w:w="2842" w:type="dxa"/>
            <w:shd w:val="clear" w:color="auto" w:fill="auto"/>
            <w:vAlign w:val="center"/>
          </w:tcPr>
          <w:p w14:paraId="5D2BE737"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shd w:val="clear" w:color="auto" w:fill="auto"/>
            <w:vAlign w:val="center"/>
          </w:tcPr>
          <w:p w14:paraId="7852189F"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645" w:type="dxa"/>
            <w:vMerge w:val="restart"/>
            <w:tcBorders>
              <w:tl2br w:val="single" w:sz="4" w:space="0" w:color="auto"/>
            </w:tcBorders>
            <w:shd w:val="clear" w:color="auto" w:fill="auto"/>
            <w:vAlign w:val="center"/>
          </w:tcPr>
          <w:p w14:paraId="00877E55" w14:textId="77777777" w:rsidR="000C0312" w:rsidRDefault="000C0312" w:rsidP="00D922F1">
            <w:pPr>
              <w:spacing w:line="360" w:lineRule="auto"/>
              <w:ind w:firstLineChars="200" w:firstLine="480"/>
              <w:rPr>
                <w:szCs w:val="21"/>
              </w:rPr>
            </w:pPr>
          </w:p>
        </w:tc>
      </w:tr>
      <w:tr w:rsidR="000C0312" w14:paraId="265CF930" w14:textId="77777777" w:rsidTr="00D922F1">
        <w:trPr>
          <w:trHeight w:val="286"/>
          <w:jc w:val="center"/>
        </w:trPr>
        <w:tc>
          <w:tcPr>
            <w:tcW w:w="2842" w:type="dxa"/>
            <w:shd w:val="clear" w:color="auto" w:fill="auto"/>
            <w:vAlign w:val="center"/>
          </w:tcPr>
          <w:p w14:paraId="2CD36494"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val="restart"/>
            <w:shd w:val="clear" w:color="auto" w:fill="auto"/>
            <w:vAlign w:val="center"/>
          </w:tcPr>
          <w:p w14:paraId="44C65FE0" w14:textId="77777777" w:rsidR="000C0312" w:rsidRDefault="000C0312" w:rsidP="00D922F1">
            <w:pPr>
              <w:spacing w:line="360" w:lineRule="auto"/>
              <w:jc w:val="center"/>
              <w:rPr>
                <w:szCs w:val="21"/>
              </w:rPr>
            </w:pPr>
            <w:r>
              <w:rPr>
                <w:rFonts w:hint="eastAsia"/>
                <w:szCs w:val="21"/>
              </w:rPr>
              <w:t>初始加工时间</w:t>
            </w:r>
            <w:r>
              <w:rPr>
                <w:rFonts w:hint="eastAsia"/>
                <w:szCs w:val="21"/>
              </w:rPr>
              <w:t>IPT</w:t>
            </w:r>
          </w:p>
          <w:p w14:paraId="0958F39D" w14:textId="77777777" w:rsidR="000C0312" w:rsidRDefault="000C0312" w:rsidP="00D922F1">
            <w:pPr>
              <w:spacing w:line="360" w:lineRule="auto"/>
              <w:jc w:val="center"/>
              <w:rPr>
                <w:szCs w:val="21"/>
              </w:rPr>
            </w:pPr>
            <w:r>
              <w:rPr>
                <w:rFonts w:hint="eastAsia"/>
                <w:szCs w:val="21"/>
              </w:rPr>
              <w:t>IPT = Pn - P0</w:t>
            </w:r>
          </w:p>
        </w:tc>
        <w:tc>
          <w:tcPr>
            <w:tcW w:w="2645" w:type="dxa"/>
            <w:vMerge/>
            <w:tcBorders>
              <w:tl2br w:val="single" w:sz="4" w:space="0" w:color="auto"/>
            </w:tcBorders>
            <w:shd w:val="clear" w:color="auto" w:fill="auto"/>
            <w:vAlign w:val="center"/>
          </w:tcPr>
          <w:p w14:paraId="34867C58" w14:textId="77777777" w:rsidR="000C0312" w:rsidRDefault="000C0312" w:rsidP="00D922F1">
            <w:pPr>
              <w:spacing w:line="360" w:lineRule="auto"/>
              <w:ind w:firstLineChars="200" w:firstLine="480"/>
              <w:rPr>
                <w:szCs w:val="21"/>
              </w:rPr>
            </w:pPr>
          </w:p>
        </w:tc>
      </w:tr>
      <w:tr w:rsidR="000C0312" w14:paraId="0B7806E4" w14:textId="77777777" w:rsidTr="00D922F1">
        <w:trPr>
          <w:trHeight w:val="285"/>
          <w:jc w:val="center"/>
        </w:trPr>
        <w:tc>
          <w:tcPr>
            <w:tcW w:w="2842" w:type="dxa"/>
            <w:shd w:val="clear" w:color="auto" w:fill="auto"/>
            <w:vAlign w:val="center"/>
          </w:tcPr>
          <w:p w14:paraId="57D06946"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71637D2A"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0C5B331" w14:textId="77777777" w:rsidR="000C0312" w:rsidRDefault="000C0312" w:rsidP="00D922F1">
            <w:pPr>
              <w:spacing w:line="360" w:lineRule="auto"/>
              <w:ind w:firstLineChars="200" w:firstLine="480"/>
              <w:rPr>
                <w:szCs w:val="21"/>
              </w:rPr>
            </w:pPr>
          </w:p>
        </w:tc>
      </w:tr>
      <w:tr w:rsidR="000C0312" w14:paraId="1F7B4AF5" w14:textId="77777777" w:rsidTr="00D922F1">
        <w:trPr>
          <w:trHeight w:val="286"/>
          <w:jc w:val="center"/>
        </w:trPr>
        <w:tc>
          <w:tcPr>
            <w:tcW w:w="2842" w:type="dxa"/>
            <w:shd w:val="clear" w:color="auto" w:fill="auto"/>
            <w:vAlign w:val="center"/>
          </w:tcPr>
          <w:p w14:paraId="16AD1320"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val="restart"/>
            <w:shd w:val="clear" w:color="auto" w:fill="auto"/>
            <w:vAlign w:val="center"/>
          </w:tcPr>
          <w:p w14:paraId="08C3723E" w14:textId="77777777" w:rsidR="000C0312" w:rsidRDefault="000C0312" w:rsidP="00D922F1">
            <w:pPr>
              <w:spacing w:line="360" w:lineRule="auto"/>
              <w:jc w:val="center"/>
              <w:rPr>
                <w:szCs w:val="21"/>
              </w:rPr>
            </w:pPr>
            <w:r>
              <w:rPr>
                <w:rFonts w:hint="eastAsia"/>
                <w:szCs w:val="21"/>
              </w:rPr>
              <w:t>生产周期</w:t>
            </w:r>
            <w:r>
              <w:rPr>
                <w:rFonts w:hint="eastAsia"/>
                <w:szCs w:val="21"/>
              </w:rPr>
              <w:t>CT</w:t>
            </w:r>
          </w:p>
          <w:p w14:paraId="4D02702A" w14:textId="77777777" w:rsidR="000C0312" w:rsidRDefault="000C0312" w:rsidP="00D922F1">
            <w:pPr>
              <w:spacing w:line="360" w:lineRule="auto"/>
              <w:jc w:val="center"/>
              <w:rPr>
                <w:szCs w:val="21"/>
              </w:rPr>
            </w:pPr>
            <w:r>
              <w:rPr>
                <w:rFonts w:hint="eastAsia"/>
                <w:szCs w:val="21"/>
              </w:rPr>
              <w:t>CT = TCT /N</w:t>
            </w:r>
          </w:p>
        </w:tc>
        <w:tc>
          <w:tcPr>
            <w:tcW w:w="2645" w:type="dxa"/>
            <w:vMerge/>
            <w:tcBorders>
              <w:tl2br w:val="single" w:sz="4" w:space="0" w:color="auto"/>
            </w:tcBorders>
            <w:shd w:val="clear" w:color="auto" w:fill="auto"/>
            <w:vAlign w:val="center"/>
          </w:tcPr>
          <w:p w14:paraId="7195EB93" w14:textId="77777777" w:rsidR="000C0312" w:rsidRDefault="000C0312" w:rsidP="00D922F1">
            <w:pPr>
              <w:spacing w:line="360" w:lineRule="auto"/>
              <w:ind w:firstLineChars="200" w:firstLine="480"/>
              <w:rPr>
                <w:szCs w:val="21"/>
              </w:rPr>
            </w:pPr>
          </w:p>
        </w:tc>
      </w:tr>
      <w:tr w:rsidR="000C0312" w14:paraId="1BFDA17D" w14:textId="77777777" w:rsidTr="00D922F1">
        <w:trPr>
          <w:trHeight w:val="285"/>
          <w:jc w:val="center"/>
        </w:trPr>
        <w:tc>
          <w:tcPr>
            <w:tcW w:w="2842" w:type="dxa"/>
            <w:shd w:val="clear" w:color="auto" w:fill="auto"/>
            <w:vAlign w:val="center"/>
          </w:tcPr>
          <w:p w14:paraId="57F769D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shd w:val="clear" w:color="auto" w:fill="auto"/>
            <w:vAlign w:val="center"/>
          </w:tcPr>
          <w:p w14:paraId="49A4A9A9"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D0D8D96" w14:textId="77777777" w:rsidR="000C0312" w:rsidRDefault="000C0312" w:rsidP="00D922F1">
            <w:pPr>
              <w:spacing w:line="360" w:lineRule="auto"/>
              <w:ind w:firstLineChars="200" w:firstLine="480"/>
              <w:rPr>
                <w:szCs w:val="21"/>
              </w:rPr>
            </w:pPr>
          </w:p>
        </w:tc>
      </w:tr>
      <w:tr w:rsidR="000C0312" w14:paraId="0FAC3A2F" w14:textId="77777777" w:rsidTr="00D922F1">
        <w:trPr>
          <w:trHeight w:val="286"/>
          <w:jc w:val="center"/>
        </w:trPr>
        <w:tc>
          <w:tcPr>
            <w:tcW w:w="2842" w:type="dxa"/>
            <w:shd w:val="clear" w:color="auto" w:fill="auto"/>
            <w:vAlign w:val="center"/>
          </w:tcPr>
          <w:p w14:paraId="6C2904C2"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7CA88A32" w14:textId="77777777" w:rsidR="000C0312" w:rsidRDefault="000C0312" w:rsidP="00D922F1">
            <w:pPr>
              <w:spacing w:line="360" w:lineRule="auto"/>
              <w:jc w:val="center"/>
              <w:rPr>
                <w:szCs w:val="21"/>
              </w:rPr>
            </w:pPr>
            <w:r>
              <w:rPr>
                <w:rFonts w:hint="eastAsia"/>
                <w:szCs w:val="21"/>
              </w:rPr>
              <w:t>生产线的瓶颈率</w:t>
            </w:r>
            <w:r>
              <w:rPr>
                <w:rFonts w:hint="eastAsia"/>
                <w:szCs w:val="21"/>
              </w:rPr>
              <w:t>RB</w:t>
            </w:r>
          </w:p>
          <w:p w14:paraId="68CAACF4" w14:textId="77777777" w:rsidR="000C0312" w:rsidRDefault="000C0312" w:rsidP="00D922F1">
            <w:pPr>
              <w:spacing w:line="360" w:lineRule="auto"/>
              <w:jc w:val="center"/>
              <w:rPr>
                <w:szCs w:val="21"/>
              </w:rPr>
            </w:pPr>
            <w:r>
              <w:rPr>
                <w:rFonts w:hint="eastAsia"/>
                <w:szCs w:val="21"/>
              </w:rPr>
              <w:t>RB = M/TCT</w:t>
            </w:r>
          </w:p>
        </w:tc>
        <w:tc>
          <w:tcPr>
            <w:tcW w:w="2645" w:type="dxa"/>
            <w:vMerge/>
            <w:tcBorders>
              <w:tl2br w:val="single" w:sz="4" w:space="0" w:color="auto"/>
            </w:tcBorders>
            <w:shd w:val="clear" w:color="auto" w:fill="auto"/>
            <w:vAlign w:val="center"/>
          </w:tcPr>
          <w:p w14:paraId="4259F22B" w14:textId="77777777" w:rsidR="000C0312" w:rsidRDefault="000C0312" w:rsidP="00D922F1">
            <w:pPr>
              <w:spacing w:line="360" w:lineRule="auto"/>
              <w:ind w:firstLineChars="200" w:firstLine="480"/>
              <w:rPr>
                <w:szCs w:val="21"/>
              </w:rPr>
            </w:pPr>
          </w:p>
        </w:tc>
      </w:tr>
      <w:tr w:rsidR="000C0312" w14:paraId="50C36E48" w14:textId="77777777" w:rsidTr="00D922F1">
        <w:trPr>
          <w:trHeight w:val="285"/>
          <w:jc w:val="center"/>
        </w:trPr>
        <w:tc>
          <w:tcPr>
            <w:tcW w:w="2842" w:type="dxa"/>
            <w:shd w:val="clear" w:color="auto" w:fill="auto"/>
            <w:vAlign w:val="center"/>
          </w:tcPr>
          <w:p w14:paraId="5D40D964"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1BE0B3A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165833AF" w14:textId="77777777" w:rsidR="000C0312" w:rsidRDefault="000C0312" w:rsidP="00D922F1">
            <w:pPr>
              <w:spacing w:line="360" w:lineRule="auto"/>
              <w:ind w:firstLineChars="200" w:firstLine="480"/>
              <w:rPr>
                <w:szCs w:val="21"/>
              </w:rPr>
            </w:pPr>
          </w:p>
        </w:tc>
      </w:tr>
      <w:tr w:rsidR="000C0312" w14:paraId="129BD13F" w14:textId="77777777" w:rsidTr="00D922F1">
        <w:trPr>
          <w:trHeight w:val="286"/>
          <w:jc w:val="center"/>
        </w:trPr>
        <w:tc>
          <w:tcPr>
            <w:tcW w:w="2842" w:type="dxa"/>
            <w:shd w:val="clear" w:color="auto" w:fill="auto"/>
            <w:vAlign w:val="center"/>
          </w:tcPr>
          <w:p w14:paraId="746A925A" w14:textId="77777777" w:rsidR="000C0312" w:rsidRDefault="000C0312" w:rsidP="00D922F1">
            <w:pPr>
              <w:spacing w:line="360" w:lineRule="auto"/>
              <w:jc w:val="center"/>
              <w:rPr>
                <w:szCs w:val="21"/>
              </w:rPr>
            </w:pPr>
            <w:r>
              <w:rPr>
                <w:rFonts w:hint="eastAsia"/>
                <w:szCs w:val="21"/>
              </w:rPr>
              <w:t>完工数量</w:t>
            </w:r>
            <w:r>
              <w:rPr>
                <w:rFonts w:hint="eastAsia"/>
                <w:szCs w:val="21"/>
              </w:rPr>
              <w:t>N</w:t>
            </w:r>
          </w:p>
        </w:tc>
        <w:tc>
          <w:tcPr>
            <w:tcW w:w="2843" w:type="dxa"/>
            <w:vMerge w:val="restart"/>
            <w:shd w:val="clear" w:color="auto" w:fill="auto"/>
            <w:vAlign w:val="center"/>
          </w:tcPr>
          <w:p w14:paraId="377D6A80" w14:textId="77777777" w:rsidR="000C0312" w:rsidRDefault="000C0312" w:rsidP="00D922F1">
            <w:pPr>
              <w:spacing w:line="360" w:lineRule="auto"/>
              <w:jc w:val="center"/>
              <w:rPr>
                <w:szCs w:val="21"/>
              </w:rPr>
            </w:pPr>
            <w:r>
              <w:rPr>
                <w:rFonts w:hint="eastAsia"/>
                <w:szCs w:val="21"/>
              </w:rPr>
              <w:t>单位时间生产量</w:t>
            </w:r>
            <w:r>
              <w:rPr>
                <w:rFonts w:hint="eastAsia"/>
                <w:szCs w:val="21"/>
              </w:rPr>
              <w:t>TH</w:t>
            </w:r>
          </w:p>
          <w:p w14:paraId="616B883D" w14:textId="77777777" w:rsidR="000C0312" w:rsidRDefault="000C0312" w:rsidP="00D922F1">
            <w:pPr>
              <w:spacing w:line="360" w:lineRule="auto"/>
              <w:jc w:val="center"/>
              <w:rPr>
                <w:szCs w:val="21"/>
              </w:rPr>
            </w:pPr>
            <w:r>
              <w:rPr>
                <w:rFonts w:hint="eastAsia"/>
                <w:szCs w:val="21"/>
              </w:rPr>
              <w:t>TH = N/TCT</w:t>
            </w:r>
          </w:p>
        </w:tc>
        <w:tc>
          <w:tcPr>
            <w:tcW w:w="2645" w:type="dxa"/>
            <w:vMerge/>
            <w:tcBorders>
              <w:tl2br w:val="single" w:sz="4" w:space="0" w:color="auto"/>
            </w:tcBorders>
            <w:shd w:val="clear" w:color="auto" w:fill="auto"/>
            <w:vAlign w:val="center"/>
          </w:tcPr>
          <w:p w14:paraId="755680E5" w14:textId="77777777" w:rsidR="000C0312" w:rsidRDefault="000C0312" w:rsidP="00D922F1">
            <w:pPr>
              <w:spacing w:line="360" w:lineRule="auto"/>
              <w:ind w:firstLineChars="200" w:firstLine="480"/>
              <w:rPr>
                <w:szCs w:val="21"/>
              </w:rPr>
            </w:pPr>
          </w:p>
        </w:tc>
      </w:tr>
      <w:tr w:rsidR="000C0312" w14:paraId="4FF4869E" w14:textId="77777777" w:rsidTr="00D922F1">
        <w:trPr>
          <w:trHeight w:val="285"/>
          <w:jc w:val="center"/>
        </w:trPr>
        <w:tc>
          <w:tcPr>
            <w:tcW w:w="2842" w:type="dxa"/>
            <w:shd w:val="clear" w:color="auto" w:fill="auto"/>
            <w:vAlign w:val="center"/>
          </w:tcPr>
          <w:p w14:paraId="7EB721B1"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52949243"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28BC040F" w14:textId="77777777" w:rsidR="000C0312" w:rsidRDefault="000C0312" w:rsidP="00D922F1">
            <w:pPr>
              <w:spacing w:line="360" w:lineRule="auto"/>
              <w:ind w:firstLineChars="200" w:firstLine="480"/>
              <w:rPr>
                <w:szCs w:val="21"/>
              </w:rPr>
            </w:pPr>
          </w:p>
        </w:tc>
      </w:tr>
      <w:tr w:rsidR="000C0312" w14:paraId="42BC26BA" w14:textId="77777777" w:rsidTr="00D922F1">
        <w:trPr>
          <w:trHeight w:val="212"/>
          <w:jc w:val="center"/>
        </w:trPr>
        <w:tc>
          <w:tcPr>
            <w:tcW w:w="2842" w:type="dxa"/>
            <w:shd w:val="clear" w:color="auto" w:fill="auto"/>
            <w:vAlign w:val="center"/>
          </w:tcPr>
          <w:p w14:paraId="72DD4D10" w14:textId="77777777" w:rsidR="000C0312" w:rsidRDefault="000C0312" w:rsidP="00D922F1">
            <w:pPr>
              <w:spacing w:line="360" w:lineRule="auto"/>
              <w:jc w:val="center"/>
              <w:rPr>
                <w:szCs w:val="21"/>
              </w:rPr>
            </w:pPr>
            <w:r>
              <w:rPr>
                <w:rFonts w:hint="eastAsia"/>
                <w:szCs w:val="21"/>
              </w:rPr>
              <w:t>瓶颈工位完成的任务数</w:t>
            </w:r>
            <w:r>
              <w:rPr>
                <w:rFonts w:hint="eastAsia"/>
                <w:szCs w:val="21"/>
              </w:rPr>
              <w:t>M</w:t>
            </w:r>
          </w:p>
        </w:tc>
        <w:tc>
          <w:tcPr>
            <w:tcW w:w="2843" w:type="dxa"/>
            <w:vMerge w:val="restart"/>
            <w:shd w:val="clear" w:color="auto" w:fill="auto"/>
            <w:vAlign w:val="center"/>
          </w:tcPr>
          <w:p w14:paraId="2EE24DB5" w14:textId="77777777" w:rsidR="000C0312" w:rsidRDefault="000C0312" w:rsidP="00D922F1">
            <w:pPr>
              <w:spacing w:line="360" w:lineRule="auto"/>
              <w:jc w:val="center"/>
              <w:rPr>
                <w:szCs w:val="21"/>
              </w:rPr>
            </w:pPr>
            <w:r>
              <w:rPr>
                <w:rFonts w:hint="eastAsia"/>
                <w:szCs w:val="21"/>
              </w:rPr>
              <w:t>临界在制品库存</w:t>
            </w:r>
            <w:r>
              <w:rPr>
                <w:rFonts w:hint="eastAsia"/>
                <w:szCs w:val="21"/>
              </w:rPr>
              <w:t>WIP0</w:t>
            </w:r>
          </w:p>
          <w:p w14:paraId="3ACBEC00" w14:textId="77777777" w:rsidR="000C0312" w:rsidRDefault="000C0312" w:rsidP="00D922F1">
            <w:pPr>
              <w:spacing w:line="360" w:lineRule="auto"/>
              <w:jc w:val="center"/>
              <w:rPr>
                <w:szCs w:val="21"/>
              </w:rPr>
            </w:pPr>
            <w:r>
              <w:rPr>
                <w:rFonts w:hint="eastAsia"/>
                <w:szCs w:val="21"/>
              </w:rPr>
              <w:t>WIP0 =RB * IPT</w:t>
            </w:r>
          </w:p>
          <w:p w14:paraId="3C298E46" w14:textId="77777777" w:rsidR="000C0312" w:rsidRDefault="000C0312" w:rsidP="00D922F1">
            <w:pPr>
              <w:spacing w:line="360" w:lineRule="auto"/>
              <w:jc w:val="center"/>
              <w:rPr>
                <w:szCs w:val="21"/>
              </w:rPr>
            </w:pPr>
            <w:r>
              <w:rPr>
                <w:rFonts w:hint="eastAsia"/>
                <w:szCs w:val="21"/>
              </w:rPr>
              <w:t xml:space="preserve">= </w:t>
            </w:r>
            <w:r>
              <w:rPr>
                <w:rFonts w:hint="eastAsia"/>
                <w:szCs w:val="21"/>
              </w:rPr>
              <w:t>（</w:t>
            </w:r>
            <w:r>
              <w:rPr>
                <w:rFonts w:hint="eastAsia"/>
                <w:szCs w:val="21"/>
              </w:rPr>
              <w:t>M/TCT</w:t>
            </w:r>
            <w:r>
              <w:rPr>
                <w:rFonts w:hint="eastAsia"/>
                <w:szCs w:val="21"/>
              </w:rPr>
              <w:t>）</w:t>
            </w:r>
            <w:r>
              <w:rPr>
                <w:rFonts w:hint="eastAsia"/>
                <w:szCs w:val="21"/>
              </w:rPr>
              <w:t>*</w:t>
            </w:r>
            <w:r>
              <w:rPr>
                <w:rFonts w:hint="eastAsia"/>
                <w:szCs w:val="21"/>
              </w:rPr>
              <w:t>（</w:t>
            </w:r>
            <w:r>
              <w:rPr>
                <w:rFonts w:hint="eastAsia"/>
                <w:szCs w:val="21"/>
              </w:rPr>
              <w:t>Pn - P0</w:t>
            </w:r>
            <w:r>
              <w:rPr>
                <w:rFonts w:hint="eastAsia"/>
                <w:szCs w:val="21"/>
              </w:rPr>
              <w:t>）</w:t>
            </w:r>
          </w:p>
        </w:tc>
        <w:tc>
          <w:tcPr>
            <w:tcW w:w="2645" w:type="dxa"/>
            <w:vMerge/>
            <w:tcBorders>
              <w:tl2br w:val="single" w:sz="4" w:space="0" w:color="auto"/>
            </w:tcBorders>
            <w:shd w:val="clear" w:color="auto" w:fill="auto"/>
            <w:vAlign w:val="center"/>
          </w:tcPr>
          <w:p w14:paraId="2143D7D7" w14:textId="77777777" w:rsidR="000C0312" w:rsidRDefault="000C0312" w:rsidP="00D922F1">
            <w:pPr>
              <w:spacing w:line="360" w:lineRule="auto"/>
              <w:ind w:firstLineChars="200" w:firstLine="480"/>
              <w:rPr>
                <w:szCs w:val="21"/>
              </w:rPr>
            </w:pPr>
          </w:p>
        </w:tc>
      </w:tr>
      <w:tr w:rsidR="000C0312" w14:paraId="73248AA4" w14:textId="77777777" w:rsidTr="00D922F1">
        <w:trPr>
          <w:trHeight w:val="210"/>
          <w:jc w:val="center"/>
        </w:trPr>
        <w:tc>
          <w:tcPr>
            <w:tcW w:w="2842" w:type="dxa"/>
            <w:shd w:val="clear" w:color="auto" w:fill="auto"/>
            <w:vAlign w:val="center"/>
          </w:tcPr>
          <w:p w14:paraId="47267C52"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vMerge/>
            <w:shd w:val="clear" w:color="auto" w:fill="auto"/>
            <w:vAlign w:val="center"/>
          </w:tcPr>
          <w:p w14:paraId="2A7C2BF5"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78AF2B7E" w14:textId="77777777" w:rsidR="000C0312" w:rsidRDefault="000C0312" w:rsidP="00D922F1">
            <w:pPr>
              <w:spacing w:line="360" w:lineRule="auto"/>
              <w:ind w:firstLineChars="200" w:firstLine="480"/>
              <w:rPr>
                <w:szCs w:val="21"/>
              </w:rPr>
            </w:pPr>
          </w:p>
        </w:tc>
      </w:tr>
      <w:tr w:rsidR="000C0312" w14:paraId="2299214B" w14:textId="77777777" w:rsidTr="00D922F1">
        <w:trPr>
          <w:trHeight w:val="210"/>
          <w:jc w:val="center"/>
        </w:trPr>
        <w:tc>
          <w:tcPr>
            <w:tcW w:w="2842" w:type="dxa"/>
            <w:shd w:val="clear" w:color="auto" w:fill="auto"/>
            <w:vAlign w:val="center"/>
          </w:tcPr>
          <w:p w14:paraId="5BE797CF" w14:textId="77777777" w:rsidR="000C0312" w:rsidRDefault="000C0312" w:rsidP="00D922F1">
            <w:pPr>
              <w:spacing w:line="360" w:lineRule="auto"/>
              <w:jc w:val="center"/>
              <w:rPr>
                <w:szCs w:val="21"/>
              </w:rPr>
            </w:pPr>
            <w:r>
              <w:rPr>
                <w:rFonts w:hint="eastAsia"/>
                <w:szCs w:val="21"/>
              </w:rPr>
              <w:t>某原材料进入生产线时间</w:t>
            </w:r>
            <w:r>
              <w:rPr>
                <w:rFonts w:hint="eastAsia"/>
                <w:szCs w:val="21"/>
              </w:rPr>
              <w:t>P0</w:t>
            </w:r>
          </w:p>
        </w:tc>
        <w:tc>
          <w:tcPr>
            <w:tcW w:w="2843" w:type="dxa"/>
            <w:vMerge/>
            <w:shd w:val="clear" w:color="auto" w:fill="auto"/>
            <w:vAlign w:val="center"/>
          </w:tcPr>
          <w:p w14:paraId="5EB7BF22"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4A2C5A83" w14:textId="77777777" w:rsidR="000C0312" w:rsidRDefault="000C0312" w:rsidP="00D922F1">
            <w:pPr>
              <w:spacing w:line="360" w:lineRule="auto"/>
              <w:ind w:firstLineChars="200" w:firstLine="480"/>
              <w:rPr>
                <w:szCs w:val="21"/>
              </w:rPr>
            </w:pPr>
          </w:p>
        </w:tc>
      </w:tr>
      <w:tr w:rsidR="000C0312" w14:paraId="03A15DBB" w14:textId="77777777" w:rsidTr="00D922F1">
        <w:trPr>
          <w:trHeight w:val="210"/>
          <w:jc w:val="center"/>
        </w:trPr>
        <w:tc>
          <w:tcPr>
            <w:tcW w:w="2842" w:type="dxa"/>
            <w:shd w:val="clear" w:color="auto" w:fill="auto"/>
            <w:vAlign w:val="center"/>
          </w:tcPr>
          <w:p w14:paraId="679EFB95" w14:textId="77777777" w:rsidR="000C0312" w:rsidRDefault="000C0312" w:rsidP="00D922F1">
            <w:pPr>
              <w:spacing w:line="360" w:lineRule="auto"/>
              <w:jc w:val="center"/>
              <w:rPr>
                <w:szCs w:val="21"/>
              </w:rPr>
            </w:pPr>
            <w:r>
              <w:rPr>
                <w:rFonts w:hint="eastAsia"/>
                <w:szCs w:val="21"/>
              </w:rPr>
              <w:t>某原材料退出生产线时间</w:t>
            </w:r>
            <w:r>
              <w:rPr>
                <w:rFonts w:hint="eastAsia"/>
                <w:szCs w:val="21"/>
              </w:rPr>
              <w:t>Pn</w:t>
            </w:r>
          </w:p>
        </w:tc>
        <w:tc>
          <w:tcPr>
            <w:tcW w:w="2843" w:type="dxa"/>
            <w:vMerge/>
            <w:shd w:val="clear" w:color="auto" w:fill="auto"/>
            <w:vAlign w:val="center"/>
          </w:tcPr>
          <w:p w14:paraId="59266BF4" w14:textId="77777777" w:rsidR="000C0312" w:rsidRDefault="000C0312" w:rsidP="00D922F1">
            <w:pPr>
              <w:spacing w:line="360" w:lineRule="auto"/>
              <w:ind w:firstLineChars="200" w:firstLine="480"/>
              <w:rPr>
                <w:szCs w:val="21"/>
              </w:rPr>
            </w:pPr>
          </w:p>
        </w:tc>
        <w:tc>
          <w:tcPr>
            <w:tcW w:w="2645" w:type="dxa"/>
            <w:vMerge/>
            <w:tcBorders>
              <w:tl2br w:val="single" w:sz="4" w:space="0" w:color="auto"/>
            </w:tcBorders>
            <w:shd w:val="clear" w:color="auto" w:fill="auto"/>
            <w:vAlign w:val="center"/>
          </w:tcPr>
          <w:p w14:paraId="32084DE7" w14:textId="77777777" w:rsidR="000C0312" w:rsidRDefault="000C0312" w:rsidP="00D922F1">
            <w:pPr>
              <w:spacing w:line="360" w:lineRule="auto"/>
              <w:ind w:firstLineChars="200" w:firstLine="480"/>
              <w:rPr>
                <w:szCs w:val="21"/>
              </w:rPr>
            </w:pPr>
          </w:p>
        </w:tc>
      </w:tr>
      <w:tr w:rsidR="000C0312" w14:paraId="2129BB5C" w14:textId="77777777" w:rsidTr="00D922F1">
        <w:trPr>
          <w:jc w:val="center"/>
        </w:trPr>
        <w:tc>
          <w:tcPr>
            <w:tcW w:w="2842" w:type="dxa"/>
            <w:shd w:val="clear" w:color="auto" w:fill="auto"/>
            <w:vAlign w:val="center"/>
          </w:tcPr>
          <w:p w14:paraId="609574FF"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843" w:type="dxa"/>
            <w:shd w:val="clear" w:color="auto" w:fill="auto"/>
            <w:vAlign w:val="center"/>
          </w:tcPr>
          <w:p w14:paraId="60B63EF7" w14:textId="77777777" w:rsidR="000C0312" w:rsidRDefault="000C0312" w:rsidP="00D922F1">
            <w:pPr>
              <w:spacing w:line="360" w:lineRule="auto"/>
              <w:jc w:val="center"/>
              <w:rPr>
                <w:szCs w:val="21"/>
              </w:rPr>
            </w:pPr>
            <w:r>
              <w:rPr>
                <w:rFonts w:hint="eastAsia"/>
                <w:szCs w:val="21"/>
              </w:rPr>
              <w:t>工位资源状态</w:t>
            </w:r>
            <w:r>
              <w:rPr>
                <w:rFonts w:hint="eastAsia"/>
                <w:szCs w:val="21"/>
              </w:rPr>
              <w:t>SRS</w:t>
            </w:r>
          </w:p>
        </w:tc>
        <w:tc>
          <w:tcPr>
            <w:tcW w:w="2645" w:type="dxa"/>
            <w:vMerge/>
            <w:tcBorders>
              <w:tl2br w:val="single" w:sz="4" w:space="0" w:color="auto"/>
            </w:tcBorders>
            <w:shd w:val="clear" w:color="auto" w:fill="auto"/>
            <w:vAlign w:val="center"/>
          </w:tcPr>
          <w:p w14:paraId="4A9A6BE3" w14:textId="77777777" w:rsidR="000C0312" w:rsidRDefault="000C0312" w:rsidP="00D922F1">
            <w:pPr>
              <w:spacing w:line="360" w:lineRule="auto"/>
              <w:ind w:firstLineChars="200" w:firstLine="480"/>
              <w:rPr>
                <w:szCs w:val="21"/>
              </w:rPr>
            </w:pPr>
          </w:p>
        </w:tc>
      </w:tr>
      <w:tr w:rsidR="000C0312" w14:paraId="72FC5DC8" w14:textId="77777777" w:rsidTr="00D922F1">
        <w:trPr>
          <w:jc w:val="center"/>
        </w:trPr>
        <w:tc>
          <w:tcPr>
            <w:tcW w:w="2842" w:type="dxa"/>
            <w:shd w:val="clear" w:color="auto" w:fill="auto"/>
            <w:vAlign w:val="center"/>
          </w:tcPr>
          <w:p w14:paraId="59056E5E"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843" w:type="dxa"/>
            <w:shd w:val="clear" w:color="auto" w:fill="auto"/>
            <w:vAlign w:val="center"/>
          </w:tcPr>
          <w:p w14:paraId="406803F6" w14:textId="77777777" w:rsidR="000C0312" w:rsidRDefault="000C0312" w:rsidP="00D922F1">
            <w:pPr>
              <w:spacing w:line="360" w:lineRule="auto"/>
              <w:jc w:val="center"/>
              <w:rPr>
                <w:szCs w:val="21"/>
              </w:rPr>
            </w:pPr>
            <w:r>
              <w:rPr>
                <w:rFonts w:hint="eastAsia"/>
                <w:szCs w:val="21"/>
              </w:rPr>
              <w:t>工件资源状态</w:t>
            </w:r>
            <w:r>
              <w:rPr>
                <w:rFonts w:hint="eastAsia"/>
                <w:szCs w:val="21"/>
              </w:rPr>
              <w:t>ERS</w:t>
            </w:r>
          </w:p>
        </w:tc>
        <w:tc>
          <w:tcPr>
            <w:tcW w:w="2645" w:type="dxa"/>
            <w:vMerge/>
            <w:tcBorders>
              <w:tl2br w:val="single" w:sz="4" w:space="0" w:color="auto"/>
            </w:tcBorders>
            <w:shd w:val="clear" w:color="auto" w:fill="auto"/>
            <w:vAlign w:val="center"/>
          </w:tcPr>
          <w:p w14:paraId="716CB8D9" w14:textId="77777777" w:rsidR="000C0312" w:rsidRDefault="000C0312" w:rsidP="00D922F1">
            <w:pPr>
              <w:spacing w:line="360" w:lineRule="auto"/>
              <w:ind w:firstLineChars="200" w:firstLine="480"/>
              <w:rPr>
                <w:szCs w:val="21"/>
              </w:rPr>
            </w:pPr>
          </w:p>
        </w:tc>
      </w:tr>
      <w:tr w:rsidR="000C0312" w14:paraId="3B4605D4" w14:textId="77777777" w:rsidTr="00D922F1">
        <w:trPr>
          <w:jc w:val="center"/>
        </w:trPr>
        <w:tc>
          <w:tcPr>
            <w:tcW w:w="2842" w:type="dxa"/>
            <w:shd w:val="clear" w:color="auto" w:fill="auto"/>
            <w:vAlign w:val="center"/>
          </w:tcPr>
          <w:p w14:paraId="56A6B2B9"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843" w:type="dxa"/>
            <w:shd w:val="clear" w:color="auto" w:fill="auto"/>
            <w:vAlign w:val="center"/>
          </w:tcPr>
          <w:p w14:paraId="542340CB" w14:textId="77777777" w:rsidR="000C0312" w:rsidRDefault="000C0312" w:rsidP="00D922F1">
            <w:pPr>
              <w:spacing w:line="360" w:lineRule="auto"/>
              <w:jc w:val="center"/>
              <w:rPr>
                <w:szCs w:val="21"/>
              </w:rPr>
            </w:pPr>
            <w:r>
              <w:rPr>
                <w:rFonts w:hint="eastAsia"/>
                <w:szCs w:val="21"/>
              </w:rPr>
              <w:t>能源消耗状态</w:t>
            </w:r>
            <w:r>
              <w:rPr>
                <w:rFonts w:hint="eastAsia"/>
                <w:szCs w:val="21"/>
              </w:rPr>
              <w:t>ECS</w:t>
            </w:r>
          </w:p>
        </w:tc>
        <w:tc>
          <w:tcPr>
            <w:tcW w:w="2645" w:type="dxa"/>
            <w:vMerge/>
            <w:tcBorders>
              <w:tl2br w:val="single" w:sz="4" w:space="0" w:color="auto"/>
            </w:tcBorders>
            <w:shd w:val="clear" w:color="auto" w:fill="auto"/>
            <w:vAlign w:val="center"/>
          </w:tcPr>
          <w:p w14:paraId="67798090" w14:textId="77777777" w:rsidR="000C0312" w:rsidRDefault="000C0312" w:rsidP="00D922F1">
            <w:pPr>
              <w:spacing w:line="360" w:lineRule="auto"/>
              <w:ind w:firstLineChars="200" w:firstLine="480"/>
              <w:rPr>
                <w:szCs w:val="21"/>
              </w:rPr>
            </w:pPr>
          </w:p>
        </w:tc>
      </w:tr>
      <w:tr w:rsidR="000C0312" w14:paraId="56274624" w14:textId="77777777" w:rsidTr="00D922F1">
        <w:trPr>
          <w:jc w:val="center"/>
        </w:trPr>
        <w:tc>
          <w:tcPr>
            <w:tcW w:w="2842" w:type="dxa"/>
            <w:tcBorders>
              <w:bottom w:val="single" w:sz="4" w:space="0" w:color="auto"/>
            </w:tcBorders>
            <w:shd w:val="clear" w:color="auto" w:fill="auto"/>
            <w:vAlign w:val="center"/>
          </w:tcPr>
          <w:p w14:paraId="085A76FA"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843" w:type="dxa"/>
            <w:shd w:val="clear" w:color="auto" w:fill="auto"/>
            <w:vAlign w:val="center"/>
          </w:tcPr>
          <w:p w14:paraId="119309F3" w14:textId="77777777" w:rsidR="000C0312" w:rsidRDefault="000C0312" w:rsidP="00D922F1">
            <w:pPr>
              <w:spacing w:line="360" w:lineRule="auto"/>
              <w:jc w:val="center"/>
              <w:rPr>
                <w:szCs w:val="21"/>
              </w:rPr>
            </w:pPr>
            <w:r>
              <w:rPr>
                <w:rFonts w:hint="eastAsia"/>
                <w:szCs w:val="21"/>
              </w:rPr>
              <w:t>能源效率</w:t>
            </w:r>
            <w:r>
              <w:rPr>
                <w:rFonts w:hint="eastAsia"/>
                <w:szCs w:val="21"/>
              </w:rPr>
              <w:t>EE</w:t>
            </w:r>
          </w:p>
        </w:tc>
        <w:tc>
          <w:tcPr>
            <w:tcW w:w="2645" w:type="dxa"/>
            <w:vMerge/>
            <w:tcBorders>
              <w:tl2br w:val="single" w:sz="4" w:space="0" w:color="auto"/>
            </w:tcBorders>
            <w:shd w:val="clear" w:color="auto" w:fill="auto"/>
            <w:vAlign w:val="center"/>
          </w:tcPr>
          <w:p w14:paraId="50F15A6F" w14:textId="77777777" w:rsidR="000C0312" w:rsidRDefault="000C0312" w:rsidP="00D922F1">
            <w:pPr>
              <w:spacing w:line="360" w:lineRule="auto"/>
              <w:ind w:firstLineChars="200" w:firstLine="480"/>
              <w:rPr>
                <w:szCs w:val="21"/>
              </w:rPr>
            </w:pPr>
          </w:p>
        </w:tc>
      </w:tr>
      <w:tr w:rsidR="000C0312" w14:paraId="6FE842F3" w14:textId="77777777" w:rsidTr="00D922F1">
        <w:trPr>
          <w:jc w:val="center"/>
        </w:trPr>
        <w:tc>
          <w:tcPr>
            <w:tcW w:w="2842" w:type="dxa"/>
            <w:tcBorders>
              <w:tl2br w:val="nil"/>
            </w:tcBorders>
            <w:shd w:val="clear" w:color="auto" w:fill="auto"/>
            <w:vAlign w:val="center"/>
          </w:tcPr>
          <w:p w14:paraId="3BBAA98C"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03072ADE" w14:textId="77777777" w:rsidR="000C0312" w:rsidRDefault="000C0312" w:rsidP="00D922F1">
            <w:pPr>
              <w:spacing w:line="360" w:lineRule="auto"/>
              <w:jc w:val="center"/>
              <w:rPr>
                <w:szCs w:val="21"/>
              </w:rPr>
            </w:pPr>
            <w:r>
              <w:rPr>
                <w:rFonts w:hint="eastAsia"/>
                <w:szCs w:val="21"/>
              </w:rPr>
              <w:t>加工成本</w:t>
            </w:r>
            <w:r>
              <w:rPr>
                <w:rFonts w:hint="eastAsia"/>
                <w:szCs w:val="21"/>
              </w:rPr>
              <w:t>PC=TCT*PCU</w:t>
            </w:r>
          </w:p>
        </w:tc>
        <w:tc>
          <w:tcPr>
            <w:tcW w:w="2645" w:type="dxa"/>
            <w:vMerge w:val="restart"/>
            <w:shd w:val="clear" w:color="auto" w:fill="auto"/>
            <w:vAlign w:val="center"/>
          </w:tcPr>
          <w:p w14:paraId="4504334E" w14:textId="77777777" w:rsidR="000C0312" w:rsidRDefault="000C0312" w:rsidP="00D922F1">
            <w:pPr>
              <w:spacing w:line="360" w:lineRule="auto"/>
              <w:jc w:val="center"/>
              <w:rPr>
                <w:szCs w:val="21"/>
              </w:rPr>
            </w:pPr>
            <w:r>
              <w:rPr>
                <w:rFonts w:hint="eastAsia"/>
                <w:szCs w:val="21"/>
              </w:rPr>
              <w:t>成本</w:t>
            </w:r>
            <w:r>
              <w:rPr>
                <w:rFonts w:hint="eastAsia"/>
                <w:szCs w:val="21"/>
              </w:rPr>
              <w:t>C</w:t>
            </w:r>
          </w:p>
          <w:p w14:paraId="4D311B11" w14:textId="77777777" w:rsidR="000C0312" w:rsidRDefault="000C0312" w:rsidP="00D922F1">
            <w:pPr>
              <w:spacing w:line="360" w:lineRule="auto"/>
              <w:jc w:val="center"/>
              <w:rPr>
                <w:szCs w:val="21"/>
              </w:rPr>
            </w:pPr>
            <w:r>
              <w:rPr>
                <w:rFonts w:hint="eastAsia"/>
                <w:szCs w:val="21"/>
              </w:rPr>
              <w:t>C = PC + LC + AC</w:t>
            </w:r>
          </w:p>
        </w:tc>
      </w:tr>
      <w:tr w:rsidR="000C0312" w14:paraId="3D98AD99" w14:textId="77777777" w:rsidTr="00D922F1">
        <w:trPr>
          <w:jc w:val="center"/>
        </w:trPr>
        <w:tc>
          <w:tcPr>
            <w:tcW w:w="2842" w:type="dxa"/>
            <w:tcBorders>
              <w:tl2br w:val="nil"/>
            </w:tcBorders>
            <w:shd w:val="clear" w:color="auto" w:fill="auto"/>
            <w:vAlign w:val="center"/>
          </w:tcPr>
          <w:p w14:paraId="3C5D5412" w14:textId="77777777" w:rsidR="000C0312" w:rsidRDefault="000C0312" w:rsidP="00D922F1">
            <w:pPr>
              <w:spacing w:line="360" w:lineRule="auto"/>
              <w:jc w:val="center"/>
              <w:rPr>
                <w:szCs w:val="21"/>
              </w:rPr>
            </w:pPr>
            <w:r>
              <w:rPr>
                <w:rFonts w:hint="eastAsia"/>
                <w:szCs w:val="21"/>
              </w:rPr>
              <w:t>物流时间</w:t>
            </w:r>
            <w:r>
              <w:rPr>
                <w:rFonts w:hint="eastAsia"/>
                <w:szCs w:val="21"/>
              </w:rPr>
              <w:t>ST</w:t>
            </w:r>
          </w:p>
        </w:tc>
        <w:tc>
          <w:tcPr>
            <w:tcW w:w="2843" w:type="dxa"/>
            <w:shd w:val="clear" w:color="auto" w:fill="auto"/>
            <w:vAlign w:val="center"/>
          </w:tcPr>
          <w:p w14:paraId="636F10AD" w14:textId="77777777" w:rsidR="000C0312" w:rsidRDefault="000C0312" w:rsidP="00D922F1">
            <w:pPr>
              <w:spacing w:line="360" w:lineRule="auto"/>
              <w:jc w:val="center"/>
              <w:rPr>
                <w:szCs w:val="21"/>
              </w:rPr>
            </w:pPr>
            <w:r>
              <w:rPr>
                <w:rFonts w:hint="eastAsia"/>
                <w:szCs w:val="21"/>
              </w:rPr>
              <w:t>运输成本</w:t>
            </w:r>
            <w:r>
              <w:rPr>
                <w:rFonts w:hint="eastAsia"/>
                <w:szCs w:val="21"/>
              </w:rPr>
              <w:t>LC=ST*LCU</w:t>
            </w:r>
          </w:p>
        </w:tc>
        <w:tc>
          <w:tcPr>
            <w:tcW w:w="2645" w:type="dxa"/>
            <w:vMerge/>
            <w:shd w:val="clear" w:color="auto" w:fill="auto"/>
            <w:vAlign w:val="center"/>
          </w:tcPr>
          <w:p w14:paraId="36DFAA65" w14:textId="77777777" w:rsidR="000C0312" w:rsidRDefault="000C0312" w:rsidP="00D922F1">
            <w:pPr>
              <w:spacing w:line="360" w:lineRule="auto"/>
              <w:ind w:firstLineChars="200" w:firstLine="480"/>
              <w:rPr>
                <w:szCs w:val="21"/>
              </w:rPr>
            </w:pPr>
          </w:p>
        </w:tc>
      </w:tr>
      <w:tr w:rsidR="000C0312" w14:paraId="59B2727C" w14:textId="77777777" w:rsidTr="00D922F1">
        <w:trPr>
          <w:jc w:val="center"/>
        </w:trPr>
        <w:tc>
          <w:tcPr>
            <w:tcW w:w="2842" w:type="dxa"/>
            <w:tcBorders>
              <w:bottom w:val="single" w:sz="4" w:space="0" w:color="auto"/>
              <w:tl2br w:val="nil"/>
            </w:tcBorders>
            <w:shd w:val="clear" w:color="auto" w:fill="auto"/>
            <w:vAlign w:val="center"/>
          </w:tcPr>
          <w:p w14:paraId="2548964F" w14:textId="77777777" w:rsidR="000C0312" w:rsidRDefault="000C0312" w:rsidP="00D922F1">
            <w:pPr>
              <w:spacing w:line="360" w:lineRule="auto"/>
              <w:jc w:val="center"/>
              <w:rPr>
                <w:szCs w:val="21"/>
              </w:rPr>
            </w:pPr>
            <w:r>
              <w:rPr>
                <w:rFonts w:hint="eastAsia"/>
                <w:szCs w:val="21"/>
              </w:rPr>
              <w:t>完工时间</w:t>
            </w:r>
            <w:r>
              <w:rPr>
                <w:rFonts w:hint="eastAsia"/>
                <w:szCs w:val="21"/>
              </w:rPr>
              <w:t>TCT</w:t>
            </w:r>
          </w:p>
        </w:tc>
        <w:tc>
          <w:tcPr>
            <w:tcW w:w="2843" w:type="dxa"/>
            <w:shd w:val="clear" w:color="auto" w:fill="auto"/>
            <w:vAlign w:val="center"/>
          </w:tcPr>
          <w:p w14:paraId="6CBB125D" w14:textId="77777777" w:rsidR="000C0312" w:rsidRDefault="000C0312" w:rsidP="00D922F1">
            <w:pPr>
              <w:spacing w:line="360" w:lineRule="auto"/>
              <w:jc w:val="center"/>
              <w:rPr>
                <w:szCs w:val="21"/>
              </w:rPr>
            </w:pPr>
            <w:r>
              <w:rPr>
                <w:rFonts w:hint="eastAsia"/>
                <w:szCs w:val="21"/>
              </w:rPr>
              <w:t>管理成本</w:t>
            </w:r>
            <w:r>
              <w:rPr>
                <w:rFonts w:hint="eastAsia"/>
                <w:szCs w:val="21"/>
              </w:rPr>
              <w:t>AC=TCT*ACU</w:t>
            </w:r>
          </w:p>
        </w:tc>
        <w:tc>
          <w:tcPr>
            <w:tcW w:w="2645" w:type="dxa"/>
            <w:vMerge/>
            <w:shd w:val="clear" w:color="auto" w:fill="auto"/>
            <w:vAlign w:val="center"/>
          </w:tcPr>
          <w:p w14:paraId="5FBC666E" w14:textId="77777777" w:rsidR="000C0312" w:rsidRDefault="000C0312" w:rsidP="00D922F1">
            <w:pPr>
              <w:spacing w:line="360" w:lineRule="auto"/>
              <w:ind w:firstLineChars="200" w:firstLine="480"/>
              <w:rPr>
                <w:szCs w:val="21"/>
              </w:rPr>
            </w:pPr>
          </w:p>
        </w:tc>
      </w:tr>
      <w:tr w:rsidR="000C0312" w14:paraId="396E1F74" w14:textId="77777777" w:rsidTr="00D922F1">
        <w:trPr>
          <w:jc w:val="center"/>
        </w:trPr>
        <w:tc>
          <w:tcPr>
            <w:tcW w:w="2842" w:type="dxa"/>
            <w:vMerge w:val="restart"/>
            <w:tcBorders>
              <w:tl2br w:val="single" w:sz="4" w:space="0" w:color="auto"/>
            </w:tcBorders>
            <w:shd w:val="clear" w:color="auto" w:fill="auto"/>
            <w:vAlign w:val="center"/>
          </w:tcPr>
          <w:p w14:paraId="2DDEE7CC" w14:textId="77777777" w:rsidR="000C0312" w:rsidRDefault="000C0312" w:rsidP="00D922F1">
            <w:pPr>
              <w:spacing w:line="360" w:lineRule="auto"/>
              <w:ind w:firstLineChars="200" w:firstLine="480"/>
              <w:rPr>
                <w:szCs w:val="21"/>
              </w:rPr>
            </w:pPr>
          </w:p>
        </w:tc>
        <w:tc>
          <w:tcPr>
            <w:tcW w:w="2843" w:type="dxa"/>
            <w:shd w:val="clear" w:color="auto" w:fill="auto"/>
            <w:vAlign w:val="center"/>
          </w:tcPr>
          <w:p w14:paraId="5B6F5466" w14:textId="77777777" w:rsidR="000C0312" w:rsidRDefault="000C0312" w:rsidP="00D922F1">
            <w:pPr>
              <w:spacing w:line="360" w:lineRule="auto"/>
              <w:jc w:val="center"/>
              <w:rPr>
                <w:szCs w:val="21"/>
              </w:rPr>
            </w:pPr>
            <w:r>
              <w:rPr>
                <w:rFonts w:hint="eastAsia"/>
                <w:szCs w:val="21"/>
              </w:rPr>
              <w:t>产品质量</w:t>
            </w:r>
            <w:r>
              <w:rPr>
                <w:rFonts w:hint="eastAsia"/>
                <w:szCs w:val="21"/>
              </w:rPr>
              <w:t>PQ</w:t>
            </w:r>
          </w:p>
        </w:tc>
        <w:tc>
          <w:tcPr>
            <w:tcW w:w="2645" w:type="dxa"/>
            <w:vMerge w:val="restart"/>
            <w:shd w:val="clear" w:color="auto" w:fill="auto"/>
            <w:vAlign w:val="center"/>
          </w:tcPr>
          <w:p w14:paraId="5905BE58" w14:textId="77777777" w:rsidR="000C0312" w:rsidRDefault="000C0312" w:rsidP="00D922F1">
            <w:pPr>
              <w:spacing w:line="360" w:lineRule="auto"/>
              <w:jc w:val="center"/>
              <w:rPr>
                <w:szCs w:val="21"/>
              </w:rPr>
            </w:pPr>
            <w:r>
              <w:rPr>
                <w:rFonts w:hint="eastAsia"/>
                <w:szCs w:val="21"/>
              </w:rPr>
              <w:t>质量</w:t>
            </w:r>
            <w:r>
              <w:rPr>
                <w:rFonts w:hint="eastAsia"/>
                <w:szCs w:val="21"/>
              </w:rPr>
              <w:t>Qua</w:t>
            </w:r>
          </w:p>
          <w:p w14:paraId="4C642862" w14:textId="77777777" w:rsidR="000C0312" w:rsidRDefault="000C0312" w:rsidP="00D922F1">
            <w:pPr>
              <w:spacing w:line="360" w:lineRule="auto"/>
              <w:jc w:val="center"/>
              <w:rPr>
                <w:szCs w:val="21"/>
              </w:rPr>
            </w:pPr>
            <w:r>
              <w:rPr>
                <w:rFonts w:hint="eastAsia"/>
                <w:szCs w:val="21"/>
              </w:rPr>
              <w:t>Qua = PQ + AQ</w:t>
            </w:r>
          </w:p>
        </w:tc>
      </w:tr>
      <w:tr w:rsidR="000C0312" w14:paraId="22525508" w14:textId="77777777" w:rsidTr="00D922F1">
        <w:trPr>
          <w:jc w:val="center"/>
        </w:trPr>
        <w:tc>
          <w:tcPr>
            <w:tcW w:w="2842" w:type="dxa"/>
            <w:vMerge/>
            <w:tcBorders>
              <w:tl2br w:val="single" w:sz="4" w:space="0" w:color="auto"/>
            </w:tcBorders>
            <w:shd w:val="clear" w:color="auto" w:fill="auto"/>
            <w:vAlign w:val="center"/>
          </w:tcPr>
          <w:p w14:paraId="50B9758A" w14:textId="77777777" w:rsidR="000C0312" w:rsidRDefault="000C0312" w:rsidP="00D922F1">
            <w:pPr>
              <w:spacing w:line="360" w:lineRule="auto"/>
              <w:ind w:firstLineChars="200" w:firstLine="480"/>
              <w:rPr>
                <w:szCs w:val="21"/>
              </w:rPr>
            </w:pPr>
          </w:p>
        </w:tc>
        <w:tc>
          <w:tcPr>
            <w:tcW w:w="2843" w:type="dxa"/>
            <w:tcBorders>
              <w:bottom w:val="single" w:sz="4" w:space="0" w:color="auto"/>
            </w:tcBorders>
            <w:shd w:val="clear" w:color="auto" w:fill="auto"/>
            <w:vAlign w:val="center"/>
          </w:tcPr>
          <w:p w14:paraId="75DF0526" w14:textId="77777777" w:rsidR="000C0312" w:rsidRDefault="000C0312" w:rsidP="00D922F1">
            <w:pPr>
              <w:spacing w:line="360" w:lineRule="auto"/>
              <w:jc w:val="center"/>
              <w:rPr>
                <w:szCs w:val="21"/>
              </w:rPr>
            </w:pPr>
            <w:r>
              <w:rPr>
                <w:rFonts w:hint="eastAsia"/>
                <w:szCs w:val="21"/>
              </w:rPr>
              <w:t>管理质量</w:t>
            </w:r>
            <w:r>
              <w:rPr>
                <w:rFonts w:hint="eastAsia"/>
                <w:szCs w:val="21"/>
              </w:rPr>
              <w:t>AQ</w:t>
            </w:r>
          </w:p>
        </w:tc>
        <w:tc>
          <w:tcPr>
            <w:tcW w:w="2645" w:type="dxa"/>
            <w:vMerge/>
            <w:shd w:val="clear" w:color="auto" w:fill="auto"/>
            <w:vAlign w:val="center"/>
          </w:tcPr>
          <w:p w14:paraId="07D570BA" w14:textId="77777777" w:rsidR="000C0312" w:rsidRDefault="000C0312" w:rsidP="00D922F1">
            <w:pPr>
              <w:spacing w:line="360" w:lineRule="auto"/>
              <w:ind w:firstLineChars="200" w:firstLine="480"/>
              <w:rPr>
                <w:szCs w:val="21"/>
              </w:rPr>
            </w:pPr>
          </w:p>
        </w:tc>
      </w:tr>
      <w:tr w:rsidR="000C0312" w14:paraId="7CC0C80D" w14:textId="77777777" w:rsidTr="00D922F1">
        <w:trPr>
          <w:jc w:val="center"/>
        </w:trPr>
        <w:tc>
          <w:tcPr>
            <w:tcW w:w="2842" w:type="dxa"/>
            <w:vMerge/>
            <w:tcBorders>
              <w:tl2br w:val="single" w:sz="4" w:space="0" w:color="auto"/>
            </w:tcBorders>
            <w:shd w:val="clear" w:color="auto" w:fill="auto"/>
            <w:vAlign w:val="center"/>
          </w:tcPr>
          <w:p w14:paraId="4B94D5FE" w14:textId="77777777" w:rsidR="000C0312" w:rsidRDefault="000C0312" w:rsidP="00D922F1">
            <w:pPr>
              <w:spacing w:line="360" w:lineRule="auto"/>
              <w:ind w:firstLineChars="200" w:firstLine="480"/>
              <w:rPr>
                <w:szCs w:val="21"/>
              </w:rPr>
            </w:pPr>
          </w:p>
        </w:tc>
        <w:tc>
          <w:tcPr>
            <w:tcW w:w="2843" w:type="dxa"/>
            <w:vMerge w:val="restart"/>
            <w:tcBorders>
              <w:tl2br w:val="single" w:sz="4" w:space="0" w:color="auto"/>
            </w:tcBorders>
            <w:shd w:val="clear" w:color="auto" w:fill="auto"/>
            <w:vAlign w:val="center"/>
          </w:tcPr>
          <w:p w14:paraId="27E2530F"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30991B80" w14:textId="77777777" w:rsidR="000C0312" w:rsidRDefault="000C0312" w:rsidP="00D922F1">
            <w:pPr>
              <w:spacing w:line="360" w:lineRule="auto"/>
              <w:jc w:val="center"/>
              <w:rPr>
                <w:szCs w:val="21"/>
              </w:rPr>
            </w:pPr>
            <w:r>
              <w:rPr>
                <w:rFonts w:hint="eastAsia"/>
                <w:szCs w:val="21"/>
              </w:rPr>
              <w:t>服务可靠性</w:t>
            </w:r>
            <w:r>
              <w:rPr>
                <w:rFonts w:hint="eastAsia"/>
                <w:szCs w:val="21"/>
              </w:rPr>
              <w:t>Rel</w:t>
            </w:r>
          </w:p>
        </w:tc>
      </w:tr>
      <w:tr w:rsidR="000C0312" w14:paraId="6329523B" w14:textId="77777777" w:rsidTr="00D922F1">
        <w:trPr>
          <w:jc w:val="center"/>
        </w:trPr>
        <w:tc>
          <w:tcPr>
            <w:tcW w:w="2842" w:type="dxa"/>
            <w:vMerge/>
            <w:tcBorders>
              <w:tl2br w:val="single" w:sz="4" w:space="0" w:color="auto"/>
            </w:tcBorders>
            <w:shd w:val="clear" w:color="auto" w:fill="auto"/>
            <w:vAlign w:val="center"/>
          </w:tcPr>
          <w:p w14:paraId="0AC790A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250579A4"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5E183EAD" w14:textId="77777777" w:rsidR="000C0312" w:rsidRDefault="000C0312" w:rsidP="00D922F1">
            <w:pPr>
              <w:spacing w:line="360" w:lineRule="auto"/>
              <w:jc w:val="center"/>
              <w:rPr>
                <w:szCs w:val="21"/>
              </w:rPr>
            </w:pPr>
            <w:r>
              <w:rPr>
                <w:rFonts w:hint="eastAsia"/>
                <w:szCs w:val="21"/>
              </w:rPr>
              <w:t>服务可用性</w:t>
            </w:r>
            <w:r>
              <w:rPr>
                <w:rFonts w:hint="eastAsia"/>
                <w:szCs w:val="21"/>
              </w:rPr>
              <w:t>Ava</w:t>
            </w:r>
          </w:p>
        </w:tc>
      </w:tr>
      <w:tr w:rsidR="000C0312" w14:paraId="0B64FBB2" w14:textId="77777777" w:rsidTr="00D922F1">
        <w:trPr>
          <w:jc w:val="center"/>
        </w:trPr>
        <w:tc>
          <w:tcPr>
            <w:tcW w:w="2842" w:type="dxa"/>
            <w:vMerge/>
            <w:tcBorders>
              <w:tl2br w:val="single" w:sz="4" w:space="0" w:color="auto"/>
            </w:tcBorders>
            <w:shd w:val="clear" w:color="auto" w:fill="auto"/>
            <w:vAlign w:val="center"/>
          </w:tcPr>
          <w:p w14:paraId="4344840A" w14:textId="77777777" w:rsidR="000C0312" w:rsidRDefault="000C0312" w:rsidP="00D922F1">
            <w:pPr>
              <w:spacing w:line="360" w:lineRule="auto"/>
              <w:ind w:firstLineChars="200" w:firstLine="480"/>
              <w:rPr>
                <w:szCs w:val="21"/>
              </w:rPr>
            </w:pPr>
          </w:p>
        </w:tc>
        <w:tc>
          <w:tcPr>
            <w:tcW w:w="2843" w:type="dxa"/>
            <w:vMerge/>
            <w:tcBorders>
              <w:tl2br w:val="single" w:sz="4" w:space="0" w:color="auto"/>
            </w:tcBorders>
            <w:shd w:val="clear" w:color="auto" w:fill="auto"/>
            <w:vAlign w:val="center"/>
          </w:tcPr>
          <w:p w14:paraId="368A4EF9" w14:textId="77777777" w:rsidR="000C0312" w:rsidRDefault="000C0312" w:rsidP="00D922F1">
            <w:pPr>
              <w:spacing w:line="360" w:lineRule="auto"/>
              <w:ind w:firstLineChars="200" w:firstLine="480"/>
              <w:rPr>
                <w:szCs w:val="21"/>
              </w:rPr>
            </w:pPr>
          </w:p>
        </w:tc>
        <w:tc>
          <w:tcPr>
            <w:tcW w:w="2645" w:type="dxa"/>
            <w:shd w:val="clear" w:color="auto" w:fill="auto"/>
            <w:vAlign w:val="center"/>
          </w:tcPr>
          <w:p w14:paraId="73046A0A" w14:textId="77777777" w:rsidR="000C0312" w:rsidRDefault="000C0312" w:rsidP="00D922F1">
            <w:pPr>
              <w:spacing w:line="360" w:lineRule="auto"/>
              <w:jc w:val="center"/>
              <w:rPr>
                <w:szCs w:val="21"/>
              </w:rPr>
            </w:pPr>
            <w:r>
              <w:rPr>
                <w:rFonts w:hint="eastAsia"/>
                <w:szCs w:val="21"/>
              </w:rPr>
              <w:t>服务诚信度</w:t>
            </w:r>
            <w:r>
              <w:rPr>
                <w:rFonts w:hint="eastAsia"/>
                <w:szCs w:val="21"/>
              </w:rPr>
              <w:t>Rep</w:t>
            </w:r>
          </w:p>
        </w:tc>
      </w:tr>
    </w:tbl>
    <w:p w14:paraId="3C188B18" w14:textId="77777777" w:rsidR="000C0312" w:rsidRPr="000C204B" w:rsidRDefault="000C0312" w:rsidP="000C0312">
      <w:pPr>
        <w:spacing w:line="400" w:lineRule="exact"/>
        <w:ind w:firstLineChars="200" w:firstLine="480"/>
      </w:pPr>
      <w:r w:rsidRPr="000C204B">
        <w:t>需要说明以下参数：</w:t>
      </w:r>
    </w:p>
    <w:p w14:paraId="149CF0BD" w14:textId="77777777" w:rsidR="000C0312" w:rsidRPr="000C204B" w:rsidRDefault="000C0312" w:rsidP="000C0312">
      <w:pPr>
        <w:spacing w:line="400" w:lineRule="exact"/>
        <w:ind w:firstLineChars="200" w:firstLine="480"/>
      </w:pPr>
      <w:r w:rsidRPr="000C204B">
        <w:t xml:space="preserve">1. </w:t>
      </w:r>
      <w:r w:rsidRPr="000C204B">
        <w:t>每小时加工成本（</w:t>
      </w:r>
      <w:r w:rsidRPr="000C204B">
        <w:t>Processing Cost Unit</w:t>
      </w:r>
      <w:r w:rsidRPr="000C204B">
        <w:t>，简称</w:t>
      </w:r>
      <w:r w:rsidRPr="000C204B">
        <w:t>“PCU”</w:t>
      </w:r>
      <w:r w:rsidRPr="000C204B">
        <w:t>），</w:t>
      </w:r>
      <w:r w:rsidRPr="000C204B">
        <w:t>PCU=1000</w:t>
      </w:r>
      <w:r w:rsidRPr="000C204B">
        <w:t>元</w:t>
      </w:r>
      <w:r w:rsidRPr="000C204B">
        <w:t>/H</w:t>
      </w:r>
      <w:r w:rsidRPr="000C204B">
        <w:t>。</w:t>
      </w:r>
    </w:p>
    <w:p w14:paraId="63CC2E0B" w14:textId="77777777" w:rsidR="000C0312" w:rsidRPr="000C204B" w:rsidRDefault="000C0312" w:rsidP="000C0312">
      <w:pPr>
        <w:spacing w:line="400" w:lineRule="exact"/>
        <w:ind w:firstLineChars="200" w:firstLine="480"/>
      </w:pPr>
      <w:r w:rsidRPr="000C204B">
        <w:t xml:space="preserve">2. </w:t>
      </w:r>
      <w:r w:rsidRPr="000C204B">
        <w:t>每小时物流成本（</w:t>
      </w:r>
      <w:r w:rsidRPr="000C204B">
        <w:t>Logistics Cost Unit</w:t>
      </w:r>
      <w:r w:rsidRPr="000C204B">
        <w:t>，简称</w:t>
      </w:r>
      <w:r w:rsidRPr="000C204B">
        <w:t>“LCU”</w:t>
      </w:r>
      <w:r w:rsidRPr="000C204B">
        <w:t>），</w:t>
      </w:r>
      <w:r w:rsidRPr="000C204B">
        <w:t>LCU=1000</w:t>
      </w:r>
      <w:r w:rsidRPr="000C204B">
        <w:t>元</w:t>
      </w:r>
      <w:r w:rsidRPr="000C204B">
        <w:t>/H</w:t>
      </w:r>
      <w:r w:rsidRPr="000C204B">
        <w:t>。</w:t>
      </w:r>
    </w:p>
    <w:p w14:paraId="2B0F3C5B" w14:textId="77777777" w:rsidR="000C0312" w:rsidRPr="000C204B" w:rsidRDefault="000C0312" w:rsidP="000C0312">
      <w:pPr>
        <w:spacing w:line="400" w:lineRule="exact"/>
        <w:ind w:firstLineChars="200" w:firstLine="480"/>
      </w:pPr>
      <w:r w:rsidRPr="000C204B">
        <w:t xml:space="preserve">3. </w:t>
      </w:r>
      <w:r w:rsidRPr="000C204B">
        <w:t>每小时管理成本（</w:t>
      </w:r>
      <w:r w:rsidRPr="000C204B">
        <w:t>Administration Cost Unit</w:t>
      </w:r>
      <w:r w:rsidRPr="000C204B">
        <w:t>，简称</w:t>
      </w:r>
      <w:r w:rsidRPr="000C204B">
        <w:t>“ACU”</w:t>
      </w:r>
      <w:r w:rsidRPr="000C204B">
        <w:t>），</w:t>
      </w:r>
      <w:r w:rsidRPr="000C204B">
        <w:t>ACU=100</w:t>
      </w:r>
      <w:r w:rsidRPr="000C204B">
        <w:t>元</w:t>
      </w:r>
      <w:r w:rsidRPr="000C204B">
        <w:t>/H</w:t>
      </w:r>
      <w:r w:rsidRPr="000C204B">
        <w:t>。</w:t>
      </w:r>
    </w:p>
    <w:p w14:paraId="028B392B" w14:textId="77777777" w:rsidR="000C0312" w:rsidRPr="000C204B" w:rsidRDefault="000C0312" w:rsidP="000C0312">
      <w:pPr>
        <w:spacing w:line="400" w:lineRule="exact"/>
        <w:ind w:firstLineChars="200" w:firstLine="480"/>
      </w:pPr>
      <w:r w:rsidRPr="000C204B">
        <w:t xml:space="preserve">4. </w:t>
      </w:r>
      <w:r w:rsidRPr="000C204B">
        <w:t>物流速度（</w:t>
      </w:r>
      <w:r w:rsidRPr="000C204B">
        <w:t>Logistics Speed</w:t>
      </w:r>
      <w:r w:rsidRPr="000C204B">
        <w:t>，简称</w:t>
      </w:r>
      <w:r w:rsidRPr="000C204B">
        <w:t>“LS”</w:t>
      </w:r>
      <w:r w:rsidRPr="000C204B">
        <w:t>）</w:t>
      </w:r>
      <w:r w:rsidRPr="000C204B">
        <w:t>LS=50KM/H</w:t>
      </w:r>
      <w:r w:rsidRPr="000C204B">
        <w:t>。</w:t>
      </w:r>
    </w:p>
    <w:p w14:paraId="321CCC63" w14:textId="77777777" w:rsidR="00817E93" w:rsidRDefault="000C0312" w:rsidP="009D28BC">
      <w:pPr>
        <w:spacing w:line="400" w:lineRule="exact"/>
        <w:ind w:firstLineChars="200" w:firstLine="480"/>
      </w:pPr>
      <w:r w:rsidRPr="000C204B">
        <w:t xml:space="preserve">5. </w:t>
      </w:r>
      <w:r w:rsidRPr="000C204B">
        <w:t>物流距离（</w:t>
      </w:r>
      <w:r w:rsidRPr="000C204B">
        <w:t>Logistics Distance</w:t>
      </w:r>
      <w:r w:rsidRPr="000C204B">
        <w:t>，简称</w:t>
      </w:r>
      <w:r w:rsidRPr="000C204B">
        <w:t>“LD”</w:t>
      </w:r>
      <w:r w:rsidRPr="000C204B">
        <w:t>）视服务供需双方的具体距离而定。</w:t>
      </w:r>
    </w:p>
    <w:p w14:paraId="2D490548" w14:textId="326E8824" w:rsidR="0020343A" w:rsidRDefault="0020343A" w:rsidP="0020343A">
      <w:pPr>
        <w:pStyle w:val="2"/>
      </w:pPr>
      <w:bookmarkStart w:id="101" w:name="_Toc501892831"/>
      <w:r>
        <w:rPr>
          <w:rFonts w:hint="eastAsia"/>
        </w:rPr>
        <w:t>5</w:t>
      </w:r>
      <w:r>
        <w:t xml:space="preserve">.3 </w:t>
      </w:r>
      <w:r>
        <w:rPr>
          <w:rFonts w:hint="eastAsia"/>
        </w:rPr>
        <w:t>仿真</w:t>
      </w:r>
      <w:r>
        <w:t>平台执行评价</w:t>
      </w:r>
      <w:bookmarkEnd w:id="101"/>
    </w:p>
    <w:p w14:paraId="36B7CF6E" w14:textId="6793D46B" w:rsidR="0020343A" w:rsidRPr="0020343A" w:rsidRDefault="002E15A4" w:rsidP="0020343A">
      <w:pPr>
        <w:pStyle w:val="3"/>
      </w:pPr>
      <w:bookmarkStart w:id="102" w:name="_Toc501892832"/>
      <w:r>
        <w:rPr>
          <w:rFonts w:hint="eastAsia"/>
        </w:rPr>
        <w:t>5</w:t>
      </w:r>
      <w:r w:rsidR="0020343A">
        <w:t>.3.1</w:t>
      </w:r>
      <w:r>
        <w:t xml:space="preserve"> </w:t>
      </w:r>
      <w:r w:rsidR="003C1470">
        <w:rPr>
          <w:rFonts w:hint="eastAsia"/>
        </w:rPr>
        <w:t>仿真</w:t>
      </w:r>
      <w:r w:rsidR="003C1470">
        <w:t>平台对OWL-S文件的读取</w:t>
      </w:r>
      <w:bookmarkEnd w:id="102"/>
    </w:p>
    <w:p w14:paraId="6CD4DBBA" w14:textId="77777777" w:rsidR="004D73A6" w:rsidRDefault="004D73A6" w:rsidP="004D73A6">
      <w:pPr>
        <w:spacing w:line="400" w:lineRule="exact"/>
        <w:ind w:firstLineChars="200" w:firstLine="480"/>
      </w:pPr>
      <w:r w:rsidRPr="00A164A5">
        <w:rPr>
          <w:rFonts w:hint="eastAsia"/>
        </w:rPr>
        <w:t>云平台上的</w:t>
      </w:r>
      <w:proofErr w:type="gramStart"/>
      <w:r>
        <w:rPr>
          <w:rFonts w:hint="eastAsia"/>
        </w:rPr>
        <w:t>云制造</w:t>
      </w:r>
      <w:proofErr w:type="gramEnd"/>
      <w:r w:rsidRPr="00A164A5">
        <w:rPr>
          <w:rFonts w:hint="eastAsia"/>
        </w:rPr>
        <w:t>服务组合由</w:t>
      </w:r>
      <w:r w:rsidRPr="00A164A5">
        <w:rPr>
          <w:rFonts w:hint="eastAsia"/>
        </w:rPr>
        <w:t>OWL-S</w:t>
      </w:r>
      <w:r w:rsidRPr="00A164A5">
        <w:rPr>
          <w:rFonts w:hint="eastAsia"/>
        </w:rPr>
        <w:t>文档描述，</w:t>
      </w:r>
      <w:r>
        <w:rPr>
          <w:rFonts w:hint="eastAsia"/>
        </w:rPr>
        <w:t>建立仿真平台内的仿真模型，需要实现</w:t>
      </w:r>
      <w:r>
        <w:rPr>
          <w:rFonts w:hint="eastAsia"/>
        </w:rPr>
        <w:t>OWL-S</w:t>
      </w:r>
      <w:r>
        <w:rPr>
          <w:rFonts w:hint="eastAsia"/>
        </w:rPr>
        <w:t>格式的语义模型到仿真模型的转换，对于</w:t>
      </w:r>
      <w:r>
        <w:rPr>
          <w:rFonts w:hint="eastAsia"/>
        </w:rPr>
        <w:t>OWL-S</w:t>
      </w:r>
      <w:r>
        <w:rPr>
          <w:rFonts w:hint="eastAsia"/>
        </w:rPr>
        <w:t>文档</w:t>
      </w:r>
      <w:r>
        <w:t>读取到仿真系统中，</w:t>
      </w:r>
      <w:r>
        <w:rPr>
          <w:rFonts w:hint="eastAsia"/>
        </w:rPr>
        <w:t>可以采用以下方法：</w:t>
      </w:r>
    </w:p>
    <w:p w14:paraId="3CFE693A" w14:textId="77777777" w:rsidR="004D73A6" w:rsidRPr="00A164A5" w:rsidRDefault="004D73A6" w:rsidP="004D73A6">
      <w:pPr>
        <w:spacing w:line="400" w:lineRule="exact"/>
        <w:ind w:firstLineChars="200" w:firstLine="480"/>
      </w:pPr>
      <w:r>
        <w:rPr>
          <w:rFonts w:hint="eastAsia"/>
        </w:rPr>
        <w:t xml:space="preserve">1. </w:t>
      </w:r>
      <w:r w:rsidRPr="00A164A5">
        <w:rPr>
          <w:rFonts w:hint="eastAsia"/>
        </w:rPr>
        <w:t>利用</w:t>
      </w:r>
      <w:r>
        <w:rPr>
          <w:rFonts w:hint="eastAsia"/>
        </w:rPr>
        <w:t>仿真平台</w:t>
      </w:r>
      <w:r w:rsidRPr="00A164A5">
        <w:rPr>
          <w:rFonts w:hint="eastAsia"/>
        </w:rPr>
        <w:t>的</w:t>
      </w:r>
      <w:r w:rsidRPr="00A164A5">
        <w:t>XML</w:t>
      </w:r>
      <w:proofErr w:type="gramStart"/>
      <w:r>
        <w:rPr>
          <w:rFonts w:hint="eastAsia"/>
        </w:rPr>
        <w:t>解析器</w:t>
      </w:r>
      <w:proofErr w:type="gramEnd"/>
      <w:r>
        <w:rPr>
          <w:rFonts w:hint="eastAsia"/>
        </w:rPr>
        <w:t>直接读取。由于</w:t>
      </w:r>
      <w:r>
        <w:rPr>
          <w:rFonts w:hint="eastAsia"/>
        </w:rPr>
        <w:t>OWL-S</w:t>
      </w:r>
      <w:r>
        <w:rPr>
          <w:rFonts w:hint="eastAsia"/>
        </w:rPr>
        <w:t>文档本质上是</w:t>
      </w:r>
      <w:r>
        <w:rPr>
          <w:rFonts w:hint="eastAsia"/>
        </w:rPr>
        <w:t>XML</w:t>
      </w:r>
      <w:r>
        <w:rPr>
          <w:rFonts w:hint="eastAsia"/>
        </w:rPr>
        <w:t>格式的文档，而很多仿真平台为了仿真数据读取与仿真结果的输出等操作，会自带</w:t>
      </w:r>
      <w:r>
        <w:rPr>
          <w:rFonts w:hint="eastAsia"/>
        </w:rPr>
        <w:t>XML</w:t>
      </w:r>
      <w:r>
        <w:rPr>
          <w:rFonts w:hint="eastAsia"/>
        </w:rPr>
        <w:t>的解析器，此时可以通过该</w:t>
      </w:r>
      <w:proofErr w:type="gramStart"/>
      <w:r>
        <w:rPr>
          <w:rFonts w:hint="eastAsia"/>
        </w:rPr>
        <w:t>解析器</w:t>
      </w:r>
      <w:proofErr w:type="gramEnd"/>
      <w:r>
        <w:rPr>
          <w:rFonts w:hint="eastAsia"/>
        </w:rPr>
        <w:t>获取</w:t>
      </w:r>
      <w:r>
        <w:rPr>
          <w:rFonts w:hint="eastAsia"/>
        </w:rPr>
        <w:t>OWL-S</w:t>
      </w:r>
      <w:r>
        <w:rPr>
          <w:rFonts w:hint="eastAsia"/>
        </w:rPr>
        <w:t>文档，并取得包含构建仿真模型所需信息的节点值，从而实现模型的自动构建。</w:t>
      </w:r>
    </w:p>
    <w:p w14:paraId="0717BD40" w14:textId="77777777" w:rsidR="004D73A6" w:rsidRDefault="004D73A6" w:rsidP="004D73A6">
      <w:pPr>
        <w:spacing w:line="400" w:lineRule="exact"/>
        <w:ind w:firstLineChars="200" w:firstLine="480"/>
      </w:pPr>
      <w:r>
        <w:rPr>
          <w:rFonts w:hint="eastAsia"/>
        </w:rPr>
        <w:t xml:space="preserve">2. </w:t>
      </w:r>
      <w:r w:rsidRPr="00A164A5">
        <w:rPr>
          <w:rFonts w:hint="eastAsia"/>
        </w:rPr>
        <w:t>利用</w:t>
      </w:r>
      <w:r w:rsidRPr="00A164A5">
        <w:t>.net</w:t>
      </w:r>
      <w:r>
        <w:rPr>
          <w:rFonts w:hint="eastAsia"/>
        </w:rPr>
        <w:t>、</w:t>
      </w:r>
      <w:r w:rsidRPr="00A164A5">
        <w:t>Java</w:t>
      </w:r>
      <w:r>
        <w:rPr>
          <w:rFonts w:hint="eastAsia"/>
        </w:rPr>
        <w:t>或者其他语言将</w:t>
      </w:r>
      <w:r w:rsidRPr="00A164A5">
        <w:t>OWL-S</w:t>
      </w:r>
      <w:r>
        <w:rPr>
          <w:rFonts w:hint="eastAsia"/>
        </w:rPr>
        <w:t>文档转换为仿真平台能够读取的中间格式。如果仿真平台没有自带</w:t>
      </w:r>
      <w:r>
        <w:rPr>
          <w:rFonts w:hint="eastAsia"/>
        </w:rPr>
        <w:t>XML</w:t>
      </w:r>
      <w:r>
        <w:rPr>
          <w:rFonts w:hint="eastAsia"/>
        </w:rPr>
        <w:t>解析器，可以根据平台特点，利用某种特定的语言，将文档转换成仿真平台能够读取的某种中间格式。例如，可以通过特定语言将</w:t>
      </w:r>
      <w:r>
        <w:rPr>
          <w:rFonts w:hint="eastAsia"/>
        </w:rPr>
        <w:t>OWL-S</w:t>
      </w:r>
      <w:r>
        <w:rPr>
          <w:rFonts w:hint="eastAsia"/>
        </w:rPr>
        <w:t>文档中的服务组合信息存入</w:t>
      </w:r>
      <w:r>
        <w:rPr>
          <w:rFonts w:hint="eastAsia"/>
        </w:rPr>
        <w:t>SQLite</w:t>
      </w:r>
      <w:r>
        <w:rPr>
          <w:rFonts w:hint="eastAsia"/>
        </w:rPr>
        <w:t>数据库或者</w:t>
      </w:r>
      <w:r>
        <w:rPr>
          <w:rFonts w:hint="eastAsia"/>
        </w:rPr>
        <w:t>ODBC</w:t>
      </w:r>
      <w:r>
        <w:rPr>
          <w:rFonts w:hint="eastAsia"/>
        </w:rPr>
        <w:t>数据库等，仿真平台再通过数据库接口获取信息，从而实现模型的自动构建。</w:t>
      </w:r>
    </w:p>
    <w:p w14:paraId="05080582" w14:textId="04E496A8" w:rsidR="004D73A6" w:rsidRDefault="004D73A6" w:rsidP="004D73A6">
      <w:pPr>
        <w:spacing w:line="400" w:lineRule="exact"/>
        <w:ind w:firstLineChars="200" w:firstLine="480"/>
      </w:pPr>
      <w:r>
        <w:rPr>
          <w:rFonts w:hint="eastAsia"/>
        </w:rPr>
        <w:t>在</w:t>
      </w:r>
      <w:r>
        <w:t>OWL-S</w:t>
      </w:r>
      <w:r>
        <w:t>文档中，</w:t>
      </w:r>
      <w:r>
        <w:rPr>
          <w:rFonts w:hint="eastAsia"/>
        </w:rPr>
        <w:t>构建</w:t>
      </w:r>
      <w:r>
        <w:t>仿真模型所需的服务组合信息都保存在</w:t>
      </w:r>
      <w:r>
        <w:t>Service Grounding</w:t>
      </w:r>
      <w:r>
        <w:rPr>
          <w:rFonts w:hint="eastAsia"/>
        </w:rPr>
        <w:t>下</w:t>
      </w:r>
      <w:r>
        <w:t>的</w:t>
      </w:r>
      <w:r>
        <w:t>SimInfo</w:t>
      </w:r>
      <w:r>
        <w:t>节点</w:t>
      </w:r>
      <w:r>
        <w:rPr>
          <w:rFonts w:hint="eastAsia"/>
        </w:rPr>
        <w:t>中，该</w:t>
      </w:r>
      <w:r>
        <w:t>节点下的</w:t>
      </w:r>
      <w:r>
        <w:t>Sequence</w:t>
      </w:r>
      <w:r>
        <w:t>节点中保存了</w:t>
      </w:r>
      <w:r>
        <w:rPr>
          <w:rFonts w:hint="eastAsia"/>
        </w:rPr>
        <w:t>组合</w:t>
      </w:r>
      <w:r>
        <w:t>服务方案中各个原子服务</w:t>
      </w:r>
      <w:r>
        <w:rPr>
          <w:rFonts w:hint="eastAsia"/>
        </w:rPr>
        <w:t>的</w:t>
      </w:r>
      <w:r>
        <w:t>执行顺序，</w:t>
      </w:r>
      <w:r>
        <w:rPr>
          <w:rFonts w:hint="eastAsia"/>
        </w:rPr>
        <w:t>SimInfo</w:t>
      </w:r>
      <w:r>
        <w:t>节点下的</w:t>
      </w:r>
      <w:r>
        <w:t>SimObject</w:t>
      </w:r>
      <w:r>
        <w:t>节点中保存的是各个原子服务的名字</w:t>
      </w:r>
      <w:r>
        <w:rPr>
          <w:rFonts w:hint="eastAsia"/>
        </w:rPr>
        <w:t>、</w:t>
      </w:r>
      <w:r>
        <w:t>类</w:t>
      </w:r>
      <w:r>
        <w:rPr>
          <w:rFonts w:hint="eastAsia"/>
        </w:rPr>
        <w:t>、</w:t>
      </w:r>
      <w:r>
        <w:t>属性</w:t>
      </w:r>
      <w:r>
        <w:rPr>
          <w:rFonts w:hint="eastAsia"/>
        </w:rPr>
        <w:t>、</w:t>
      </w:r>
      <w:r>
        <w:t>方法等</w:t>
      </w:r>
      <w:r>
        <w:rPr>
          <w:rFonts w:hint="eastAsia"/>
        </w:rPr>
        <w:t>信息</w:t>
      </w:r>
      <w:r>
        <w:t>。通过</w:t>
      </w:r>
      <w:r>
        <w:rPr>
          <w:rFonts w:hint="eastAsia"/>
        </w:rPr>
        <w:t>读取这些</w:t>
      </w:r>
      <w:r>
        <w:t>信息，仿真平台可以自动构建仿真模型。</w:t>
      </w:r>
    </w:p>
    <w:p w14:paraId="03E025D5" w14:textId="77777777" w:rsidR="002E15A4" w:rsidRDefault="002E15A4" w:rsidP="004D73A6">
      <w:pPr>
        <w:spacing w:line="400" w:lineRule="exact"/>
        <w:ind w:firstLineChars="200" w:firstLine="480"/>
      </w:pPr>
    </w:p>
    <w:p w14:paraId="1812B07F" w14:textId="10DB7CE9" w:rsidR="0020343A" w:rsidRDefault="0020343A" w:rsidP="0020343A">
      <w:pPr>
        <w:pStyle w:val="3"/>
      </w:pPr>
      <w:bookmarkStart w:id="103" w:name="_Toc501892833"/>
      <w:r>
        <w:rPr>
          <w:rFonts w:hint="eastAsia"/>
        </w:rPr>
        <w:t>5</w:t>
      </w:r>
      <w:r>
        <w:t xml:space="preserve">.3.2 </w:t>
      </w:r>
      <w:r>
        <w:rPr>
          <w:rFonts w:hint="eastAsia"/>
        </w:rPr>
        <w:t>服务组合</w:t>
      </w:r>
      <w:r>
        <w:t>评价指标的反馈</w:t>
      </w:r>
      <w:bookmarkEnd w:id="103"/>
    </w:p>
    <w:p w14:paraId="56E06260" w14:textId="77777777" w:rsidR="0020343A" w:rsidRPr="0020343A" w:rsidRDefault="0020343A" w:rsidP="0020343A">
      <w:pPr>
        <w:spacing w:line="400" w:lineRule="exact"/>
        <w:ind w:firstLineChars="200" w:firstLine="480"/>
      </w:pPr>
      <w:r w:rsidRPr="0020343A">
        <w:t>所谓指标的反馈，即仿真平台完成生产线的建模与仿真，将得到的仿真指标结果转换</w:t>
      </w:r>
      <w:proofErr w:type="gramStart"/>
      <w:r w:rsidRPr="0020343A">
        <w:t>成服务</w:t>
      </w:r>
      <w:proofErr w:type="gramEnd"/>
      <w:r w:rsidRPr="0020343A">
        <w:t>组合的指标结果之后，需要将其返回给云平台展示，以供服务提供方和服务需求方分别查看各自关注的指标。关于评价指标返回的形式，需要考虑一下几点：</w:t>
      </w:r>
    </w:p>
    <w:p w14:paraId="792AD031" w14:textId="77777777" w:rsidR="0020343A" w:rsidRPr="0020343A" w:rsidRDefault="0020343A" w:rsidP="0020343A">
      <w:pPr>
        <w:spacing w:line="400" w:lineRule="exact"/>
        <w:ind w:firstLineChars="200" w:firstLine="480"/>
      </w:pPr>
      <w:r w:rsidRPr="0020343A">
        <w:t xml:space="preserve">1. </w:t>
      </w:r>
      <w:r w:rsidRPr="0020343A">
        <w:t>所选用的仿真平台能够输出该种返回格式；</w:t>
      </w:r>
    </w:p>
    <w:p w14:paraId="7A81E767" w14:textId="77777777" w:rsidR="0020343A" w:rsidRPr="0020343A" w:rsidRDefault="0020343A" w:rsidP="0020343A">
      <w:pPr>
        <w:spacing w:line="400" w:lineRule="exact"/>
        <w:ind w:firstLineChars="200" w:firstLine="480"/>
      </w:pPr>
      <w:r w:rsidRPr="0020343A">
        <w:t xml:space="preserve">2. </w:t>
      </w:r>
      <w:r w:rsidRPr="0020343A">
        <w:t>云平台能够解析该种格式并进行正确展示；</w:t>
      </w:r>
    </w:p>
    <w:p w14:paraId="64974125" w14:textId="77777777" w:rsidR="0020343A" w:rsidRPr="0020343A" w:rsidRDefault="0020343A" w:rsidP="0020343A">
      <w:pPr>
        <w:spacing w:line="400" w:lineRule="exact"/>
        <w:ind w:firstLineChars="200" w:firstLine="480"/>
      </w:pPr>
      <w:r w:rsidRPr="0020343A">
        <w:t xml:space="preserve">3. </w:t>
      </w:r>
      <w:r w:rsidRPr="0020343A">
        <w:t>指标的展示形式可能是文字、数值、表格、图片等类型，所选格式应能够表示以上类型。</w:t>
      </w:r>
    </w:p>
    <w:p w14:paraId="19AB037B" w14:textId="77777777" w:rsidR="0020343A" w:rsidRPr="0020343A" w:rsidRDefault="0020343A" w:rsidP="0020343A">
      <w:pPr>
        <w:spacing w:line="400" w:lineRule="exact"/>
        <w:ind w:firstLineChars="200" w:firstLine="480"/>
      </w:pPr>
      <w:r w:rsidRPr="0020343A">
        <w:t>综上考虑，由以下中间形式可以实现：</w:t>
      </w:r>
    </w:p>
    <w:p w14:paraId="50B153C2"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XML</w:t>
      </w:r>
      <w:r w:rsidRPr="0020343A">
        <w:rPr>
          <w:rFonts w:ascii="Times New Roman" w:hAnsi="Times New Roman" w:cs="Times New Roman"/>
          <w:b/>
          <w:sz w:val="24"/>
        </w:rPr>
        <w:t>文件格式</w:t>
      </w:r>
    </w:p>
    <w:p w14:paraId="3DE71DA8" w14:textId="77777777" w:rsidR="0020343A" w:rsidRPr="0020343A" w:rsidRDefault="0020343A" w:rsidP="0020343A">
      <w:pPr>
        <w:spacing w:line="400" w:lineRule="exact"/>
        <w:ind w:firstLineChars="200" w:firstLine="480"/>
      </w:pPr>
      <w:r w:rsidRPr="0020343A">
        <w:t>仿真平台可以将仿真的各类指标进行转换后，写入一份</w:t>
      </w:r>
      <w:r w:rsidRPr="0020343A">
        <w:t>XML</w:t>
      </w:r>
      <w:r w:rsidRPr="0020343A">
        <w:t>格式的文档中，云平台利用</w:t>
      </w:r>
      <w:r w:rsidRPr="0020343A">
        <w:t>Java</w:t>
      </w:r>
      <w:r w:rsidRPr="0020343A">
        <w:t>、</w:t>
      </w:r>
      <w:r w:rsidRPr="0020343A">
        <w:t>JavaScript</w:t>
      </w:r>
      <w:r w:rsidRPr="0020343A">
        <w:t>、</w:t>
      </w:r>
      <w:r w:rsidRPr="0020343A">
        <w:t>PHP</w:t>
      </w:r>
      <w:r w:rsidRPr="0020343A">
        <w:t>等语言可以直接读取并操作该文档，解析出所需要的数据并进行归类展示。</w:t>
      </w:r>
    </w:p>
    <w:p w14:paraId="66698A40"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数据库格式</w:t>
      </w:r>
    </w:p>
    <w:p w14:paraId="79E99961" w14:textId="77777777" w:rsidR="0020343A" w:rsidRPr="0020343A" w:rsidRDefault="0020343A" w:rsidP="0020343A">
      <w:pPr>
        <w:spacing w:line="400" w:lineRule="exact"/>
        <w:ind w:firstLineChars="200" w:firstLine="480"/>
      </w:pPr>
      <w:r w:rsidRPr="0020343A">
        <w:t>仿真平台可以将仿真的各类指标结果存入</w:t>
      </w:r>
      <w:r w:rsidRPr="0020343A">
        <w:t>SQLite</w:t>
      </w:r>
      <w:r w:rsidRPr="0020343A">
        <w:t>、</w:t>
      </w:r>
      <w:r w:rsidRPr="0020343A">
        <w:t>ODBC</w:t>
      </w:r>
      <w:r w:rsidRPr="0020343A">
        <w:t>等数据库中，云平台可以直接从数据中读取数据并进行归类展示。</w:t>
      </w:r>
    </w:p>
    <w:p w14:paraId="11AE202B" w14:textId="77777777" w:rsidR="0020343A" w:rsidRPr="0020343A" w:rsidRDefault="0020343A" w:rsidP="0020343A">
      <w:pPr>
        <w:pStyle w:val="ac"/>
        <w:numPr>
          <w:ilvl w:val="0"/>
          <w:numId w:val="3"/>
        </w:numPr>
        <w:spacing w:line="400" w:lineRule="exact"/>
        <w:ind w:left="0" w:firstLine="482"/>
        <w:jc w:val="left"/>
        <w:rPr>
          <w:rFonts w:ascii="Times New Roman" w:hAnsi="Times New Roman" w:cs="Times New Roman"/>
          <w:b/>
          <w:sz w:val="24"/>
        </w:rPr>
      </w:pPr>
      <w:r w:rsidRPr="0020343A">
        <w:rPr>
          <w:rFonts w:ascii="Times New Roman" w:hAnsi="Times New Roman" w:cs="Times New Roman"/>
          <w:b/>
          <w:sz w:val="24"/>
        </w:rPr>
        <w:t>Excel</w:t>
      </w:r>
      <w:r w:rsidRPr="0020343A">
        <w:rPr>
          <w:rFonts w:ascii="Times New Roman" w:hAnsi="Times New Roman" w:cs="Times New Roman"/>
          <w:b/>
          <w:sz w:val="24"/>
        </w:rPr>
        <w:t>表格形式</w:t>
      </w:r>
    </w:p>
    <w:p w14:paraId="6014C3E5" w14:textId="77777777" w:rsidR="0020343A" w:rsidRPr="0020343A" w:rsidRDefault="0020343A" w:rsidP="0020343A">
      <w:pPr>
        <w:spacing w:line="400" w:lineRule="exact"/>
        <w:ind w:firstLineChars="200" w:firstLine="480"/>
      </w:pPr>
      <w:r w:rsidRPr="0020343A">
        <w:t>仿真平台可以将仿真的各类指标结果存入外部</w:t>
      </w:r>
      <w:r w:rsidRPr="0020343A">
        <w:t>Excel</w:t>
      </w:r>
      <w:r w:rsidRPr="0020343A">
        <w:t>表格中，云平台可以直接从指定路径下的表格中读取数据并进行归类展示。</w:t>
      </w:r>
    </w:p>
    <w:p w14:paraId="788D495D" w14:textId="0BDA3E92" w:rsidR="0020343A" w:rsidRPr="0020343A" w:rsidRDefault="0020343A" w:rsidP="00881197">
      <w:pPr>
        <w:spacing w:line="400" w:lineRule="exact"/>
        <w:ind w:firstLineChars="200" w:firstLine="480"/>
      </w:pPr>
      <w:r w:rsidRPr="0020343A">
        <w:t>考虑云平台是基于</w:t>
      </w:r>
      <w:r w:rsidRPr="0020343A">
        <w:t>Web</w:t>
      </w:r>
      <w:r w:rsidRPr="0020343A">
        <w:t>开发的软件，</w:t>
      </w:r>
      <w:hyperlink r:id="rId51" w:tgtFrame="_blank" w:history="1">
        <w:r w:rsidRPr="0020343A">
          <w:t>Web</w:t>
        </w:r>
        <w:r w:rsidRPr="0020343A">
          <w:t>服务</w:t>
        </w:r>
      </w:hyperlink>
      <w:r w:rsidRPr="0020343A">
        <w:t>能让使用不同系统和不同编程语言的人们能够相互交流和分享数据，其基础在于</w:t>
      </w:r>
      <w:hyperlink r:id="rId52" w:tgtFrame="_blank" w:history="1">
        <w:r w:rsidRPr="0020343A">
          <w:t>Web</w:t>
        </w:r>
        <w:r w:rsidRPr="0020343A">
          <w:t>服务</w:t>
        </w:r>
      </w:hyperlink>
      <w:r w:rsidRPr="0020343A">
        <w:t>器用</w:t>
      </w:r>
      <w:r w:rsidRPr="0020343A">
        <w:t>XML</w:t>
      </w:r>
      <w:r w:rsidRPr="0020343A">
        <w:t>在系统之间交换数据。因此</w:t>
      </w:r>
      <w:r w:rsidRPr="0020343A">
        <w:t>XML</w:t>
      </w:r>
      <w:r w:rsidRPr="0020343A">
        <w:t>格式对云平台来说使用更加友好，因此，论文选择第一种方法，即将仿真的结果指标信息导出为外部的</w:t>
      </w:r>
      <w:r w:rsidRPr="0020343A">
        <w:t>XML</w:t>
      </w:r>
      <w:r w:rsidRPr="0020343A">
        <w:t>格式的文件，供云平台解析使用。</w:t>
      </w:r>
    </w:p>
    <w:p w14:paraId="15D9BA6D" w14:textId="2E291174" w:rsidR="00817E93" w:rsidRDefault="002E15A4" w:rsidP="00817E93">
      <w:pPr>
        <w:pStyle w:val="2"/>
      </w:pPr>
      <w:bookmarkStart w:id="104" w:name="_Toc501892834"/>
      <w:r>
        <w:rPr>
          <w:rFonts w:hint="eastAsia"/>
        </w:rPr>
        <w:t>5</w:t>
      </w:r>
      <w:r w:rsidR="00817E93" w:rsidRPr="00817E93">
        <w:rPr>
          <w:rFonts w:hint="eastAsia"/>
        </w:rPr>
        <w:t>.4 本章小结</w:t>
      </w:r>
      <w:bookmarkEnd w:id="104"/>
    </w:p>
    <w:p w14:paraId="4EB97404" w14:textId="5D9D3157" w:rsidR="006F7E1F" w:rsidRDefault="008C388F" w:rsidP="000E14DA">
      <w:pPr>
        <w:spacing w:line="400" w:lineRule="exact"/>
        <w:ind w:firstLineChars="200" w:firstLine="480"/>
      </w:pPr>
      <w:r>
        <w:rPr>
          <w:rFonts w:hint="eastAsia"/>
        </w:rPr>
        <w:t>本章首先对服务提供方和服务需求方所需的评价指标进行</w:t>
      </w:r>
      <w:r w:rsidR="000E14DA">
        <w:rPr>
          <w:rFonts w:hint="eastAsia"/>
        </w:rPr>
        <w:t>分析，进而给出了仿真指标转换位服务评价指标的具体算法。同时介绍了仿真平台读取</w:t>
      </w:r>
      <w:r w:rsidR="000E14DA">
        <w:rPr>
          <w:rFonts w:hint="eastAsia"/>
        </w:rPr>
        <w:t>OWL-S</w:t>
      </w:r>
      <w:r w:rsidR="000E14DA">
        <w:rPr>
          <w:rFonts w:hint="eastAsia"/>
        </w:rPr>
        <w:t>服务描述文件的方法以及服务组合评价指标输出的方法。</w:t>
      </w:r>
    </w:p>
    <w:p w14:paraId="38AA9ADB" w14:textId="77777777" w:rsidR="00727C28" w:rsidRDefault="00727C28">
      <w:pPr>
        <w:sectPr w:rsidR="00727C28" w:rsidSect="00312A6E">
          <w:headerReference w:type="even" r:id="rId53"/>
          <w:headerReference w:type="default" r:id="rId54"/>
          <w:pgSz w:w="11906" w:h="16838" w:code="9"/>
          <w:pgMar w:top="1440" w:right="1797" w:bottom="1440" w:left="1797" w:header="1134" w:footer="1134" w:gutter="0"/>
          <w:cols w:space="425"/>
          <w:docGrid w:type="lines" w:linePitch="326"/>
        </w:sectPr>
      </w:pPr>
    </w:p>
    <w:p w14:paraId="3BA49498" w14:textId="44571111" w:rsidR="00E04083" w:rsidRDefault="00E04083" w:rsidP="00E04083">
      <w:pPr>
        <w:pStyle w:val="1"/>
      </w:pPr>
      <w:bookmarkStart w:id="105" w:name="_Toc501892835"/>
      <w:r>
        <w:rPr>
          <w:rFonts w:hint="eastAsia"/>
        </w:rPr>
        <w:t>第</w:t>
      </w:r>
      <w:r w:rsidR="00C01466">
        <w:t>6</w:t>
      </w:r>
      <w:r>
        <w:rPr>
          <w:rFonts w:hint="eastAsia"/>
        </w:rPr>
        <w:t xml:space="preserve">章 </w:t>
      </w:r>
      <w:commentRangeStart w:id="106"/>
      <w:del w:id="107" w:author="JZH" w:date="2018-01-06T17:28:00Z">
        <w:r w:rsidR="00FA5602" w:rsidDel="00E11B8B">
          <w:rPr>
            <w:rFonts w:hint="eastAsia"/>
          </w:rPr>
          <w:delText>原型系统的设计</w:delText>
        </w:r>
        <w:r w:rsidR="000D44A8" w:rsidDel="00E11B8B">
          <w:rPr>
            <w:rFonts w:hint="eastAsia"/>
          </w:rPr>
          <w:delText>和</w:delText>
        </w:r>
        <w:r w:rsidDel="00E11B8B">
          <w:rPr>
            <w:rFonts w:hint="eastAsia"/>
          </w:rPr>
          <w:delText>案例验证</w:delText>
        </w:r>
        <w:bookmarkEnd w:id="105"/>
        <w:commentRangeEnd w:id="106"/>
        <w:r w:rsidR="000213C6" w:rsidDel="00E11B8B">
          <w:rPr>
            <w:rStyle w:val="ae"/>
            <w:rFonts w:ascii="Times New Roman" w:eastAsia="宋体" w:hAnsi="Times New Roman" w:hint="eastAsia"/>
            <w:b w:val="0"/>
            <w:bCs w:val="0"/>
            <w:kern w:val="2"/>
          </w:rPr>
          <w:commentReference w:id="106"/>
        </w:r>
      </w:del>
      <w:proofErr w:type="gramStart"/>
      <w:r w:rsidR="00E11B8B">
        <w:rPr>
          <w:rFonts w:hint="eastAsia"/>
        </w:rPr>
        <w:t>云制造</w:t>
      </w:r>
      <w:proofErr w:type="gramEnd"/>
      <w:r w:rsidR="00E11B8B">
        <w:rPr>
          <w:rFonts w:hint="eastAsia"/>
        </w:rPr>
        <w:t>服务原型系统的设计与开发</w:t>
      </w:r>
    </w:p>
    <w:p w14:paraId="4081EBA6" w14:textId="4DB71DA8" w:rsidR="00F665E6" w:rsidRDefault="00F665E6" w:rsidP="002B6371">
      <w:pPr>
        <w:pStyle w:val="2"/>
      </w:pPr>
      <w:bookmarkStart w:id="108" w:name="_Toc501892836"/>
      <w:r>
        <w:rPr>
          <w:rFonts w:hint="eastAsia"/>
        </w:rPr>
        <w:t>6.1</w:t>
      </w:r>
      <w:r>
        <w:t xml:space="preserve"> </w:t>
      </w:r>
      <w:proofErr w:type="gramStart"/>
      <w:r>
        <w:rPr>
          <w:rFonts w:hint="eastAsia"/>
        </w:rPr>
        <w:t>云制造</w:t>
      </w:r>
      <w:proofErr w:type="gramEnd"/>
      <w:r>
        <w:rPr>
          <w:rFonts w:hint="eastAsia"/>
        </w:rPr>
        <w:t>服务原型系统的设计</w:t>
      </w:r>
      <w:bookmarkEnd w:id="108"/>
    </w:p>
    <w:p w14:paraId="0067A107" w14:textId="7E89E746" w:rsidR="002B6371" w:rsidRDefault="002B6371" w:rsidP="002B6371">
      <w:pPr>
        <w:pStyle w:val="3"/>
      </w:pPr>
      <w:bookmarkStart w:id="109" w:name="_Toc501892837"/>
      <w:r>
        <w:rPr>
          <w:rFonts w:hint="eastAsia"/>
        </w:rPr>
        <w:t xml:space="preserve">6.1.1 </w:t>
      </w:r>
      <w:proofErr w:type="gramStart"/>
      <w:r>
        <w:rPr>
          <w:rFonts w:hint="eastAsia"/>
        </w:rPr>
        <w:t>云制造</w:t>
      </w:r>
      <w:proofErr w:type="gramEnd"/>
      <w:r>
        <w:rPr>
          <w:rFonts w:hint="eastAsia"/>
        </w:rPr>
        <w:t>服务平台一般流程</w:t>
      </w:r>
      <w:bookmarkEnd w:id="109"/>
    </w:p>
    <w:p w14:paraId="22994AE2"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服务平台的设计思想是：在云平台中把复杂的</w:t>
      </w:r>
      <w:r>
        <w:t>企业需求转变为企业订单服务和流程管理服务，即使企业用户访问不同</w:t>
      </w:r>
      <w:r w:rsidRPr="00C17179">
        <w:t>企业</w:t>
      </w:r>
      <w:r>
        <w:rPr>
          <w:rFonts w:hint="eastAsia"/>
        </w:rPr>
        <w:t>的</w:t>
      </w:r>
      <w:r w:rsidRPr="00C17179">
        <w:t>制造服务资源，也只需登录一次，就可以对所有已发布的制造服务资源进行搜索匹配，从而进行无缝访问，最终获取所需要的制造服务资源。</w:t>
      </w:r>
    </w:p>
    <w:p w14:paraId="6DDA8290" w14:textId="77777777" w:rsidR="002B6371" w:rsidRPr="00C17179" w:rsidRDefault="002B6371" w:rsidP="002B6371">
      <w:pPr>
        <w:spacing w:line="400" w:lineRule="exact"/>
        <w:ind w:firstLineChars="200" w:firstLine="480"/>
      </w:pPr>
      <w:proofErr w:type="gramStart"/>
      <w:r w:rsidRPr="00C17179">
        <w:t>云制造</w:t>
      </w:r>
      <w:proofErr w:type="gramEnd"/>
      <w:r w:rsidRPr="00C17179">
        <w:t>服务平台的一般工作流程如下：</w:t>
      </w:r>
    </w:p>
    <w:p w14:paraId="72CFBAF5" w14:textId="77777777" w:rsidR="002B6371" w:rsidRPr="00C17179" w:rsidRDefault="002B6371" w:rsidP="002B6371">
      <w:pPr>
        <w:spacing w:line="400" w:lineRule="exact"/>
        <w:ind w:firstLineChars="200" w:firstLine="480"/>
      </w:pPr>
      <w:r w:rsidRPr="00C17179">
        <w:t xml:space="preserve">1. </w:t>
      </w:r>
      <w:r w:rsidRPr="00C17179">
        <w:t>企业用户初次访问</w:t>
      </w:r>
      <w:proofErr w:type="gramStart"/>
      <w:r w:rsidRPr="00C17179">
        <w:t>云制造</w:t>
      </w:r>
      <w:proofErr w:type="gramEnd"/>
      <w:r w:rsidRPr="00C17179">
        <w:t>服务平台，提交企业用户信息进行注册，同时根据注册信息对企业信用进行初始评估。</w:t>
      </w:r>
    </w:p>
    <w:p w14:paraId="26443188" w14:textId="77777777" w:rsidR="002B6371" w:rsidRPr="00C17179" w:rsidRDefault="002B6371" w:rsidP="002B6371">
      <w:pPr>
        <w:spacing w:line="400" w:lineRule="exact"/>
        <w:ind w:firstLineChars="200" w:firstLine="480"/>
      </w:pPr>
      <w:r w:rsidRPr="00C17179">
        <w:t xml:space="preserve">2. </w:t>
      </w:r>
      <w:r w:rsidRPr="00C17179">
        <w:t>身份验证。如果成功注册，则返回用户账号，进入云制造系统；如果失败，则回转</w:t>
      </w:r>
      <w:proofErr w:type="gramStart"/>
      <w:r w:rsidRPr="00C17179">
        <w:t>至注册</w:t>
      </w:r>
      <w:proofErr w:type="gramEnd"/>
      <w:r w:rsidRPr="00C17179">
        <w:t>页面重新注册。</w:t>
      </w:r>
    </w:p>
    <w:p w14:paraId="212CF0DF" w14:textId="77777777" w:rsidR="002B6371" w:rsidRPr="00C17179" w:rsidRDefault="002B6371" w:rsidP="002B6371">
      <w:pPr>
        <w:spacing w:line="400" w:lineRule="exact"/>
        <w:ind w:firstLineChars="200" w:firstLine="480"/>
      </w:pPr>
      <w:r w:rsidRPr="00C17179">
        <w:t xml:space="preserve">3. </w:t>
      </w:r>
      <w:r w:rsidRPr="00C17179">
        <w:t>登录后企业用户首先在云平台中发布制造服务资源信息（服务提供方信息）或者需求信息（服务需求方信息），同时定制本企业参与</w:t>
      </w:r>
      <w:proofErr w:type="gramStart"/>
      <w:r w:rsidRPr="00C17179">
        <w:t>云制造</w:t>
      </w:r>
      <w:proofErr w:type="gramEnd"/>
      <w:r w:rsidRPr="00C17179">
        <w:t>服务的业务流程。</w:t>
      </w:r>
    </w:p>
    <w:p w14:paraId="542152E8" w14:textId="77777777" w:rsidR="002B6371" w:rsidRPr="00C17179" w:rsidRDefault="002B6371" w:rsidP="002B6371">
      <w:pPr>
        <w:spacing w:line="400" w:lineRule="exact"/>
        <w:ind w:firstLineChars="200" w:firstLine="480"/>
      </w:pPr>
      <w:r w:rsidRPr="00C17179">
        <w:t xml:space="preserve">4. </w:t>
      </w:r>
      <w:r w:rsidRPr="00C17179">
        <w:t>服务需求方通过关键字进行制造服务资源搜索，通过供需智能匹配引擎找到服务能力匹配、报价合理、交通方便、信用较高的服务提供方。</w:t>
      </w:r>
    </w:p>
    <w:p w14:paraId="1D767B74" w14:textId="77777777" w:rsidR="002B6371" w:rsidRPr="00C17179" w:rsidRDefault="002B6371" w:rsidP="002B6371">
      <w:pPr>
        <w:spacing w:line="400" w:lineRule="exact"/>
        <w:ind w:firstLineChars="200" w:firstLine="480"/>
      </w:pPr>
      <w:r w:rsidRPr="00C17179">
        <w:t xml:space="preserve">5. </w:t>
      </w:r>
      <w:r w:rsidRPr="00C17179">
        <w:t>服务需求方提交订单到</w:t>
      </w:r>
      <w:proofErr w:type="gramStart"/>
      <w:r w:rsidRPr="00C17179">
        <w:t>云制造</w:t>
      </w:r>
      <w:proofErr w:type="gramEnd"/>
      <w:r w:rsidRPr="00C17179">
        <w:t>系统，并与服务需求方签订线下合同；</w:t>
      </w:r>
      <w:proofErr w:type="gramStart"/>
      <w:r w:rsidRPr="00C17179">
        <w:t>云制造</w:t>
      </w:r>
      <w:proofErr w:type="gramEnd"/>
      <w:r w:rsidRPr="00C17179">
        <w:t>系统接受订单。</w:t>
      </w:r>
    </w:p>
    <w:p w14:paraId="656ADD91" w14:textId="77777777" w:rsidR="002B6371" w:rsidRDefault="002B6371" w:rsidP="002B6371">
      <w:pPr>
        <w:spacing w:line="400" w:lineRule="exact"/>
        <w:ind w:firstLineChars="200" w:firstLine="480"/>
        <w:rPr>
          <w:kern w:val="2"/>
          <w:sz w:val="21"/>
        </w:rPr>
      </w:pPr>
      <w:r w:rsidRPr="00C17179">
        <w:t xml:space="preserve">6. </w:t>
      </w:r>
      <w:proofErr w:type="gramStart"/>
      <w:r w:rsidRPr="00C17179">
        <w:t>云制造</w:t>
      </w:r>
      <w:proofErr w:type="gramEnd"/>
      <w:r w:rsidRPr="00C17179">
        <w:t>系统对订单进行跟踪和管理，引导供需双方按照业务流程规则完成在线支付、进度反馈、交货验收和交易评价等交易全过程。企业用户可随时登录系统，查询交易进度和订单状态，并根据提示处理未完成订单。</w:t>
      </w:r>
    </w:p>
    <w:p w14:paraId="4FC2E801" w14:textId="1A2F0F2E" w:rsidR="002B6371" w:rsidRPr="00BC7EFD" w:rsidRDefault="002B6371" w:rsidP="002B6371">
      <w:pPr>
        <w:spacing w:line="400" w:lineRule="exact"/>
        <w:ind w:firstLineChars="200" w:firstLine="480"/>
        <w:rPr>
          <w:kern w:val="2"/>
          <w:sz w:val="21"/>
        </w:rPr>
      </w:pPr>
      <w:proofErr w:type="gramStart"/>
      <w:r>
        <w:rPr>
          <w:rFonts w:hint="eastAsia"/>
        </w:rPr>
        <w:t>云制造</w:t>
      </w:r>
      <w:proofErr w:type="gramEnd"/>
      <w:r>
        <w:rPr>
          <w:rFonts w:hint="eastAsia"/>
        </w:rPr>
        <w:t>服务平台</w:t>
      </w:r>
      <w:r w:rsidRPr="00005947">
        <w:rPr>
          <w:rFonts w:hint="eastAsia"/>
        </w:rPr>
        <w:t>的</w:t>
      </w:r>
      <w:r>
        <w:rPr>
          <w:rFonts w:hint="eastAsia"/>
        </w:rPr>
        <w:t>服务资源发布流程和服务需求检索流程</w:t>
      </w:r>
      <w:r w:rsidRPr="00BC7EFD">
        <w:rPr>
          <w:rFonts w:hint="eastAsia"/>
          <w:color w:val="FF0000"/>
        </w:rPr>
        <w:t>如图</w:t>
      </w:r>
      <w:r w:rsidR="00AD1461">
        <w:rPr>
          <w:rFonts w:hint="eastAsia"/>
          <w:color w:val="FF0000"/>
        </w:rPr>
        <w:t>6.1</w:t>
      </w:r>
      <w:r w:rsidRPr="00005947">
        <w:rPr>
          <w:rFonts w:hint="eastAsia"/>
        </w:rPr>
        <w:t>所示。</w:t>
      </w:r>
      <w:r>
        <w:rPr>
          <w:rFonts w:hint="eastAsia"/>
        </w:rPr>
        <w:t>无论是服务需求方，还是服务提供方，都需要在云平台上完成企业的注册与验证工作。由于在初始状态下，没有历史数据能够体现企业的信用，所以由云平台完成对企业的身份审核和初始信用评估。通过以上审核的企业能够在云平台上发布制造资源服务或者通过检索来使用服务，服务的发布和检索通过云平台的智能匹配引擎实现功能供需匹配，进入交易任务流程管理。服务执行完成后，服务供需双方可以在云平台上完成对服务执行过程的评价工作，至此，服务执行结束。</w:t>
      </w:r>
    </w:p>
    <w:p w14:paraId="034B5086" w14:textId="77777777" w:rsidR="002B6371" w:rsidRDefault="002B6371" w:rsidP="002B6371">
      <w:pPr>
        <w:pStyle w:val="a5"/>
        <w:rPr>
          <w:color w:val="000000"/>
        </w:rPr>
      </w:pPr>
      <w:r w:rsidRPr="000F4F20">
        <w:object w:dxaOrig="6877" w:dyaOrig="12661" w14:anchorId="7B6C8597">
          <v:shape id="_x0000_i1032" type="#_x0000_t75" style="width:344.65pt;height:633pt" o:ole="">
            <v:imagedata r:id="rId55" o:title=""/>
          </v:shape>
          <o:OLEObject Type="Embed" ProgID="Visio.Drawing.11" ShapeID="_x0000_i1032" DrawAspect="Content" ObjectID="_1576848147" r:id="rId56"/>
        </w:object>
      </w:r>
    </w:p>
    <w:p w14:paraId="7B5CD634" w14:textId="4BDDA7B1" w:rsidR="002B6371" w:rsidRDefault="002B6371" w:rsidP="002B6371">
      <w:pPr>
        <w:pStyle w:val="a4"/>
      </w:pPr>
      <w:r w:rsidRPr="00411944">
        <w:rPr>
          <w:rFonts w:hint="eastAsia"/>
        </w:rPr>
        <w:t>图</w:t>
      </w:r>
      <w:r w:rsidR="00AD1461">
        <w:rPr>
          <w:rFonts w:hint="eastAsia"/>
        </w:rPr>
        <w:t>6.1</w:t>
      </w:r>
      <w:r>
        <w:rPr>
          <w:rFonts w:hint="eastAsia"/>
        </w:rPr>
        <w:t xml:space="preserve"> </w:t>
      </w:r>
      <w:r>
        <w:rPr>
          <w:rFonts w:hint="eastAsia"/>
        </w:rPr>
        <w:t>服务需求检索流程和服务资源发布流程图</w:t>
      </w:r>
    </w:p>
    <w:p w14:paraId="4AD4C31D" w14:textId="50120A4B" w:rsidR="00F665E6" w:rsidRPr="002B6371" w:rsidRDefault="006F5666" w:rsidP="006F5666">
      <w:pPr>
        <w:pStyle w:val="3"/>
      </w:pPr>
      <w:bookmarkStart w:id="110" w:name="_Toc501892838"/>
      <w:r>
        <w:rPr>
          <w:rFonts w:hint="eastAsia"/>
        </w:rPr>
        <w:t>6.1.2</w:t>
      </w:r>
      <w:r>
        <w:t xml:space="preserve"> </w:t>
      </w:r>
      <w:r w:rsidR="00011BE8">
        <w:rPr>
          <w:rFonts w:hint="eastAsia"/>
        </w:rPr>
        <w:t>原型系统功能</w:t>
      </w:r>
      <w:r w:rsidR="0014249C">
        <w:rPr>
          <w:rFonts w:hint="eastAsia"/>
        </w:rPr>
        <w:t>设计</w:t>
      </w:r>
      <w:bookmarkEnd w:id="110"/>
    </w:p>
    <w:p w14:paraId="1B617ADB" w14:textId="77777777" w:rsidR="00D06BCF" w:rsidRDefault="00B50B4A" w:rsidP="00D660B0">
      <w:pPr>
        <w:spacing w:line="400" w:lineRule="exact"/>
        <w:ind w:firstLineChars="200" w:firstLine="480"/>
      </w:pPr>
      <w:r>
        <w:rPr>
          <w:rFonts w:hint="eastAsia"/>
        </w:rPr>
        <w:t>原型系统</w:t>
      </w:r>
      <w:r w:rsidR="00FE326E">
        <w:rPr>
          <w:rFonts w:hint="eastAsia"/>
        </w:rPr>
        <w:t>总体功能设计</w:t>
      </w:r>
      <w:r w:rsidR="00833724">
        <w:rPr>
          <w:rFonts w:hint="eastAsia"/>
        </w:rPr>
        <w:t>如下</w:t>
      </w:r>
      <w:r w:rsidR="00833724" w:rsidRPr="00A156A1">
        <w:rPr>
          <w:rFonts w:hint="eastAsia"/>
          <w:color w:val="FF0000"/>
        </w:rPr>
        <w:t>图</w:t>
      </w:r>
      <w:r w:rsidR="00833724" w:rsidRPr="00A156A1">
        <w:rPr>
          <w:rFonts w:hint="eastAsia"/>
          <w:color w:val="FF0000"/>
        </w:rPr>
        <w:t>6.2</w:t>
      </w:r>
      <w:r w:rsidR="00833724">
        <w:rPr>
          <w:rFonts w:hint="eastAsia"/>
        </w:rPr>
        <w:t>所示</w:t>
      </w:r>
      <w:r>
        <w:rPr>
          <w:rFonts w:hint="eastAsia"/>
        </w:rPr>
        <w:t>。</w:t>
      </w:r>
    </w:p>
    <w:p w14:paraId="2C36A27F" w14:textId="4704BA07" w:rsidR="00D06BCF" w:rsidRDefault="00316C06" w:rsidP="00D660B0">
      <w:pPr>
        <w:spacing w:line="400" w:lineRule="exact"/>
        <w:ind w:firstLineChars="200" w:firstLine="480"/>
      </w:pPr>
      <w:r>
        <w:rPr>
          <w:rFonts w:hint="eastAsia"/>
        </w:rPr>
        <w:t>用户层的作用是由企业用户发布服务需求。交易层描述了云平台的主要执行流程，包括服务检索、服务组合、服务提交、服务执行跟踪和信用评价。</w:t>
      </w:r>
    </w:p>
    <w:p w14:paraId="1B5651E8" w14:textId="0BF213DE" w:rsidR="00441BD3" w:rsidRDefault="00D06BCF" w:rsidP="00D660B0">
      <w:pPr>
        <w:spacing w:line="400" w:lineRule="exact"/>
        <w:ind w:firstLineChars="200" w:firstLine="480"/>
      </w:pPr>
      <w:r>
        <w:rPr>
          <w:rFonts w:hint="eastAsia"/>
        </w:rPr>
        <w:t>平台模块层由云平台主要功能模块组成。</w:t>
      </w:r>
      <w:r w:rsidR="00CA0E96">
        <w:rPr>
          <w:rFonts w:hint="eastAsia"/>
        </w:rPr>
        <w:t>服务发布模块</w:t>
      </w:r>
      <w:r w:rsidR="00FE326E">
        <w:rPr>
          <w:rFonts w:hint="eastAsia"/>
        </w:rPr>
        <w:t>包括产品发布为服务和制作能力发布为服务，</w:t>
      </w:r>
      <w:r w:rsidR="00CA0E96">
        <w:rPr>
          <w:rFonts w:hint="eastAsia"/>
        </w:rPr>
        <w:t>主要负责上传</w:t>
      </w:r>
      <w:r w:rsidR="00CA0E96">
        <w:rPr>
          <w:rFonts w:hint="eastAsia"/>
        </w:rPr>
        <w:t>Web</w:t>
      </w:r>
      <w:r w:rsidR="00CA0E96">
        <w:t xml:space="preserve"> </w:t>
      </w:r>
      <w:r w:rsidR="00CA0E96">
        <w:rPr>
          <w:rFonts w:hint="eastAsia"/>
        </w:rPr>
        <w:t>Service</w:t>
      </w:r>
      <w:r w:rsidR="00CA0E96">
        <w:t xml:space="preserve"> URI</w:t>
      </w:r>
      <w:r w:rsidR="00CA0E96">
        <w:rPr>
          <w:rFonts w:hint="eastAsia"/>
        </w:rPr>
        <w:t>，结构化服务发布内容</w:t>
      </w:r>
      <w:r w:rsidR="0054601C">
        <w:rPr>
          <w:rFonts w:hint="eastAsia"/>
        </w:rPr>
        <w:t>，服务提供者通过该模块将制造资源或制造能力进行发布。服务匹配模块包括基于</w:t>
      </w:r>
      <w:r w:rsidR="0054601C">
        <w:rPr>
          <w:rFonts w:hint="eastAsia"/>
        </w:rPr>
        <w:t>OWL-S</w:t>
      </w:r>
      <w:r w:rsidR="0054601C">
        <w:rPr>
          <w:rFonts w:hint="eastAsia"/>
        </w:rPr>
        <w:t>本体描述语言的服务检索和基于</w:t>
      </w:r>
      <w:r w:rsidR="0054601C">
        <w:rPr>
          <w:rFonts w:hint="eastAsia"/>
        </w:rPr>
        <w:t>Jena</w:t>
      </w:r>
      <w:r w:rsidR="0054601C">
        <w:rPr>
          <w:rFonts w:hint="eastAsia"/>
        </w:rPr>
        <w:t>的推理检索，此外若用户当前需求没有匹配项，服务匹配模块会对需求进行分解，分别检索需求</w:t>
      </w:r>
      <w:r w:rsidR="00180F5B">
        <w:rPr>
          <w:rFonts w:hint="eastAsia"/>
        </w:rPr>
        <w:t>子任务</w:t>
      </w:r>
      <w:r w:rsidR="0054601C">
        <w:rPr>
          <w:rFonts w:hint="eastAsia"/>
        </w:rPr>
        <w:t>。</w:t>
      </w:r>
      <w:r w:rsidR="00180F5B">
        <w:rPr>
          <w:rFonts w:hint="eastAsia"/>
        </w:rPr>
        <w:t>服务组合模块是对服务匹配的结果的优选和组合，服务</w:t>
      </w:r>
      <w:r w:rsidR="004B18CD">
        <w:rPr>
          <w:rFonts w:hint="eastAsia"/>
        </w:rPr>
        <w:t>请求者</w:t>
      </w:r>
      <w:r w:rsidR="00180F5B">
        <w:rPr>
          <w:rFonts w:hint="eastAsia"/>
        </w:rPr>
        <w:t>会选择合适的原子服务，若单个原子服务无法满足服务</w:t>
      </w:r>
      <w:r w:rsidR="004B18CD">
        <w:rPr>
          <w:rFonts w:hint="eastAsia"/>
        </w:rPr>
        <w:t>请求者的需求，可从多个候选服务集中各选取出一个原子服务进行组合，</w:t>
      </w:r>
      <w:r w:rsidR="00D03FA5">
        <w:rPr>
          <w:rFonts w:hint="eastAsia"/>
        </w:rPr>
        <w:t>组合服务方案同样由</w:t>
      </w:r>
      <w:r w:rsidR="00D03FA5">
        <w:rPr>
          <w:rFonts w:hint="eastAsia"/>
        </w:rPr>
        <w:t>OWL-S</w:t>
      </w:r>
      <w:r w:rsidR="00D03FA5">
        <w:rPr>
          <w:rFonts w:hint="eastAsia"/>
        </w:rPr>
        <w:t>描述。仿真平台可以读取组合服务的</w:t>
      </w:r>
      <w:r w:rsidR="00D03FA5">
        <w:rPr>
          <w:rFonts w:hint="eastAsia"/>
        </w:rPr>
        <w:t>OWL-S</w:t>
      </w:r>
      <w:r w:rsidR="00D03FA5">
        <w:rPr>
          <w:rFonts w:hint="eastAsia"/>
        </w:rPr>
        <w:t>文档，解析出其中的仿真信息并构建仿真模型，仿真模型执行后产生的仿真指标保存在</w:t>
      </w:r>
      <w:r w:rsidR="00D03FA5">
        <w:rPr>
          <w:rFonts w:hint="eastAsia"/>
        </w:rPr>
        <w:t>MySQL</w:t>
      </w:r>
      <w:r w:rsidR="00D03FA5">
        <w:rPr>
          <w:rFonts w:hint="eastAsia"/>
        </w:rPr>
        <w:t>数据库中。</w:t>
      </w:r>
      <w:r w:rsidR="00D660B0">
        <w:rPr>
          <w:rFonts w:hint="eastAsia"/>
        </w:rPr>
        <w:t>服务评价模块会读取</w:t>
      </w:r>
      <w:r w:rsidR="00D660B0">
        <w:rPr>
          <w:rFonts w:hint="eastAsia"/>
        </w:rPr>
        <w:t>MySQL</w:t>
      </w:r>
      <w:r w:rsidR="00D660B0">
        <w:rPr>
          <w:rFonts w:hint="eastAsia"/>
        </w:rPr>
        <w:t>中的仿真指标信息并将其转换为服务评价指标展示在</w:t>
      </w:r>
      <w:proofErr w:type="gramStart"/>
      <w:r w:rsidR="00D660B0">
        <w:rPr>
          <w:rFonts w:hint="eastAsia"/>
        </w:rPr>
        <w:t>云制造</w:t>
      </w:r>
      <w:proofErr w:type="gramEnd"/>
      <w:r w:rsidR="00D660B0">
        <w:rPr>
          <w:rFonts w:hint="eastAsia"/>
        </w:rPr>
        <w:t>服务平台中。</w:t>
      </w:r>
      <w:r w:rsidR="000D69D3">
        <w:rPr>
          <w:rFonts w:hint="eastAsia"/>
        </w:rPr>
        <w:t>权限管理模块主要是针对不同的企业用户而设计，注册用户在登陆云平台时，会根据用户注册权限显示不同内容，比如注册用户为服务请求者，则无法进行服务发布操作</w:t>
      </w:r>
      <w:r w:rsidR="00DA4C87">
        <w:rPr>
          <w:rFonts w:hint="eastAsia"/>
        </w:rPr>
        <w:t>。</w:t>
      </w:r>
      <w:r w:rsidR="009A3C15">
        <w:rPr>
          <w:rFonts w:hint="eastAsia"/>
        </w:rPr>
        <w:t>用户注册信息管理模块主要是负责管理企业用户注册时的相关信息，这些信息保存于</w:t>
      </w:r>
      <w:r w:rsidR="009A3C15">
        <w:rPr>
          <w:rFonts w:hint="eastAsia"/>
        </w:rPr>
        <w:t>MySQL</w:t>
      </w:r>
      <w:r w:rsidR="009A3C15">
        <w:rPr>
          <w:rFonts w:hint="eastAsia"/>
        </w:rPr>
        <w:t>数据库中。</w:t>
      </w:r>
    </w:p>
    <w:p w14:paraId="4F1E014E" w14:textId="2110C4B0" w:rsidR="00F665E6" w:rsidRDefault="006A4E48" w:rsidP="00D660B0">
      <w:pPr>
        <w:spacing w:line="400" w:lineRule="exact"/>
        <w:ind w:firstLineChars="200" w:firstLine="480"/>
      </w:pPr>
      <w:r>
        <w:rPr>
          <w:rFonts w:hint="eastAsia"/>
        </w:rPr>
        <w:t>数据库采用了图数据库</w:t>
      </w:r>
      <w:r>
        <w:rPr>
          <w:rFonts w:hint="eastAsia"/>
        </w:rPr>
        <w:t>RDF4J</w:t>
      </w:r>
      <w:r>
        <w:rPr>
          <w:rFonts w:hint="eastAsia"/>
        </w:rPr>
        <w:t>和关系数据库</w:t>
      </w:r>
      <w:r>
        <w:rPr>
          <w:rFonts w:hint="eastAsia"/>
        </w:rPr>
        <w:t>MySQL</w:t>
      </w:r>
      <w:r>
        <w:rPr>
          <w:rFonts w:hint="eastAsia"/>
        </w:rPr>
        <w:t>。</w:t>
      </w:r>
      <w:r w:rsidR="001006AF">
        <w:rPr>
          <w:rFonts w:hint="eastAsia"/>
        </w:rPr>
        <w:t>服务发布模块、服务匹配模块和服务组合模块对接到</w:t>
      </w:r>
      <w:r w:rsidR="001006AF">
        <w:rPr>
          <w:rFonts w:hint="eastAsia"/>
        </w:rPr>
        <w:t>RDF4J</w:t>
      </w:r>
      <w:r w:rsidR="001006AF">
        <w:rPr>
          <w:rFonts w:hint="eastAsia"/>
        </w:rPr>
        <w:t>数据库，即将</w:t>
      </w:r>
      <w:r w:rsidR="001006AF">
        <w:rPr>
          <w:rFonts w:hint="eastAsia"/>
        </w:rPr>
        <w:t>OWL-S</w:t>
      </w:r>
      <w:r w:rsidR="001006AF">
        <w:rPr>
          <w:rFonts w:hint="eastAsia"/>
        </w:rPr>
        <w:t>描述的服务信息保存在图数据库</w:t>
      </w:r>
      <w:r w:rsidR="001006AF">
        <w:rPr>
          <w:rFonts w:hint="eastAsia"/>
        </w:rPr>
        <w:t>RDF4J</w:t>
      </w:r>
      <w:r w:rsidR="001006AF">
        <w:rPr>
          <w:rFonts w:hint="eastAsia"/>
        </w:rPr>
        <w:t>中，而用户信息、评价指标信息、权限信息则保存在关系数据库</w:t>
      </w:r>
      <w:r w:rsidR="001006AF">
        <w:rPr>
          <w:rFonts w:hint="eastAsia"/>
        </w:rPr>
        <w:t>MySQL</w:t>
      </w:r>
      <w:r w:rsidR="001006AF">
        <w:rPr>
          <w:rFonts w:hint="eastAsia"/>
        </w:rPr>
        <w:t>中。</w:t>
      </w:r>
      <w:r w:rsidR="0041400E">
        <w:rPr>
          <w:rFonts w:hint="eastAsia"/>
        </w:rPr>
        <w:t>将数据分两类数据库进行存储主要是考虑到</w:t>
      </w:r>
      <w:r w:rsidR="0041400E">
        <w:rPr>
          <w:rFonts w:hint="eastAsia"/>
        </w:rPr>
        <w:t>RDF4J</w:t>
      </w:r>
      <w:r w:rsidR="0041400E">
        <w:rPr>
          <w:rFonts w:hint="eastAsia"/>
        </w:rPr>
        <w:t>数据库基于</w:t>
      </w:r>
      <w:r w:rsidR="0041400E">
        <w:rPr>
          <w:rFonts w:hint="eastAsia"/>
        </w:rPr>
        <w:t>NoSQL</w:t>
      </w:r>
      <w:r w:rsidR="0041400E">
        <w:rPr>
          <w:rFonts w:hint="eastAsia"/>
        </w:rPr>
        <w:t>进行设计，在文档的存储方面较为便捷，同时可支持基于</w:t>
      </w:r>
      <w:r w:rsidR="0041400E">
        <w:rPr>
          <w:rFonts w:hint="eastAsia"/>
        </w:rPr>
        <w:t>Jena</w:t>
      </w:r>
      <w:r w:rsidR="0041400E">
        <w:rPr>
          <w:rFonts w:hint="eastAsia"/>
        </w:rPr>
        <w:t>的推理检索。</w:t>
      </w:r>
    </w:p>
    <w:p w14:paraId="6F7A3C56" w14:textId="37EB8BA0" w:rsidR="00B50B4A" w:rsidRDefault="009D0418" w:rsidP="00A75C05">
      <w:pPr>
        <w:jc w:val="center"/>
      </w:pPr>
      <w:r>
        <w:rPr>
          <w:noProof/>
        </w:rPr>
        <w:drawing>
          <wp:inline distT="0" distB="0" distL="0" distR="0" wp14:anchorId="62585D74" wp14:editId="0EC8E1C7">
            <wp:extent cx="5278120" cy="2343785"/>
            <wp:effectExtent l="0" t="0" r="0" b="0"/>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8120" cy="2343785"/>
                    </a:xfrm>
                    <a:prstGeom prst="rect">
                      <a:avLst/>
                    </a:prstGeom>
                  </pic:spPr>
                </pic:pic>
              </a:graphicData>
            </a:graphic>
          </wp:inline>
        </w:drawing>
      </w:r>
    </w:p>
    <w:p w14:paraId="26F7996B" w14:textId="54E405F0" w:rsidR="00B50B4A" w:rsidRPr="00B50B4A" w:rsidRDefault="00AD1461" w:rsidP="00B70E47">
      <w:pPr>
        <w:pStyle w:val="a4"/>
      </w:pPr>
      <w:r>
        <w:rPr>
          <w:rFonts w:hint="eastAsia"/>
        </w:rPr>
        <w:t>图</w:t>
      </w:r>
      <w:r>
        <w:rPr>
          <w:rFonts w:hint="eastAsia"/>
        </w:rPr>
        <w:t>6.2</w:t>
      </w:r>
      <w:r>
        <w:t xml:space="preserve"> </w:t>
      </w:r>
      <w:r>
        <w:rPr>
          <w:rFonts w:hint="eastAsia"/>
        </w:rPr>
        <w:t>原型系统功能框架</w:t>
      </w:r>
    </w:p>
    <w:p w14:paraId="0914D498" w14:textId="46485D9B" w:rsidR="00DD7D24" w:rsidRDefault="00DD7D24" w:rsidP="00154305">
      <w:pPr>
        <w:pStyle w:val="2"/>
      </w:pPr>
      <w:bookmarkStart w:id="111" w:name="_Toc501892840"/>
      <w:r>
        <w:rPr>
          <w:rFonts w:hint="eastAsia"/>
        </w:rPr>
        <w:t>6</w:t>
      </w:r>
      <w:r w:rsidR="002B6371">
        <w:t>.</w:t>
      </w:r>
      <w:r w:rsidR="002B6371">
        <w:rPr>
          <w:rFonts w:hint="eastAsia"/>
        </w:rPr>
        <w:t>2</w:t>
      </w:r>
      <w:r>
        <w:t xml:space="preserve"> </w:t>
      </w:r>
      <w:r w:rsidR="00281E33">
        <w:rPr>
          <w:rFonts w:hint="eastAsia"/>
        </w:rPr>
        <w:t>总体</w:t>
      </w:r>
      <w:r>
        <w:rPr>
          <w:rFonts w:hint="eastAsia"/>
        </w:rPr>
        <w:t>案例</w:t>
      </w:r>
      <w:r>
        <w:t>背景</w:t>
      </w:r>
      <w:bookmarkEnd w:id="111"/>
    </w:p>
    <w:p w14:paraId="6C3BB146" w14:textId="77777777" w:rsidR="00D12964" w:rsidRPr="00A75FF3" w:rsidRDefault="00D12964" w:rsidP="00D12964">
      <w:pPr>
        <w:spacing w:line="400" w:lineRule="exact"/>
        <w:ind w:firstLineChars="200" w:firstLine="480"/>
      </w:pPr>
      <w:r>
        <w:rPr>
          <w:rFonts w:hint="eastAsia"/>
        </w:rPr>
        <w:t>案例</w:t>
      </w:r>
      <w:r>
        <w:t>以某</w:t>
      </w:r>
      <w:r>
        <w:rPr>
          <w:rFonts w:hint="eastAsia"/>
        </w:rPr>
        <w:t>数控</w:t>
      </w:r>
      <w:r w:rsidRPr="000A2A9E">
        <w:rPr>
          <w:rFonts w:hint="eastAsia"/>
        </w:rPr>
        <w:t>机床产品</w:t>
      </w:r>
      <w:r>
        <w:rPr>
          <w:rFonts w:hint="eastAsia"/>
        </w:rPr>
        <w:t>加工</w:t>
      </w:r>
      <w:r w:rsidRPr="000A2A9E">
        <w:rPr>
          <w:rFonts w:hint="eastAsia"/>
        </w:rPr>
        <w:t>为</w:t>
      </w:r>
      <w:r>
        <w:rPr>
          <w:rFonts w:hint="eastAsia"/>
        </w:rPr>
        <w:t>背景</w:t>
      </w:r>
      <w:r w:rsidRPr="000A2A9E">
        <w:rPr>
          <w:rFonts w:hint="eastAsia"/>
        </w:rPr>
        <w:t>，</w:t>
      </w:r>
      <w:r>
        <w:rPr>
          <w:rFonts w:hint="eastAsia"/>
        </w:rPr>
        <w:t>介绍基于</w:t>
      </w:r>
      <w:r>
        <w:rPr>
          <w:rFonts w:hint="eastAsia"/>
        </w:rPr>
        <w:t>Plant Simulation</w:t>
      </w:r>
      <w:r>
        <w:rPr>
          <w:rFonts w:hint="eastAsia"/>
        </w:rPr>
        <w:t>的</w:t>
      </w:r>
      <w:proofErr w:type="gramStart"/>
      <w:r>
        <w:rPr>
          <w:rFonts w:hint="eastAsia"/>
        </w:rPr>
        <w:t>云制造</w:t>
      </w:r>
      <w:proofErr w:type="gramEnd"/>
      <w:r>
        <w:rPr>
          <w:rFonts w:hint="eastAsia"/>
        </w:rPr>
        <w:t>服务组合执行过程评价的仿真实现方法，并针对整体流程中的关键步骤进行详细介绍，旨在验证仿真的方法对</w:t>
      </w:r>
      <w:proofErr w:type="gramStart"/>
      <w:r>
        <w:rPr>
          <w:rFonts w:hint="eastAsia"/>
        </w:rPr>
        <w:t>云制造</w:t>
      </w:r>
      <w:proofErr w:type="gramEnd"/>
      <w:r>
        <w:rPr>
          <w:rFonts w:hint="eastAsia"/>
        </w:rPr>
        <w:t>服务组合执行过程评价的有效性和适用性。</w:t>
      </w:r>
    </w:p>
    <w:p w14:paraId="490CBA39" w14:textId="77777777" w:rsidR="00D12964" w:rsidRDefault="00D12964" w:rsidP="00D12964">
      <w:pPr>
        <w:spacing w:line="400" w:lineRule="exact"/>
        <w:ind w:firstLineChars="200" w:firstLine="480"/>
      </w:pPr>
      <w:r>
        <w:rPr>
          <w:rFonts w:hint="eastAsia"/>
        </w:rPr>
        <w:t>案例中，在云平台上，有多家服务提供方，例如上海机床加工厂、杭州机床加工厂等，提供方可以在云平台上发布所能提供的产品服务及能力服务；案例中涉及到的产品均为机床加工相关的零部件，例如床身、床鞍、床头箱等；作为服务需求方的企业，可以在该平台上进行服务需求的发布来检索相关的服务，匹配后的服务形成列表供服务需求方选择并进行组合；组合后的意向方案会在仿真平台内建立生产线模型，仿真执行后将仿真结果返回给云平台展示，以供服务提供方和服务需求方查看，作为是否确定最终合作意向的参考。</w:t>
      </w:r>
    </w:p>
    <w:p w14:paraId="0850F6D9" w14:textId="36E8812F" w:rsidR="00D12964" w:rsidRPr="001A5C6A" w:rsidRDefault="00D12964" w:rsidP="00D12964">
      <w:pPr>
        <w:pStyle w:val="3"/>
      </w:pPr>
      <w:bookmarkStart w:id="112" w:name="_Toc487899348"/>
      <w:bookmarkStart w:id="113" w:name="_Toc487899867"/>
      <w:bookmarkStart w:id="114" w:name="_Toc488759688"/>
      <w:bookmarkStart w:id="115" w:name="_Toc501892841"/>
      <w:r>
        <w:rPr>
          <w:rFonts w:hint="eastAsia"/>
        </w:rPr>
        <w:t>6</w:t>
      </w:r>
      <w:r w:rsidR="002B6371">
        <w:rPr>
          <w:rFonts w:hint="eastAsia"/>
        </w:rPr>
        <w:t>.2</w:t>
      </w:r>
      <w:r w:rsidRPr="001A5C6A">
        <w:rPr>
          <w:rFonts w:hint="eastAsia"/>
        </w:rPr>
        <w:t xml:space="preserve">.1 </w:t>
      </w:r>
      <w:r>
        <w:rPr>
          <w:rFonts w:hint="eastAsia"/>
        </w:rPr>
        <w:t>案例</w:t>
      </w:r>
      <w:r w:rsidRPr="001A5C6A">
        <w:rPr>
          <w:rFonts w:hint="eastAsia"/>
        </w:rPr>
        <w:t>工作流程介绍</w:t>
      </w:r>
      <w:bookmarkEnd w:id="112"/>
      <w:bookmarkEnd w:id="113"/>
      <w:bookmarkEnd w:id="114"/>
      <w:bookmarkEnd w:id="115"/>
    </w:p>
    <w:p w14:paraId="58F79DEC" w14:textId="298C3AAC" w:rsidR="00DF6AA4" w:rsidRPr="00DF6AA4" w:rsidRDefault="00D12964" w:rsidP="00670DC8">
      <w:pPr>
        <w:spacing w:line="400" w:lineRule="exact"/>
        <w:ind w:firstLineChars="200" w:firstLine="480"/>
      </w:pPr>
      <w:r>
        <w:rPr>
          <w:rFonts w:hint="eastAsia"/>
        </w:rPr>
        <w:t>论文设计案例工作流程</w:t>
      </w:r>
      <w:r w:rsidRPr="00D12964">
        <w:rPr>
          <w:rFonts w:hint="eastAsia"/>
          <w:color w:val="FF0000"/>
        </w:rPr>
        <w:t>如图</w:t>
      </w:r>
      <w:r w:rsidR="00AA74FD">
        <w:rPr>
          <w:rFonts w:hint="eastAsia"/>
          <w:color w:val="FF0000"/>
        </w:rPr>
        <w:t>6.3</w:t>
      </w:r>
      <w:r>
        <w:rPr>
          <w:rFonts w:hint="eastAsia"/>
        </w:rPr>
        <w:t>所示，其中包含三个阶段：供需匹配阶段、服务组合阶段、意向服务组合评价阶段，其中：</w:t>
      </w:r>
      <w:r w:rsidR="00670DC8" w:rsidRPr="00DF6AA4">
        <w:rPr>
          <w:rFonts w:hint="eastAsia"/>
        </w:rPr>
        <w:t xml:space="preserve"> </w:t>
      </w:r>
    </w:p>
    <w:p w14:paraId="0AF9245D" w14:textId="24A2B6C7" w:rsidR="00D12964" w:rsidRDefault="00D12964" w:rsidP="00670DC8">
      <w:pPr>
        <w:spacing w:line="400" w:lineRule="exact"/>
        <w:ind w:firstLineChars="200" w:firstLine="480"/>
      </w:pPr>
      <w:r>
        <w:rPr>
          <w:rFonts w:hint="eastAsia"/>
        </w:rPr>
        <w:t>供需匹配阶段：</w:t>
      </w:r>
      <w:r w:rsidR="00670DC8">
        <w:rPr>
          <w:rFonts w:hint="eastAsia"/>
        </w:rPr>
        <w:t>供需</w:t>
      </w:r>
      <w:r w:rsidR="00670DC8">
        <w:t>匹配阶段包括服务</w:t>
      </w:r>
      <w:r w:rsidR="00670DC8">
        <w:rPr>
          <w:rFonts w:hint="eastAsia"/>
        </w:rPr>
        <w:t>发布</w:t>
      </w:r>
      <w:r w:rsidR="00670DC8">
        <w:t>和需求发布</w:t>
      </w:r>
      <w:r w:rsidR="00670DC8">
        <w:rPr>
          <w:rFonts w:hint="eastAsia"/>
        </w:rPr>
        <w:t>。服务提供方在服务发布页面，发布以下七种产品服务：主轴、床身、床头箱、床鞍、三座、尾座、滑板。包括</w:t>
      </w:r>
      <w:r w:rsidR="00670DC8">
        <w:t>生成包含仿真信息的</w:t>
      </w:r>
      <w:r w:rsidR="00670DC8">
        <w:rPr>
          <w:rFonts w:hint="eastAsia"/>
        </w:rPr>
        <w:t>OWL</w:t>
      </w:r>
      <w:r w:rsidR="00670DC8">
        <w:t>-S</w:t>
      </w:r>
      <w:r w:rsidR="00670DC8">
        <w:rPr>
          <w:rFonts w:hint="eastAsia"/>
        </w:rPr>
        <w:t>服务</w:t>
      </w:r>
      <w:r w:rsidR="00670DC8">
        <w:t>描述文档</w:t>
      </w:r>
      <w:r w:rsidR="00670DC8">
        <w:rPr>
          <w:rFonts w:hint="eastAsia"/>
        </w:rPr>
        <w:t>以及</w:t>
      </w:r>
      <w:r w:rsidR="00670DC8">
        <w:t>提供服务的</w:t>
      </w:r>
      <w:r w:rsidR="00670DC8">
        <w:t>Web Service</w:t>
      </w:r>
      <w:r w:rsidR="00670DC8">
        <w:t>接口。</w:t>
      </w:r>
      <w:r>
        <w:rPr>
          <w:rFonts w:hint="eastAsia"/>
        </w:rPr>
        <w:t>服务需求方在服务检索组合页面发布任务需求，通过云平台的智能匹配引擎，给出功能匹配的服务列表。</w:t>
      </w:r>
    </w:p>
    <w:p w14:paraId="12F4AD26" w14:textId="40550223" w:rsidR="00D12964" w:rsidRDefault="00D12964" w:rsidP="00D12964">
      <w:pPr>
        <w:spacing w:line="400" w:lineRule="exact"/>
        <w:ind w:firstLineChars="200" w:firstLine="480"/>
      </w:pPr>
      <w:r>
        <w:rPr>
          <w:rFonts w:hint="eastAsia"/>
        </w:rPr>
        <w:t>服务组合阶段：服务需求方在待选列表中，手动选择服务并按需形成意向服务组合，组合后的服务</w:t>
      </w:r>
      <w:r w:rsidR="00D81F81">
        <w:rPr>
          <w:rFonts w:hint="eastAsia"/>
        </w:rPr>
        <w:t xml:space="preserve"> </w:t>
      </w:r>
      <w:r>
        <w:rPr>
          <w:rFonts w:hint="eastAsia"/>
        </w:rPr>
        <w:t>形成</w:t>
      </w:r>
      <w:r>
        <w:rPr>
          <w:rFonts w:hint="eastAsia"/>
        </w:rPr>
        <w:t>OWL-S</w:t>
      </w:r>
      <w:r>
        <w:rPr>
          <w:rFonts w:hint="eastAsia"/>
        </w:rPr>
        <w:t>描述文档并进入待仿真列表。</w:t>
      </w:r>
    </w:p>
    <w:p w14:paraId="4FA34878" w14:textId="77777777" w:rsidR="00D12964" w:rsidRDefault="00D12964" w:rsidP="00D12964">
      <w:pPr>
        <w:spacing w:line="400" w:lineRule="exact"/>
        <w:ind w:firstLineChars="200" w:firstLine="480"/>
      </w:pPr>
      <w:r>
        <w:rPr>
          <w:rFonts w:hint="eastAsia"/>
        </w:rPr>
        <w:t>意向服务组合评价阶段：仿真平台读取待仿真列表中组合服务的描述文档，解析形成仿真模型，执行并给出仿真指标以及转换后的</w:t>
      </w:r>
      <w:proofErr w:type="gramStart"/>
      <w:r>
        <w:rPr>
          <w:rFonts w:hint="eastAsia"/>
        </w:rPr>
        <w:t>云服务</w:t>
      </w:r>
      <w:proofErr w:type="gramEnd"/>
      <w:r>
        <w:rPr>
          <w:rFonts w:hint="eastAsia"/>
        </w:rPr>
        <w:t>组合评价指标，该指标返还给云平台进行展示，作为服务供需双方是否确定最终合作意向的决策支持。</w:t>
      </w:r>
    </w:p>
    <w:p w14:paraId="4620103D" w14:textId="431B16A3" w:rsidR="00D12964" w:rsidRPr="00DD1A08" w:rsidRDefault="00D12964" w:rsidP="00D12964">
      <w:pPr>
        <w:spacing w:line="400" w:lineRule="exact"/>
        <w:ind w:firstLineChars="200" w:firstLine="480"/>
        <w:rPr>
          <w:strike/>
        </w:rPr>
      </w:pPr>
      <w:r>
        <w:rPr>
          <w:rFonts w:hint="eastAsia"/>
        </w:rPr>
        <w:t>该案例以数控机床产品的加工为背景，而数控机床主要由主轴、床身、床</w:t>
      </w:r>
      <w:r w:rsidR="002B6371">
        <w:rPr>
          <w:rFonts w:hint="eastAsia"/>
        </w:rPr>
        <w:t>头箱、床鞍、三座、尾座、滑板等组成，因此案例中包含以上七种产品。</w:t>
      </w:r>
    </w:p>
    <w:p w14:paraId="571BDC89" w14:textId="664BFC4A" w:rsidR="00D12964" w:rsidRPr="00D169FC" w:rsidRDefault="00B81D50" w:rsidP="00D12964">
      <w:pPr>
        <w:pStyle w:val="a4"/>
      </w:pPr>
      <w:r>
        <w:object w:dxaOrig="10740" w:dyaOrig="12816" w14:anchorId="2F3A5781">
          <v:shape id="_x0000_i1033" type="#_x0000_t75" style="width:430.15pt;height:513.75pt" o:ole="">
            <v:imagedata r:id="rId58" o:title=""/>
          </v:shape>
          <o:OLEObject Type="Embed" ProgID="Visio.Drawing.11" ShapeID="_x0000_i1033" DrawAspect="Content" ObjectID="_1576848148" r:id="rId59"/>
        </w:object>
      </w:r>
      <w:r w:rsidR="00D12964">
        <w:rPr>
          <w:rFonts w:hint="eastAsia"/>
        </w:rPr>
        <w:t>图</w:t>
      </w:r>
      <w:r w:rsidR="00AA74FD">
        <w:rPr>
          <w:rFonts w:hint="eastAsia"/>
        </w:rPr>
        <w:t>6.3</w:t>
      </w:r>
      <w:r w:rsidR="00D12964">
        <w:rPr>
          <w:rFonts w:hint="eastAsia"/>
        </w:rPr>
        <w:t xml:space="preserve"> </w:t>
      </w:r>
      <w:r w:rsidR="00D12964">
        <w:rPr>
          <w:rFonts w:hint="eastAsia"/>
        </w:rPr>
        <w:t>案例工作流程图</w:t>
      </w:r>
    </w:p>
    <w:p w14:paraId="62E84E95" w14:textId="66CE7CAB" w:rsidR="00D12964" w:rsidRPr="001A5C6A" w:rsidRDefault="00D12964" w:rsidP="00D12964">
      <w:pPr>
        <w:pStyle w:val="3"/>
      </w:pPr>
      <w:bookmarkStart w:id="116" w:name="_Toc487899349"/>
      <w:bookmarkStart w:id="117" w:name="_Toc487899868"/>
      <w:bookmarkStart w:id="118" w:name="_Toc488759689"/>
      <w:bookmarkStart w:id="119" w:name="_Toc501892842"/>
      <w:r>
        <w:rPr>
          <w:rFonts w:hint="eastAsia"/>
        </w:rPr>
        <w:t>6</w:t>
      </w:r>
      <w:r w:rsidR="002B6371">
        <w:rPr>
          <w:rFonts w:hint="eastAsia"/>
        </w:rPr>
        <w:t>.2</w:t>
      </w:r>
      <w:r w:rsidRPr="001A5C6A">
        <w:rPr>
          <w:rFonts w:hint="eastAsia"/>
        </w:rPr>
        <w:t>.2 典型产品及服务介绍</w:t>
      </w:r>
      <w:bookmarkEnd w:id="116"/>
      <w:bookmarkEnd w:id="117"/>
      <w:bookmarkEnd w:id="118"/>
      <w:bookmarkEnd w:id="119"/>
    </w:p>
    <w:p w14:paraId="051B89AB" w14:textId="66BE3A32" w:rsidR="00D12964" w:rsidRDefault="00D12964" w:rsidP="00D12964">
      <w:pPr>
        <w:spacing w:line="400" w:lineRule="exact"/>
        <w:ind w:firstLineChars="200" w:firstLine="480"/>
      </w:pPr>
      <w:r>
        <w:rPr>
          <w:rFonts w:hint="eastAsia"/>
        </w:rPr>
        <w:t>案例中定义七种典型产品：主轴、床身、床头箱、床鞍、三座、尾座、滑板，每种产品基本包含毛坯加工环节、粗加工环节、精加工环节、</w:t>
      </w:r>
      <w:proofErr w:type="gramStart"/>
      <w:r w:rsidR="00897C73">
        <w:rPr>
          <w:rFonts w:hint="eastAsia"/>
        </w:rPr>
        <w:t>检验打标</w:t>
      </w:r>
      <w:r>
        <w:rPr>
          <w:rFonts w:hint="eastAsia"/>
        </w:rPr>
        <w:t>环节</w:t>
      </w:r>
      <w:proofErr w:type="gramEnd"/>
      <w:r>
        <w:rPr>
          <w:rFonts w:hint="eastAsia"/>
        </w:rPr>
        <w:t>等，其具体的工艺流程如</w:t>
      </w:r>
      <w:r w:rsidRPr="00D12964">
        <w:rPr>
          <w:rFonts w:hint="eastAsia"/>
          <w:color w:val="FF0000"/>
        </w:rPr>
        <w:t>表</w:t>
      </w:r>
      <w:r w:rsidRPr="00D12964">
        <w:rPr>
          <w:rFonts w:hint="eastAsia"/>
          <w:color w:val="FF0000"/>
        </w:rPr>
        <w:t>6.1</w:t>
      </w:r>
      <w:r>
        <w:rPr>
          <w:rFonts w:hint="eastAsia"/>
        </w:rPr>
        <w:t>所示。</w:t>
      </w:r>
    </w:p>
    <w:p w14:paraId="0C7D08F1" w14:textId="77777777" w:rsidR="00D12964" w:rsidRDefault="00D12964" w:rsidP="00D12964">
      <w:pPr>
        <w:spacing w:line="400" w:lineRule="exact"/>
        <w:ind w:firstLineChars="200" w:firstLine="480"/>
      </w:pPr>
    </w:p>
    <w:p w14:paraId="33CCB249" w14:textId="790299BD" w:rsidR="00D12964" w:rsidRPr="00C341B0" w:rsidRDefault="00D12964" w:rsidP="00D12964">
      <w:pPr>
        <w:pStyle w:val="a5"/>
      </w:pPr>
      <w:r>
        <w:rPr>
          <w:rFonts w:hint="eastAsia"/>
        </w:rPr>
        <w:t>表</w:t>
      </w:r>
      <w:r>
        <w:rPr>
          <w:rFonts w:hint="eastAsia"/>
        </w:rPr>
        <w:t xml:space="preserve">6.1 </w:t>
      </w:r>
      <w:r>
        <w:rPr>
          <w:rFonts w:hint="eastAsia"/>
        </w:rPr>
        <w:t>产品加工生产线工艺流程表</w:t>
      </w:r>
    </w:p>
    <w:tbl>
      <w:tblPr>
        <w:tblW w:w="856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4"/>
        <w:gridCol w:w="1134"/>
        <w:gridCol w:w="6029"/>
      </w:tblGrid>
      <w:tr w:rsidR="00D12964" w14:paraId="40BD7734" w14:textId="77777777" w:rsidTr="00D12964">
        <w:trPr>
          <w:jc w:val="center"/>
        </w:trPr>
        <w:tc>
          <w:tcPr>
            <w:tcW w:w="1404" w:type="dxa"/>
            <w:vAlign w:val="center"/>
          </w:tcPr>
          <w:p w14:paraId="4EE05EDB"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产品生产线</w:t>
            </w:r>
          </w:p>
        </w:tc>
        <w:tc>
          <w:tcPr>
            <w:tcW w:w="1134" w:type="dxa"/>
            <w:shd w:val="clear" w:color="auto" w:fill="auto"/>
            <w:vAlign w:val="center"/>
          </w:tcPr>
          <w:p w14:paraId="10A3C437"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加工环节</w:t>
            </w:r>
          </w:p>
        </w:tc>
        <w:tc>
          <w:tcPr>
            <w:tcW w:w="6029" w:type="dxa"/>
            <w:shd w:val="clear" w:color="auto" w:fill="auto"/>
            <w:vAlign w:val="center"/>
          </w:tcPr>
          <w:p w14:paraId="75AB1E7C" w14:textId="77777777" w:rsidR="00D12964" w:rsidRPr="00897C73" w:rsidRDefault="00D12964" w:rsidP="00D12964">
            <w:pPr>
              <w:jc w:val="center"/>
              <w:rPr>
                <w:rFonts w:ascii="宋体" w:hAnsi="宋体" w:cstheme="minorBidi"/>
                <w:b/>
                <w:sz w:val="21"/>
                <w:szCs w:val="21"/>
              </w:rPr>
            </w:pPr>
            <w:r w:rsidRPr="00897C73">
              <w:rPr>
                <w:rFonts w:ascii="宋体" w:hAnsi="宋体" w:cstheme="minorBidi" w:hint="eastAsia"/>
                <w:b/>
                <w:sz w:val="21"/>
                <w:szCs w:val="21"/>
              </w:rPr>
              <w:t>具体工艺流程</w:t>
            </w:r>
          </w:p>
        </w:tc>
      </w:tr>
      <w:tr w:rsidR="00D12964" w14:paraId="39D8D537" w14:textId="77777777" w:rsidTr="00D12964">
        <w:trPr>
          <w:jc w:val="center"/>
        </w:trPr>
        <w:tc>
          <w:tcPr>
            <w:tcW w:w="1404" w:type="dxa"/>
            <w:vMerge w:val="restart"/>
            <w:vAlign w:val="center"/>
          </w:tcPr>
          <w:p w14:paraId="3F92DEF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主轴加工</w:t>
            </w:r>
          </w:p>
          <w:p w14:paraId="00811B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shd w:val="clear" w:color="auto" w:fill="auto"/>
            <w:vAlign w:val="center"/>
          </w:tcPr>
          <w:p w14:paraId="741822C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shd w:val="clear" w:color="auto" w:fill="auto"/>
            <w:vAlign w:val="center"/>
          </w:tcPr>
          <w:p w14:paraId="5CFB903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锻造-&gt;正火-&gt;</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-&gt;钻</w:t>
            </w:r>
          </w:p>
        </w:tc>
      </w:tr>
      <w:tr w:rsidR="00D12964" w14:paraId="4C52D5E0" w14:textId="77777777" w:rsidTr="00D12964">
        <w:trPr>
          <w:jc w:val="center"/>
        </w:trPr>
        <w:tc>
          <w:tcPr>
            <w:tcW w:w="1404" w:type="dxa"/>
            <w:vMerge/>
            <w:vAlign w:val="center"/>
          </w:tcPr>
          <w:p w14:paraId="4E787825"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7EA6031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shd w:val="clear" w:color="auto" w:fill="auto"/>
            <w:vAlign w:val="center"/>
          </w:tcPr>
          <w:p w14:paraId="41D2BAB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粗车小外圆-&gt;粗车大外圆-&gt;钻深孔-&gt;调质-&gt;粗磨外圆基准-&gt;粗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内孔</w:t>
            </w:r>
          </w:p>
        </w:tc>
      </w:tr>
      <w:tr w:rsidR="00D12964" w14:paraId="5E8DD053" w14:textId="77777777" w:rsidTr="00D12964">
        <w:trPr>
          <w:jc w:val="center"/>
        </w:trPr>
        <w:tc>
          <w:tcPr>
            <w:tcW w:w="1404" w:type="dxa"/>
            <w:vMerge/>
            <w:vAlign w:val="center"/>
          </w:tcPr>
          <w:p w14:paraId="20E3DDD3"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60C1AD4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shd w:val="clear" w:color="auto" w:fill="auto"/>
            <w:vAlign w:val="center"/>
          </w:tcPr>
          <w:p w14:paraId="0120B35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半精车外圆-&gt;半</w:t>
            </w:r>
            <w:proofErr w:type="gramStart"/>
            <w:r w:rsidRPr="00897C73">
              <w:rPr>
                <w:rFonts w:ascii="宋体" w:hAnsi="宋体" w:cstheme="minorBidi" w:hint="eastAsia"/>
                <w:sz w:val="21"/>
                <w:szCs w:val="21"/>
              </w:rPr>
              <w:t>精车锥孔</w:t>
            </w:r>
            <w:proofErr w:type="gramEnd"/>
            <w:r w:rsidRPr="00897C73">
              <w:rPr>
                <w:rFonts w:ascii="宋体" w:hAnsi="宋体" w:cstheme="minorBidi" w:hint="eastAsia"/>
                <w:sz w:val="21"/>
                <w:szCs w:val="21"/>
              </w:rPr>
              <w:t>-&gt;高频淬火-&gt;精车外圆基准-&gt;精磨孔口-&gt;精车切槽-&gt;</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通孔-&gt;热处理-&gt;精车螺纹-&gt;精磨锥面</w:t>
            </w:r>
          </w:p>
        </w:tc>
      </w:tr>
      <w:tr w:rsidR="00D12964" w14:paraId="129DF896" w14:textId="77777777" w:rsidTr="00D12964">
        <w:trPr>
          <w:jc w:val="center"/>
        </w:trPr>
        <w:tc>
          <w:tcPr>
            <w:tcW w:w="1404" w:type="dxa"/>
            <w:vMerge/>
            <w:vAlign w:val="center"/>
          </w:tcPr>
          <w:p w14:paraId="017DDC52" w14:textId="77777777" w:rsidR="00D12964" w:rsidRPr="00897C73" w:rsidRDefault="00D12964" w:rsidP="00D12964">
            <w:pPr>
              <w:jc w:val="center"/>
              <w:rPr>
                <w:rFonts w:ascii="宋体" w:hAnsi="宋体" w:cstheme="minorBidi"/>
                <w:sz w:val="21"/>
                <w:szCs w:val="21"/>
              </w:rPr>
            </w:pPr>
          </w:p>
        </w:tc>
        <w:tc>
          <w:tcPr>
            <w:tcW w:w="1134" w:type="dxa"/>
            <w:shd w:val="clear" w:color="auto" w:fill="auto"/>
            <w:vAlign w:val="center"/>
          </w:tcPr>
          <w:p w14:paraId="5479DE66" w14:textId="0744D880"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shd w:val="clear" w:color="auto" w:fill="auto"/>
            <w:vAlign w:val="center"/>
          </w:tcPr>
          <w:p w14:paraId="6255DA20" w14:textId="59D88461"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2E2F1690"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15648B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床身加工</w:t>
            </w:r>
          </w:p>
          <w:p w14:paraId="763167F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06EE28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8F5F11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1C7C1BA" w14:textId="77777777" w:rsidTr="00D12964">
        <w:trPr>
          <w:jc w:val="center"/>
        </w:trPr>
        <w:tc>
          <w:tcPr>
            <w:tcW w:w="1404" w:type="dxa"/>
            <w:vMerge/>
            <w:tcBorders>
              <w:left w:val="single" w:sz="4" w:space="0" w:color="auto"/>
              <w:right w:val="single" w:sz="4" w:space="0" w:color="auto"/>
            </w:tcBorders>
            <w:vAlign w:val="center"/>
          </w:tcPr>
          <w:p w14:paraId="5F815AE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089C39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0211FA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粗铣-&gt;时效</w:t>
            </w:r>
          </w:p>
        </w:tc>
      </w:tr>
      <w:tr w:rsidR="00D12964" w14:paraId="7AF7882F" w14:textId="77777777" w:rsidTr="00D12964">
        <w:trPr>
          <w:jc w:val="center"/>
        </w:trPr>
        <w:tc>
          <w:tcPr>
            <w:tcW w:w="1404" w:type="dxa"/>
            <w:vMerge/>
            <w:tcBorders>
              <w:left w:val="single" w:sz="4" w:space="0" w:color="auto"/>
              <w:right w:val="single" w:sz="4" w:space="0" w:color="auto"/>
            </w:tcBorders>
            <w:vAlign w:val="center"/>
          </w:tcPr>
          <w:p w14:paraId="775FD82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2F368D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F09EDE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底面及</w:t>
            </w:r>
            <w:proofErr w:type="gramStart"/>
            <w:r w:rsidRPr="00897C73">
              <w:rPr>
                <w:rFonts w:ascii="宋体" w:hAnsi="宋体" w:cstheme="minorBidi" w:hint="eastAsia"/>
                <w:sz w:val="21"/>
                <w:szCs w:val="21"/>
              </w:rPr>
              <w:t>背面-&gt;</w:t>
            </w:r>
            <w:proofErr w:type="gramEnd"/>
            <w:r w:rsidRPr="00897C73">
              <w:rPr>
                <w:rFonts w:ascii="宋体" w:hAnsi="宋体" w:cstheme="minorBidi" w:hint="eastAsia"/>
                <w:sz w:val="21"/>
                <w:szCs w:val="21"/>
              </w:rPr>
              <w:t>半精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导轨面-&gt;自然时效-&gt;精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导轨面-&gt;钳工</w:t>
            </w:r>
          </w:p>
        </w:tc>
      </w:tr>
      <w:tr w:rsidR="00D12964" w14:paraId="328C610C"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05305CC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B64E357" w14:textId="3F9ED3B3"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872434A" w14:textId="3DC06427"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DA88DA6"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73EA2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床头箱加工</w:t>
            </w:r>
          </w:p>
          <w:p w14:paraId="4FEB412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F300EC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1B2A67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E609495" w14:textId="77777777" w:rsidTr="00D12964">
        <w:trPr>
          <w:jc w:val="center"/>
        </w:trPr>
        <w:tc>
          <w:tcPr>
            <w:tcW w:w="1404" w:type="dxa"/>
            <w:vMerge/>
            <w:tcBorders>
              <w:left w:val="single" w:sz="4" w:space="0" w:color="auto"/>
              <w:right w:val="single" w:sz="4" w:space="0" w:color="auto"/>
            </w:tcBorders>
            <w:vAlign w:val="center"/>
          </w:tcPr>
          <w:p w14:paraId="464F0D8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C676AA"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5C33F5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2B950F88" w14:textId="77777777" w:rsidTr="00D12964">
        <w:trPr>
          <w:jc w:val="center"/>
        </w:trPr>
        <w:tc>
          <w:tcPr>
            <w:tcW w:w="1404" w:type="dxa"/>
            <w:vMerge/>
            <w:tcBorders>
              <w:left w:val="single" w:sz="4" w:space="0" w:color="auto"/>
              <w:right w:val="single" w:sz="4" w:space="0" w:color="auto"/>
            </w:tcBorders>
            <w:vAlign w:val="center"/>
          </w:tcPr>
          <w:p w14:paraId="5A3124FE"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A6510B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3E502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底面-&gt;精镗孔-&gt;钳工</w:t>
            </w:r>
          </w:p>
        </w:tc>
      </w:tr>
      <w:tr w:rsidR="00D12964" w14:paraId="79C38BD0"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10818C75"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4F629E3" w14:textId="7FD0AF5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2B1CAF3" w14:textId="43871DC8"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C2D38D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DD7ABF7" w14:textId="77777777" w:rsidR="00D12964" w:rsidRPr="00897C73" w:rsidRDefault="00D12964" w:rsidP="00D12964">
            <w:pPr>
              <w:jc w:val="center"/>
              <w:rPr>
                <w:rFonts w:ascii="宋体" w:hAnsi="宋体" w:cstheme="minorBidi"/>
                <w:sz w:val="21"/>
                <w:szCs w:val="21"/>
              </w:rPr>
            </w:pPr>
            <w:proofErr w:type="gramStart"/>
            <w:r w:rsidRPr="00897C73">
              <w:rPr>
                <w:rFonts w:ascii="宋体" w:hAnsi="宋体" w:cstheme="minorBidi" w:hint="eastAsia"/>
                <w:sz w:val="21"/>
                <w:szCs w:val="21"/>
              </w:rPr>
              <w:t>床鞍加工</w:t>
            </w:r>
            <w:proofErr w:type="gramEnd"/>
          </w:p>
          <w:p w14:paraId="35ED07C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61516B4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B8EB11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7CCA8FAE" w14:textId="77777777" w:rsidTr="00D12964">
        <w:trPr>
          <w:jc w:val="center"/>
        </w:trPr>
        <w:tc>
          <w:tcPr>
            <w:tcW w:w="1404" w:type="dxa"/>
            <w:vMerge/>
            <w:tcBorders>
              <w:left w:val="single" w:sz="4" w:space="0" w:color="auto"/>
              <w:right w:val="single" w:sz="4" w:space="0" w:color="auto"/>
            </w:tcBorders>
            <w:vAlign w:val="center"/>
          </w:tcPr>
          <w:p w14:paraId="6DEB713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C64343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B33C99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粗铣底面-&gt;粗铣顶面-&gt;粗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0F24218E" w14:textId="77777777" w:rsidTr="00D12964">
        <w:trPr>
          <w:jc w:val="center"/>
        </w:trPr>
        <w:tc>
          <w:tcPr>
            <w:tcW w:w="1404" w:type="dxa"/>
            <w:vMerge/>
            <w:tcBorders>
              <w:left w:val="single" w:sz="4" w:space="0" w:color="auto"/>
              <w:right w:val="single" w:sz="4" w:space="0" w:color="auto"/>
            </w:tcBorders>
            <w:vAlign w:val="center"/>
          </w:tcPr>
          <w:p w14:paraId="01F70BE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D8FB8BC"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0DAF0A2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顶面-&gt;精</w:t>
            </w:r>
            <w:proofErr w:type="gramStart"/>
            <w:r w:rsidRPr="00897C73">
              <w:rPr>
                <w:rFonts w:ascii="宋体" w:hAnsi="宋体" w:cstheme="minorBidi" w:hint="eastAsia"/>
                <w:sz w:val="21"/>
                <w:szCs w:val="21"/>
              </w:rPr>
              <w:t>铣</w:t>
            </w:r>
            <w:proofErr w:type="gramEnd"/>
            <w:r w:rsidRPr="00897C73">
              <w:rPr>
                <w:rFonts w:ascii="宋体" w:hAnsi="宋体" w:cstheme="minorBidi" w:hint="eastAsia"/>
                <w:sz w:val="21"/>
                <w:szCs w:val="21"/>
              </w:rPr>
              <w:t>底面-&gt;精</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-&gt;钳工</w:t>
            </w:r>
          </w:p>
        </w:tc>
      </w:tr>
      <w:tr w:rsidR="00D12964" w14:paraId="4E2CB702"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7827F357"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FAF37A2" w14:textId="5BBC24E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F61266" w14:textId="206F5B6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6F85281D"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2475AD8E"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三座加工</w:t>
            </w:r>
          </w:p>
          <w:p w14:paraId="518FF4A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AA9A33B"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8E7CBDF"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w:t>
            </w:r>
          </w:p>
        </w:tc>
      </w:tr>
      <w:tr w:rsidR="00D12964" w14:paraId="0263125E" w14:textId="77777777" w:rsidTr="00D12964">
        <w:trPr>
          <w:jc w:val="center"/>
        </w:trPr>
        <w:tc>
          <w:tcPr>
            <w:tcW w:w="1404" w:type="dxa"/>
            <w:vMerge/>
            <w:tcBorders>
              <w:left w:val="single" w:sz="4" w:space="0" w:color="auto"/>
              <w:right w:val="single" w:sz="4" w:space="0" w:color="auto"/>
            </w:tcBorders>
            <w:vAlign w:val="center"/>
          </w:tcPr>
          <w:p w14:paraId="6260D55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7E59811"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078AC1" w14:textId="77777777" w:rsidR="00D12964" w:rsidRPr="00897C73" w:rsidRDefault="00D12964" w:rsidP="00D12964">
            <w:pPr>
              <w:jc w:val="center"/>
              <w:rPr>
                <w:rFonts w:ascii="宋体" w:hAnsi="宋体" w:cstheme="minorBidi"/>
                <w:sz w:val="21"/>
                <w:szCs w:val="21"/>
              </w:rPr>
            </w:pPr>
            <w:proofErr w:type="gramStart"/>
            <w:r w:rsidRPr="00897C73">
              <w:rPr>
                <w:rFonts w:ascii="宋体" w:hAnsi="宋体" w:cstheme="minorBidi" w:hint="eastAsia"/>
                <w:sz w:val="21"/>
                <w:szCs w:val="21"/>
              </w:rPr>
              <w:t>铣及钻-&gt;镗及钻</w:t>
            </w:r>
            <w:proofErr w:type="gramEnd"/>
          </w:p>
        </w:tc>
      </w:tr>
      <w:tr w:rsidR="00D12964" w14:paraId="6541CC40" w14:textId="77777777" w:rsidTr="00D12964">
        <w:trPr>
          <w:jc w:val="center"/>
        </w:trPr>
        <w:tc>
          <w:tcPr>
            <w:tcW w:w="1404" w:type="dxa"/>
            <w:vMerge/>
            <w:tcBorders>
              <w:left w:val="single" w:sz="4" w:space="0" w:color="auto"/>
              <w:right w:val="single" w:sz="4" w:space="0" w:color="auto"/>
            </w:tcBorders>
            <w:vAlign w:val="center"/>
          </w:tcPr>
          <w:p w14:paraId="2DC44431"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D78CD70"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E6E370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w:t>
            </w:r>
            <w:proofErr w:type="gramStart"/>
            <w:r w:rsidRPr="00897C73">
              <w:rPr>
                <w:rFonts w:ascii="宋体" w:hAnsi="宋体" w:cstheme="minorBidi" w:hint="eastAsia"/>
                <w:sz w:val="21"/>
                <w:szCs w:val="21"/>
              </w:rPr>
              <w:t>锪</w:t>
            </w:r>
            <w:proofErr w:type="gramEnd"/>
            <w:r w:rsidRPr="00897C73">
              <w:rPr>
                <w:rFonts w:ascii="宋体" w:hAnsi="宋体" w:cstheme="minorBidi" w:hint="eastAsia"/>
                <w:sz w:val="21"/>
                <w:szCs w:val="21"/>
              </w:rPr>
              <w:t>孔</w:t>
            </w:r>
          </w:p>
        </w:tc>
      </w:tr>
      <w:tr w:rsidR="00D12964" w14:paraId="102ACFDB"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2845A2D2"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12841787" w14:textId="5B4B4550"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0874339" w14:textId="10EDB4E9"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6D53C7DE"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5574B8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尾座加工</w:t>
            </w:r>
          </w:p>
          <w:p w14:paraId="79DC01E7"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842001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7095D7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锻造-&gt;划线</w:t>
            </w:r>
          </w:p>
        </w:tc>
      </w:tr>
      <w:tr w:rsidR="00D12964" w14:paraId="336EF56A" w14:textId="77777777" w:rsidTr="00D12964">
        <w:trPr>
          <w:jc w:val="center"/>
        </w:trPr>
        <w:tc>
          <w:tcPr>
            <w:tcW w:w="1404" w:type="dxa"/>
            <w:vMerge/>
            <w:tcBorders>
              <w:left w:val="single" w:sz="4" w:space="0" w:color="auto"/>
              <w:right w:val="single" w:sz="4" w:space="0" w:color="auto"/>
            </w:tcBorders>
            <w:vAlign w:val="center"/>
          </w:tcPr>
          <w:p w14:paraId="4227727B"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5FA2A2"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35EF2BC5"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rsidRPr="006E4C16" w14:paraId="6BE8E552" w14:textId="77777777" w:rsidTr="00D12964">
        <w:trPr>
          <w:jc w:val="center"/>
        </w:trPr>
        <w:tc>
          <w:tcPr>
            <w:tcW w:w="1404" w:type="dxa"/>
            <w:vMerge/>
            <w:tcBorders>
              <w:left w:val="single" w:sz="4" w:space="0" w:color="auto"/>
              <w:right w:val="single" w:sz="4" w:space="0" w:color="auto"/>
            </w:tcBorders>
            <w:vAlign w:val="center"/>
          </w:tcPr>
          <w:p w14:paraId="42C9BCF9"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06371A6"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120BDB4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w:t>
            </w:r>
            <w:proofErr w:type="gramStart"/>
            <w:r w:rsidRPr="00897C73">
              <w:rPr>
                <w:rFonts w:ascii="宋体" w:hAnsi="宋体" w:cstheme="minorBidi" w:hint="eastAsia"/>
                <w:sz w:val="21"/>
                <w:szCs w:val="21"/>
              </w:rPr>
              <w:t>铣及钻及攻</w:t>
            </w:r>
            <w:proofErr w:type="gramEnd"/>
            <w:r w:rsidRPr="00897C73">
              <w:rPr>
                <w:rFonts w:ascii="宋体" w:hAnsi="宋体" w:cstheme="minorBidi" w:hint="eastAsia"/>
                <w:sz w:val="21"/>
                <w:szCs w:val="21"/>
              </w:rPr>
              <w:t>-&gt;精</w:t>
            </w:r>
            <w:proofErr w:type="gramStart"/>
            <w:r w:rsidRPr="00897C73">
              <w:rPr>
                <w:rFonts w:ascii="宋体" w:hAnsi="宋体" w:cstheme="minorBidi" w:hint="eastAsia"/>
                <w:sz w:val="21"/>
                <w:szCs w:val="21"/>
              </w:rPr>
              <w:t>镗及钻及攻-&gt;钻及钳-&gt;珩</w:t>
            </w:r>
            <w:proofErr w:type="gramEnd"/>
            <w:r w:rsidRPr="00897C73">
              <w:rPr>
                <w:rFonts w:ascii="宋体" w:hAnsi="宋体" w:cstheme="minorBidi" w:hint="eastAsia"/>
                <w:sz w:val="21"/>
                <w:szCs w:val="21"/>
              </w:rPr>
              <w:t>磨</w:t>
            </w:r>
          </w:p>
        </w:tc>
      </w:tr>
      <w:tr w:rsidR="00D12964" w14:paraId="68A99FDF"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60B27E83"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3AAC4E04" w14:textId="60B25BAE"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7F39D4E7" w14:textId="75622FF5"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r w:rsidR="00D12964" w14:paraId="702CCFE1" w14:textId="77777777" w:rsidTr="00D12964">
        <w:trPr>
          <w:jc w:val="center"/>
        </w:trPr>
        <w:tc>
          <w:tcPr>
            <w:tcW w:w="1404" w:type="dxa"/>
            <w:vMerge w:val="restart"/>
            <w:tcBorders>
              <w:top w:val="single" w:sz="4" w:space="0" w:color="auto"/>
              <w:left w:val="single" w:sz="4" w:space="0" w:color="auto"/>
              <w:right w:val="single" w:sz="4" w:space="0" w:color="auto"/>
            </w:tcBorders>
            <w:vAlign w:val="center"/>
          </w:tcPr>
          <w:p w14:paraId="4E6714E3"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滑板加工</w:t>
            </w:r>
          </w:p>
          <w:p w14:paraId="6399315D"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生产线</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0707A20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毛坯加工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4ADF362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锻造-&gt;时效-&gt;划线</w:t>
            </w:r>
          </w:p>
        </w:tc>
      </w:tr>
      <w:tr w:rsidR="00D12964" w14:paraId="5B64EC6D" w14:textId="77777777" w:rsidTr="00D12964">
        <w:trPr>
          <w:jc w:val="center"/>
        </w:trPr>
        <w:tc>
          <w:tcPr>
            <w:tcW w:w="1404" w:type="dxa"/>
            <w:vMerge/>
            <w:tcBorders>
              <w:left w:val="single" w:sz="4" w:space="0" w:color="auto"/>
              <w:right w:val="single" w:sz="4" w:space="0" w:color="auto"/>
            </w:tcBorders>
            <w:vAlign w:val="center"/>
          </w:tcPr>
          <w:p w14:paraId="022FCB8D"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7EA087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6F77A0E9"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粗铣-&gt;粗</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-&gt;时效</w:t>
            </w:r>
          </w:p>
        </w:tc>
      </w:tr>
      <w:tr w:rsidR="00D12964" w14:paraId="05063941" w14:textId="77777777" w:rsidTr="00D12964">
        <w:trPr>
          <w:jc w:val="center"/>
        </w:trPr>
        <w:tc>
          <w:tcPr>
            <w:tcW w:w="1404" w:type="dxa"/>
            <w:vMerge/>
            <w:tcBorders>
              <w:left w:val="single" w:sz="4" w:space="0" w:color="auto"/>
              <w:right w:val="single" w:sz="4" w:space="0" w:color="auto"/>
            </w:tcBorders>
            <w:vAlign w:val="center"/>
          </w:tcPr>
          <w:p w14:paraId="49CEED16"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226A3684"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精加工</w:t>
            </w:r>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5FBA3168" w14:textId="77777777" w:rsidR="00D12964" w:rsidRPr="00897C73" w:rsidRDefault="00D12964" w:rsidP="00D12964">
            <w:pPr>
              <w:jc w:val="center"/>
              <w:rPr>
                <w:rFonts w:ascii="宋体" w:hAnsi="宋体" w:cstheme="minorBidi"/>
                <w:sz w:val="21"/>
                <w:szCs w:val="21"/>
              </w:rPr>
            </w:pPr>
            <w:r w:rsidRPr="00897C73">
              <w:rPr>
                <w:rFonts w:ascii="宋体" w:hAnsi="宋体" w:cstheme="minorBidi" w:hint="eastAsia"/>
                <w:sz w:val="21"/>
                <w:szCs w:val="21"/>
              </w:rPr>
              <w:t>半精车-&gt;磨-&gt;精</w:t>
            </w:r>
            <w:proofErr w:type="gramStart"/>
            <w:r w:rsidRPr="00897C73">
              <w:rPr>
                <w:rFonts w:ascii="宋体" w:hAnsi="宋体" w:cstheme="minorBidi" w:hint="eastAsia"/>
                <w:sz w:val="21"/>
                <w:szCs w:val="21"/>
              </w:rPr>
              <w:t>铣及钻</w:t>
            </w:r>
            <w:proofErr w:type="gramEnd"/>
            <w:r w:rsidRPr="00897C73">
              <w:rPr>
                <w:rFonts w:ascii="宋体" w:hAnsi="宋体" w:cstheme="minorBidi" w:hint="eastAsia"/>
                <w:sz w:val="21"/>
                <w:szCs w:val="21"/>
              </w:rPr>
              <w:t>攻-&gt;</w:t>
            </w:r>
            <w:proofErr w:type="gramStart"/>
            <w:r w:rsidRPr="00897C73">
              <w:rPr>
                <w:rFonts w:ascii="宋体" w:hAnsi="宋体" w:cstheme="minorBidi" w:hint="eastAsia"/>
                <w:sz w:val="21"/>
                <w:szCs w:val="21"/>
              </w:rPr>
              <w:t>镗</w:t>
            </w:r>
            <w:proofErr w:type="gramEnd"/>
            <w:r w:rsidRPr="00897C73">
              <w:rPr>
                <w:rFonts w:ascii="宋体" w:hAnsi="宋体" w:cstheme="minorBidi" w:hint="eastAsia"/>
                <w:sz w:val="21"/>
                <w:szCs w:val="21"/>
              </w:rPr>
              <w:t>及精</w:t>
            </w:r>
            <w:proofErr w:type="gramStart"/>
            <w:r w:rsidRPr="00897C73">
              <w:rPr>
                <w:rFonts w:ascii="宋体" w:hAnsi="宋体" w:cstheme="minorBidi" w:hint="eastAsia"/>
                <w:sz w:val="21"/>
                <w:szCs w:val="21"/>
              </w:rPr>
              <w:t>铣及钻</w:t>
            </w:r>
            <w:proofErr w:type="gramEnd"/>
            <w:r w:rsidRPr="00897C73">
              <w:rPr>
                <w:rFonts w:ascii="宋体" w:hAnsi="宋体" w:cstheme="minorBidi" w:hint="eastAsia"/>
                <w:sz w:val="21"/>
                <w:szCs w:val="21"/>
              </w:rPr>
              <w:t>攻-&gt;钳工</w:t>
            </w:r>
          </w:p>
        </w:tc>
      </w:tr>
      <w:tr w:rsidR="00D12964" w14:paraId="5DE9E9E6" w14:textId="77777777" w:rsidTr="00D12964">
        <w:trPr>
          <w:jc w:val="center"/>
        </w:trPr>
        <w:tc>
          <w:tcPr>
            <w:tcW w:w="1404" w:type="dxa"/>
            <w:vMerge/>
            <w:tcBorders>
              <w:left w:val="single" w:sz="4" w:space="0" w:color="auto"/>
              <w:bottom w:val="single" w:sz="4" w:space="0" w:color="auto"/>
              <w:right w:val="single" w:sz="4" w:space="0" w:color="auto"/>
            </w:tcBorders>
            <w:vAlign w:val="center"/>
          </w:tcPr>
          <w:p w14:paraId="5ACF1740" w14:textId="77777777" w:rsidR="00D12964" w:rsidRPr="00897C73" w:rsidRDefault="00D12964" w:rsidP="00D12964">
            <w:pPr>
              <w:jc w:val="center"/>
              <w:rPr>
                <w:rFonts w:ascii="宋体" w:hAnsi="宋体" w:cstheme="minorBidi"/>
                <w:sz w:val="21"/>
                <w:szCs w:val="21"/>
              </w:rPr>
            </w:pP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14:paraId="55BBEBA2" w14:textId="3F6AFB72"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c>
          <w:tcPr>
            <w:tcW w:w="6029" w:type="dxa"/>
            <w:tcBorders>
              <w:top w:val="single" w:sz="4" w:space="0" w:color="auto"/>
              <w:left w:val="single" w:sz="4" w:space="0" w:color="auto"/>
              <w:bottom w:val="single" w:sz="4" w:space="0" w:color="auto"/>
              <w:right w:val="single" w:sz="4" w:space="0" w:color="auto"/>
            </w:tcBorders>
            <w:shd w:val="clear" w:color="auto" w:fill="auto"/>
            <w:vAlign w:val="center"/>
          </w:tcPr>
          <w:p w14:paraId="254B8995" w14:textId="6F5D10B3" w:rsidR="00D12964" w:rsidRPr="00897C73" w:rsidRDefault="00897C73" w:rsidP="00D12964">
            <w:pPr>
              <w:jc w:val="center"/>
              <w:rPr>
                <w:rFonts w:ascii="宋体" w:hAnsi="宋体" w:cstheme="minorBidi"/>
                <w:sz w:val="21"/>
                <w:szCs w:val="21"/>
              </w:rPr>
            </w:pPr>
            <w:proofErr w:type="gramStart"/>
            <w:r w:rsidRPr="00897C73">
              <w:rPr>
                <w:sz w:val="21"/>
                <w:szCs w:val="21"/>
              </w:rPr>
              <w:t>检验打标</w:t>
            </w:r>
            <w:proofErr w:type="gramEnd"/>
          </w:p>
        </w:tc>
      </w:tr>
    </w:tbl>
    <w:p w14:paraId="71BF1569" w14:textId="17078B54" w:rsidR="00D12964" w:rsidRPr="001A5C6A" w:rsidRDefault="00D12964" w:rsidP="00D12964">
      <w:pPr>
        <w:pStyle w:val="3"/>
      </w:pPr>
      <w:bookmarkStart w:id="120" w:name="_Toc487899350"/>
      <w:bookmarkStart w:id="121" w:name="_Toc487899869"/>
      <w:bookmarkStart w:id="122" w:name="_Toc488759690"/>
      <w:bookmarkStart w:id="123" w:name="_Toc501892843"/>
      <w:r>
        <w:rPr>
          <w:rFonts w:hint="eastAsia"/>
        </w:rPr>
        <w:t>6</w:t>
      </w:r>
      <w:r w:rsidR="002B6371">
        <w:rPr>
          <w:rFonts w:hint="eastAsia"/>
        </w:rPr>
        <w:t>.2</w:t>
      </w:r>
      <w:r w:rsidRPr="001A5C6A">
        <w:rPr>
          <w:rFonts w:hint="eastAsia"/>
        </w:rPr>
        <w:t>.3 服务提供方介绍</w:t>
      </w:r>
      <w:bookmarkEnd w:id="120"/>
      <w:bookmarkEnd w:id="121"/>
      <w:bookmarkEnd w:id="122"/>
      <w:bookmarkEnd w:id="123"/>
    </w:p>
    <w:p w14:paraId="4AA55CD2" w14:textId="77777777" w:rsidR="00D12964" w:rsidRDefault="00D12964" w:rsidP="00D12964">
      <w:pPr>
        <w:spacing w:line="400" w:lineRule="exact"/>
        <w:ind w:firstLineChars="200" w:firstLine="480"/>
      </w:pPr>
      <w:r>
        <w:rPr>
          <w:rFonts w:hint="eastAsia"/>
        </w:rPr>
        <w:t>案例中服务提供方划分为两个区域：华东地区和东北地区，每个区域有三个机床加工厂家，分别定义如下：</w:t>
      </w:r>
    </w:p>
    <w:p w14:paraId="44E6D1E9" w14:textId="4F92EA28" w:rsidR="00D12964" w:rsidRPr="00A3159E" w:rsidRDefault="00D12964" w:rsidP="00D12964">
      <w:pPr>
        <w:spacing w:line="400" w:lineRule="exact"/>
        <w:ind w:firstLineChars="200" w:firstLine="480"/>
      </w:pPr>
      <w:r>
        <w:rPr>
          <w:rFonts w:hint="eastAsia"/>
        </w:rPr>
        <w:t xml:space="preserve">1. </w:t>
      </w:r>
      <w:r w:rsidRPr="00A3159E">
        <w:rPr>
          <w:rFonts w:hint="eastAsia"/>
        </w:rPr>
        <w:t>华东地区：上海机床加工厂、南京机床加工厂、杭州机床加工厂。</w:t>
      </w:r>
    </w:p>
    <w:p w14:paraId="660FA784" w14:textId="55F2817A" w:rsidR="00D12964" w:rsidRPr="00A3159E" w:rsidRDefault="00D12964" w:rsidP="00D12964">
      <w:pPr>
        <w:spacing w:line="400" w:lineRule="exact"/>
        <w:ind w:firstLineChars="200" w:firstLine="480"/>
      </w:pPr>
      <w:r>
        <w:rPr>
          <w:rFonts w:hint="eastAsia"/>
        </w:rPr>
        <w:t xml:space="preserve">2. </w:t>
      </w:r>
      <w:r w:rsidRPr="00A3159E">
        <w:rPr>
          <w:rFonts w:hint="eastAsia"/>
        </w:rPr>
        <w:t>东北地区：沈阳机床加工厂、大连机床加工厂、长春机床加工厂。</w:t>
      </w:r>
    </w:p>
    <w:p w14:paraId="019A64EC" w14:textId="4790FD41" w:rsidR="00D12964" w:rsidRDefault="00D12964" w:rsidP="00D12964">
      <w:pPr>
        <w:spacing w:line="400" w:lineRule="exact"/>
        <w:ind w:firstLineChars="200" w:firstLine="480"/>
      </w:pPr>
      <w:r w:rsidRPr="00A3159E">
        <w:rPr>
          <w:rFonts w:hint="eastAsia"/>
        </w:rPr>
        <w:t>说明：</w:t>
      </w:r>
      <w:r>
        <w:rPr>
          <w:rFonts w:hint="eastAsia"/>
        </w:rPr>
        <w:t>以上</w:t>
      </w:r>
      <w:r w:rsidRPr="00A164A5">
        <w:rPr>
          <w:rFonts w:hint="eastAsia"/>
        </w:rPr>
        <w:t>厂家均可以加工相同的产品、提供相同的加工原子服务和组合服务，区别在于设备选型、生产效率</w:t>
      </w:r>
      <w:r>
        <w:rPr>
          <w:rFonts w:hint="eastAsia"/>
        </w:rPr>
        <w:t>、成本以及物流距离等方面，并且论文假设以上机床加工厂家均已在云平台上注册通过验证并发布服务，在该案例中，不同厂家的准备时间</w:t>
      </w:r>
      <w:r>
        <w:rPr>
          <w:rFonts w:hint="eastAsia"/>
        </w:rPr>
        <w:t>ST</w:t>
      </w:r>
      <w:r>
        <w:rPr>
          <w:rFonts w:hint="eastAsia"/>
        </w:rPr>
        <w:t>和距离服务需求方的物流距离</w:t>
      </w:r>
      <w:r>
        <w:rPr>
          <w:rFonts w:hint="eastAsia"/>
        </w:rPr>
        <w:t>LD</w:t>
      </w:r>
      <w:r>
        <w:rPr>
          <w:rFonts w:hint="eastAsia"/>
        </w:rPr>
        <w:t>因厂家生产能力和地域等原因有所不同，定义如</w:t>
      </w:r>
      <w:r w:rsidRPr="00D12964">
        <w:rPr>
          <w:rFonts w:hint="eastAsia"/>
          <w:color w:val="FF0000"/>
        </w:rPr>
        <w:t>表</w:t>
      </w:r>
      <w:r w:rsidRPr="00D12964">
        <w:rPr>
          <w:rFonts w:hint="eastAsia"/>
          <w:color w:val="FF0000"/>
        </w:rPr>
        <w:t>6.2</w:t>
      </w:r>
      <w:r>
        <w:rPr>
          <w:rFonts w:hint="eastAsia"/>
        </w:rPr>
        <w:t>所示，但各厂家的物流速度</w:t>
      </w:r>
      <w:r>
        <w:rPr>
          <w:rFonts w:hint="eastAsia"/>
        </w:rPr>
        <w:t>LS</w:t>
      </w:r>
      <w:r>
        <w:rPr>
          <w:rFonts w:hint="eastAsia"/>
        </w:rPr>
        <w:t>默认统一，</w:t>
      </w:r>
      <w:r>
        <w:rPr>
          <w:rFonts w:hint="eastAsia"/>
        </w:rPr>
        <w:t>LS=50KM/H</w:t>
      </w:r>
      <w:r>
        <w:rPr>
          <w:rFonts w:hint="eastAsia"/>
        </w:rPr>
        <w:t>。</w:t>
      </w:r>
    </w:p>
    <w:p w14:paraId="1B1E6FC7" w14:textId="2CE7C531" w:rsidR="00D12964" w:rsidRPr="00CC78B4" w:rsidRDefault="00D12964" w:rsidP="00D12964">
      <w:pPr>
        <w:pStyle w:val="a5"/>
        <w:rPr>
          <w:u w:val="single"/>
        </w:rPr>
      </w:pPr>
      <w:r>
        <w:rPr>
          <w:rFonts w:hint="eastAsia"/>
        </w:rPr>
        <w:t>表</w:t>
      </w:r>
      <w:r>
        <w:rPr>
          <w:rFonts w:hint="eastAsia"/>
        </w:rPr>
        <w:t xml:space="preserve">6.2 </w:t>
      </w:r>
      <w:r>
        <w:rPr>
          <w:rFonts w:hint="eastAsia"/>
        </w:rPr>
        <w:t>不同厂家在案例中的准备时间</w:t>
      </w:r>
      <w:r>
        <w:rPr>
          <w:rFonts w:hint="eastAsia"/>
        </w:rPr>
        <w:t>ST</w:t>
      </w:r>
      <w:r>
        <w:rPr>
          <w:rFonts w:hint="eastAsia"/>
        </w:rPr>
        <w:t>和物流距离</w:t>
      </w:r>
      <w:r>
        <w:rPr>
          <w:rFonts w:hint="eastAsia"/>
        </w:rPr>
        <w:t>LD</w:t>
      </w:r>
    </w:p>
    <w:tbl>
      <w:tblPr>
        <w:tblW w:w="82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8"/>
        <w:gridCol w:w="1843"/>
        <w:gridCol w:w="2268"/>
        <w:gridCol w:w="2482"/>
      </w:tblGrid>
      <w:tr w:rsidR="00D12964" w14:paraId="1D3F75E1" w14:textId="77777777" w:rsidTr="00D12964">
        <w:trPr>
          <w:jc w:val="center"/>
        </w:trPr>
        <w:tc>
          <w:tcPr>
            <w:tcW w:w="1658" w:type="dxa"/>
            <w:shd w:val="clear" w:color="auto" w:fill="auto"/>
            <w:vAlign w:val="center"/>
          </w:tcPr>
          <w:p w14:paraId="79B2E80D"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厂家地区</w:t>
            </w:r>
          </w:p>
        </w:tc>
        <w:tc>
          <w:tcPr>
            <w:tcW w:w="1843" w:type="dxa"/>
            <w:vAlign w:val="center"/>
          </w:tcPr>
          <w:p w14:paraId="5F7D405B"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厂家名称</w:t>
            </w:r>
          </w:p>
        </w:tc>
        <w:tc>
          <w:tcPr>
            <w:tcW w:w="2268" w:type="dxa"/>
            <w:shd w:val="clear" w:color="auto" w:fill="auto"/>
            <w:vAlign w:val="center"/>
          </w:tcPr>
          <w:p w14:paraId="631ACE6E"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准备时间</w:t>
            </w:r>
            <w:r w:rsidRPr="004C1F74">
              <w:rPr>
                <w:rFonts w:eastAsiaTheme="minorEastAsia" w:cstheme="minorBidi" w:hint="eastAsia"/>
                <w:b/>
                <w:sz w:val="21"/>
                <w:szCs w:val="21"/>
              </w:rPr>
              <w:t>ST</w:t>
            </w:r>
            <w:r w:rsidRPr="004C1F74">
              <w:rPr>
                <w:rFonts w:eastAsiaTheme="minorEastAsia" w:cstheme="minorBidi" w:hint="eastAsia"/>
                <w:b/>
                <w:sz w:val="21"/>
                <w:szCs w:val="21"/>
              </w:rPr>
              <w:t>（</w:t>
            </w:r>
            <w:r w:rsidRPr="004C1F74">
              <w:rPr>
                <w:rFonts w:eastAsiaTheme="minorEastAsia" w:cstheme="minorBidi" w:hint="eastAsia"/>
                <w:b/>
                <w:sz w:val="21"/>
                <w:szCs w:val="21"/>
              </w:rPr>
              <w:t>H</w:t>
            </w:r>
            <w:r w:rsidRPr="004C1F74">
              <w:rPr>
                <w:rFonts w:eastAsiaTheme="minorEastAsia" w:cstheme="minorBidi" w:hint="eastAsia"/>
                <w:b/>
                <w:sz w:val="21"/>
                <w:szCs w:val="21"/>
              </w:rPr>
              <w:t>）</w:t>
            </w:r>
          </w:p>
        </w:tc>
        <w:tc>
          <w:tcPr>
            <w:tcW w:w="2482" w:type="dxa"/>
            <w:vAlign w:val="center"/>
          </w:tcPr>
          <w:p w14:paraId="166E36F8" w14:textId="77777777" w:rsidR="00D12964" w:rsidRPr="004C1F74" w:rsidRDefault="00D12964" w:rsidP="00D12964">
            <w:pPr>
              <w:jc w:val="center"/>
              <w:rPr>
                <w:rFonts w:eastAsiaTheme="minorEastAsia" w:cstheme="minorBidi"/>
                <w:b/>
                <w:sz w:val="21"/>
                <w:szCs w:val="21"/>
              </w:rPr>
            </w:pPr>
            <w:r w:rsidRPr="004C1F74">
              <w:rPr>
                <w:rFonts w:eastAsiaTheme="minorEastAsia" w:cstheme="minorBidi" w:hint="eastAsia"/>
                <w:b/>
                <w:sz w:val="21"/>
                <w:szCs w:val="21"/>
              </w:rPr>
              <w:t>物流距离</w:t>
            </w:r>
            <w:r w:rsidRPr="004C1F74">
              <w:rPr>
                <w:rFonts w:eastAsiaTheme="minorEastAsia" w:cstheme="minorBidi" w:hint="eastAsia"/>
                <w:b/>
                <w:sz w:val="21"/>
                <w:szCs w:val="21"/>
              </w:rPr>
              <w:t>LD</w:t>
            </w:r>
            <w:r w:rsidRPr="004C1F74">
              <w:rPr>
                <w:rFonts w:eastAsiaTheme="minorEastAsia" w:cstheme="minorBidi" w:hint="eastAsia"/>
                <w:b/>
                <w:sz w:val="21"/>
                <w:szCs w:val="21"/>
              </w:rPr>
              <w:t>（</w:t>
            </w:r>
            <w:r w:rsidRPr="004C1F74">
              <w:rPr>
                <w:rFonts w:eastAsiaTheme="minorEastAsia" w:cstheme="minorBidi" w:hint="eastAsia"/>
                <w:b/>
                <w:sz w:val="21"/>
                <w:szCs w:val="21"/>
              </w:rPr>
              <w:t>KM</w:t>
            </w:r>
            <w:r w:rsidRPr="004C1F74">
              <w:rPr>
                <w:rFonts w:eastAsiaTheme="minorEastAsia" w:cstheme="minorBidi" w:hint="eastAsia"/>
                <w:b/>
                <w:sz w:val="21"/>
                <w:szCs w:val="21"/>
              </w:rPr>
              <w:t>）</w:t>
            </w:r>
          </w:p>
        </w:tc>
      </w:tr>
      <w:tr w:rsidR="00D12964" w14:paraId="1C1DADEB" w14:textId="77777777" w:rsidTr="00D12964">
        <w:trPr>
          <w:jc w:val="center"/>
        </w:trPr>
        <w:tc>
          <w:tcPr>
            <w:tcW w:w="1658" w:type="dxa"/>
            <w:vMerge w:val="restart"/>
            <w:shd w:val="clear" w:color="auto" w:fill="auto"/>
            <w:vAlign w:val="center"/>
          </w:tcPr>
          <w:p w14:paraId="2699EB8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华东</w:t>
            </w:r>
          </w:p>
          <w:p w14:paraId="79EDEC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37A2E60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上海机床加工厂</w:t>
            </w:r>
          </w:p>
        </w:tc>
        <w:tc>
          <w:tcPr>
            <w:tcW w:w="2268" w:type="dxa"/>
            <w:shd w:val="clear" w:color="auto" w:fill="auto"/>
            <w:vAlign w:val="center"/>
          </w:tcPr>
          <w:p w14:paraId="7F5FFED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4</w:t>
            </w:r>
          </w:p>
        </w:tc>
        <w:tc>
          <w:tcPr>
            <w:tcW w:w="2482" w:type="dxa"/>
            <w:vAlign w:val="center"/>
          </w:tcPr>
          <w:p w14:paraId="20C0B64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50</w:t>
            </w:r>
          </w:p>
        </w:tc>
      </w:tr>
      <w:tr w:rsidR="00D12964" w14:paraId="0EA3C728" w14:textId="77777777" w:rsidTr="00D12964">
        <w:trPr>
          <w:jc w:val="center"/>
        </w:trPr>
        <w:tc>
          <w:tcPr>
            <w:tcW w:w="1658" w:type="dxa"/>
            <w:vMerge/>
            <w:shd w:val="clear" w:color="auto" w:fill="auto"/>
            <w:vAlign w:val="center"/>
          </w:tcPr>
          <w:p w14:paraId="39A5C7F8" w14:textId="77777777" w:rsidR="00D12964" w:rsidRPr="004C1F74" w:rsidRDefault="00D12964" w:rsidP="00D12964">
            <w:pPr>
              <w:jc w:val="center"/>
              <w:rPr>
                <w:rFonts w:eastAsiaTheme="minorEastAsia" w:cstheme="minorBidi"/>
                <w:sz w:val="21"/>
                <w:szCs w:val="21"/>
              </w:rPr>
            </w:pPr>
          </w:p>
        </w:tc>
        <w:tc>
          <w:tcPr>
            <w:tcW w:w="1843" w:type="dxa"/>
            <w:vAlign w:val="center"/>
          </w:tcPr>
          <w:p w14:paraId="27F5466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南京机床加工厂</w:t>
            </w:r>
          </w:p>
        </w:tc>
        <w:tc>
          <w:tcPr>
            <w:tcW w:w="2268" w:type="dxa"/>
            <w:shd w:val="clear" w:color="auto" w:fill="auto"/>
            <w:vAlign w:val="center"/>
          </w:tcPr>
          <w:p w14:paraId="079A473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6</w:t>
            </w:r>
          </w:p>
        </w:tc>
        <w:tc>
          <w:tcPr>
            <w:tcW w:w="2482" w:type="dxa"/>
            <w:vAlign w:val="center"/>
          </w:tcPr>
          <w:p w14:paraId="44ABD1F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300</w:t>
            </w:r>
          </w:p>
        </w:tc>
      </w:tr>
      <w:tr w:rsidR="00D12964" w14:paraId="12A3BBC9" w14:textId="77777777" w:rsidTr="00D12964">
        <w:trPr>
          <w:jc w:val="center"/>
        </w:trPr>
        <w:tc>
          <w:tcPr>
            <w:tcW w:w="1658" w:type="dxa"/>
            <w:vMerge/>
            <w:shd w:val="clear" w:color="auto" w:fill="auto"/>
            <w:vAlign w:val="center"/>
          </w:tcPr>
          <w:p w14:paraId="3C1C00C1" w14:textId="77777777" w:rsidR="00D12964" w:rsidRPr="004C1F74" w:rsidRDefault="00D12964" w:rsidP="00D12964">
            <w:pPr>
              <w:jc w:val="center"/>
              <w:rPr>
                <w:rFonts w:eastAsiaTheme="minorEastAsia" w:cstheme="minorBidi"/>
                <w:sz w:val="21"/>
                <w:szCs w:val="21"/>
              </w:rPr>
            </w:pPr>
          </w:p>
        </w:tc>
        <w:tc>
          <w:tcPr>
            <w:tcW w:w="1843" w:type="dxa"/>
            <w:vAlign w:val="center"/>
          </w:tcPr>
          <w:p w14:paraId="1955C0EF"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杭州机床加工厂</w:t>
            </w:r>
          </w:p>
        </w:tc>
        <w:tc>
          <w:tcPr>
            <w:tcW w:w="2268" w:type="dxa"/>
            <w:shd w:val="clear" w:color="auto" w:fill="auto"/>
            <w:vAlign w:val="center"/>
          </w:tcPr>
          <w:p w14:paraId="09D75BF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7</w:t>
            </w:r>
          </w:p>
        </w:tc>
        <w:tc>
          <w:tcPr>
            <w:tcW w:w="2482" w:type="dxa"/>
            <w:vAlign w:val="center"/>
          </w:tcPr>
          <w:p w14:paraId="25F066C8"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180</w:t>
            </w:r>
          </w:p>
        </w:tc>
      </w:tr>
      <w:tr w:rsidR="00D12964" w14:paraId="647E58F6" w14:textId="77777777" w:rsidTr="00D12964">
        <w:trPr>
          <w:jc w:val="center"/>
        </w:trPr>
        <w:tc>
          <w:tcPr>
            <w:tcW w:w="1658" w:type="dxa"/>
            <w:vMerge w:val="restart"/>
            <w:shd w:val="clear" w:color="auto" w:fill="auto"/>
            <w:vAlign w:val="center"/>
          </w:tcPr>
          <w:p w14:paraId="2E67B92E"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东北</w:t>
            </w:r>
          </w:p>
          <w:p w14:paraId="5C37E52A"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地区</w:t>
            </w:r>
          </w:p>
        </w:tc>
        <w:tc>
          <w:tcPr>
            <w:tcW w:w="1843" w:type="dxa"/>
            <w:vAlign w:val="center"/>
          </w:tcPr>
          <w:p w14:paraId="675F52B9"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沈阳机床加工厂</w:t>
            </w:r>
          </w:p>
        </w:tc>
        <w:tc>
          <w:tcPr>
            <w:tcW w:w="2268" w:type="dxa"/>
            <w:shd w:val="clear" w:color="auto" w:fill="auto"/>
            <w:vAlign w:val="center"/>
          </w:tcPr>
          <w:p w14:paraId="4EF57493"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3985FE6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1730</w:t>
            </w:r>
          </w:p>
        </w:tc>
      </w:tr>
      <w:tr w:rsidR="00D12964" w14:paraId="0F019D3F" w14:textId="77777777" w:rsidTr="00D12964">
        <w:trPr>
          <w:jc w:val="center"/>
        </w:trPr>
        <w:tc>
          <w:tcPr>
            <w:tcW w:w="1658" w:type="dxa"/>
            <w:vMerge/>
            <w:shd w:val="clear" w:color="auto" w:fill="auto"/>
            <w:vAlign w:val="center"/>
          </w:tcPr>
          <w:p w14:paraId="5E27CC80" w14:textId="77777777" w:rsidR="00D12964" w:rsidRPr="004C1F74" w:rsidRDefault="00D12964" w:rsidP="00D12964">
            <w:pPr>
              <w:jc w:val="center"/>
              <w:rPr>
                <w:rFonts w:eastAsiaTheme="minorEastAsia" w:cstheme="minorBidi"/>
                <w:sz w:val="21"/>
                <w:szCs w:val="21"/>
              </w:rPr>
            </w:pPr>
          </w:p>
        </w:tc>
        <w:tc>
          <w:tcPr>
            <w:tcW w:w="1843" w:type="dxa"/>
            <w:vAlign w:val="center"/>
          </w:tcPr>
          <w:p w14:paraId="37DD435C"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大连机床加工厂</w:t>
            </w:r>
          </w:p>
        </w:tc>
        <w:tc>
          <w:tcPr>
            <w:tcW w:w="2268" w:type="dxa"/>
            <w:shd w:val="clear" w:color="auto" w:fill="auto"/>
            <w:vAlign w:val="center"/>
          </w:tcPr>
          <w:p w14:paraId="3E6DF9BD"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5</w:t>
            </w:r>
          </w:p>
        </w:tc>
        <w:tc>
          <w:tcPr>
            <w:tcW w:w="2482" w:type="dxa"/>
            <w:vAlign w:val="center"/>
          </w:tcPr>
          <w:p w14:paraId="1C128EEB"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1070</w:t>
            </w:r>
          </w:p>
        </w:tc>
      </w:tr>
      <w:tr w:rsidR="00D12964" w14:paraId="3842A771" w14:textId="77777777" w:rsidTr="00D12964">
        <w:trPr>
          <w:jc w:val="center"/>
        </w:trPr>
        <w:tc>
          <w:tcPr>
            <w:tcW w:w="1658" w:type="dxa"/>
            <w:vMerge/>
            <w:shd w:val="clear" w:color="auto" w:fill="auto"/>
            <w:vAlign w:val="center"/>
          </w:tcPr>
          <w:p w14:paraId="4BFA457D" w14:textId="77777777" w:rsidR="00D12964" w:rsidRPr="004C1F74" w:rsidRDefault="00D12964" w:rsidP="00D12964">
            <w:pPr>
              <w:jc w:val="center"/>
              <w:rPr>
                <w:rFonts w:eastAsiaTheme="minorEastAsia" w:cstheme="minorBidi"/>
                <w:sz w:val="21"/>
                <w:szCs w:val="21"/>
              </w:rPr>
            </w:pPr>
          </w:p>
        </w:tc>
        <w:tc>
          <w:tcPr>
            <w:tcW w:w="1843" w:type="dxa"/>
            <w:vAlign w:val="center"/>
          </w:tcPr>
          <w:p w14:paraId="5B48B0D0"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长春机床加工厂</w:t>
            </w:r>
          </w:p>
        </w:tc>
        <w:tc>
          <w:tcPr>
            <w:tcW w:w="2268" w:type="dxa"/>
            <w:shd w:val="clear" w:color="auto" w:fill="auto"/>
            <w:vAlign w:val="center"/>
          </w:tcPr>
          <w:p w14:paraId="0EB404B1"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3</w:t>
            </w:r>
          </w:p>
        </w:tc>
        <w:tc>
          <w:tcPr>
            <w:tcW w:w="2482" w:type="dxa"/>
            <w:vAlign w:val="center"/>
          </w:tcPr>
          <w:p w14:paraId="2B24A7B5" w14:textId="77777777" w:rsidR="00D12964" w:rsidRPr="004C1F74" w:rsidRDefault="00D12964" w:rsidP="00D12964">
            <w:pPr>
              <w:jc w:val="center"/>
              <w:rPr>
                <w:rFonts w:eastAsiaTheme="minorEastAsia" w:cstheme="minorBidi"/>
                <w:sz w:val="21"/>
                <w:szCs w:val="21"/>
              </w:rPr>
            </w:pPr>
            <w:r w:rsidRPr="004C1F74">
              <w:rPr>
                <w:rFonts w:eastAsiaTheme="minorEastAsia" w:cstheme="minorBidi" w:hint="eastAsia"/>
                <w:sz w:val="21"/>
                <w:szCs w:val="21"/>
              </w:rPr>
              <w:t>2030</w:t>
            </w:r>
          </w:p>
        </w:tc>
      </w:tr>
    </w:tbl>
    <w:p w14:paraId="56E1CB1F" w14:textId="77777777" w:rsidR="00D12964" w:rsidRDefault="00D12964" w:rsidP="00D12964"/>
    <w:p w14:paraId="3E03718B" w14:textId="5AD46350" w:rsidR="00BC7EFD" w:rsidRDefault="00BC7EFD" w:rsidP="00BC7EFD">
      <w:pPr>
        <w:pStyle w:val="3"/>
      </w:pPr>
      <w:bookmarkStart w:id="124" w:name="_Toc501892844"/>
      <w:r>
        <w:rPr>
          <w:rFonts w:hint="eastAsia"/>
        </w:rPr>
        <w:t>6.2.2</w:t>
      </w:r>
      <w:r w:rsidR="007D1BB8">
        <w:t xml:space="preserve"> </w:t>
      </w:r>
      <w:r w:rsidR="007D1BB8">
        <w:rPr>
          <w:rFonts w:hint="eastAsia"/>
        </w:rPr>
        <w:t>云平台中在案例中的应用</w:t>
      </w:r>
      <w:bookmarkEnd w:id="124"/>
    </w:p>
    <w:p w14:paraId="20390CEB" w14:textId="0282C707" w:rsidR="007D1BB8" w:rsidRPr="000604F7" w:rsidRDefault="007D1BB8" w:rsidP="00AC7CD5">
      <w:pPr>
        <w:spacing w:line="400" w:lineRule="exact"/>
        <w:ind w:firstLineChars="200" w:firstLine="482"/>
        <w:rPr>
          <w:b/>
        </w:rPr>
      </w:pPr>
      <w:r w:rsidRPr="000604F7">
        <w:rPr>
          <w:b/>
        </w:rPr>
        <w:t>1</w:t>
      </w:r>
      <w:r w:rsidRPr="000604F7">
        <w:rPr>
          <w:b/>
        </w:rPr>
        <w:t>、服务发布</w:t>
      </w:r>
    </w:p>
    <w:p w14:paraId="7F39FFBC" w14:textId="4373E41F" w:rsidR="007D1BB8" w:rsidRPr="000604F7" w:rsidRDefault="007D1BB8" w:rsidP="00AC7CD5">
      <w:pPr>
        <w:spacing w:line="400" w:lineRule="exact"/>
        <w:ind w:firstLineChars="200" w:firstLine="480"/>
      </w:pPr>
      <w:r w:rsidRPr="000604F7">
        <w:t>（</w:t>
      </w:r>
      <w:r w:rsidRPr="000604F7">
        <w:t>1</w:t>
      </w:r>
      <w:r w:rsidRPr="000604F7">
        <w:t>）服务抽象</w:t>
      </w:r>
    </w:p>
    <w:p w14:paraId="6F14C1EF" w14:textId="1A9576BB" w:rsidR="007D1BB8" w:rsidRPr="000604F7" w:rsidRDefault="00897C73" w:rsidP="00AC7CD5">
      <w:pPr>
        <w:spacing w:line="400" w:lineRule="exact"/>
        <w:ind w:firstLineChars="200" w:firstLine="480"/>
      </w:pPr>
      <w:r w:rsidRPr="000604F7">
        <w:t>以</w:t>
      </w:r>
      <w:r w:rsidRPr="000604F7">
        <w:t>6.1</w:t>
      </w:r>
      <w:r w:rsidRPr="000604F7">
        <w:t>节案例背景中的上海机床加工厂和杭州机床加工厂为例，简称为企业</w:t>
      </w:r>
      <w:r w:rsidRPr="000604F7">
        <w:t>A</w:t>
      </w:r>
      <w:r w:rsidRPr="000604F7">
        <w:t>（上海机床加工厂）和企业</w:t>
      </w:r>
      <w:r w:rsidRPr="000604F7">
        <w:t>B</w:t>
      </w:r>
      <w:r w:rsidRPr="000604F7">
        <w:t>（杭州机床加工厂）</w:t>
      </w:r>
      <w:r w:rsidR="007D1BB8" w:rsidRPr="000604F7">
        <w:t>，这些企业可以把自己的制造能力封装成</w:t>
      </w:r>
      <w:r w:rsidR="007D1BB8" w:rsidRPr="000604F7">
        <w:t>WSDL</w:t>
      </w:r>
      <w:r w:rsidR="007D1BB8" w:rsidRPr="000604F7">
        <w:t>描述的制造服务模</w:t>
      </w:r>
      <w:r w:rsidR="000604F7">
        <w:t>型</w:t>
      </w:r>
      <w:r w:rsidR="000604F7">
        <w:rPr>
          <w:rFonts w:hint="eastAsia"/>
        </w:rPr>
        <w:t>。以主轴为例，</w:t>
      </w:r>
      <w:r w:rsidR="007D1BB8" w:rsidRPr="000604F7">
        <w:t>分别形成有：主轴毛坯</w:t>
      </w:r>
      <w:r w:rsidR="007D1BB8" w:rsidRPr="000604F7">
        <w:t>A.WSDL</w:t>
      </w:r>
      <w:r w:rsidR="007D1BB8" w:rsidRPr="000604F7">
        <w:t>、主轴粗加工</w:t>
      </w:r>
      <w:r w:rsidR="007D1BB8" w:rsidRPr="000604F7">
        <w:t>A.WSDL</w:t>
      </w:r>
      <w:r w:rsidR="007D1BB8" w:rsidRPr="000604F7">
        <w:t>、主轴精加工</w:t>
      </w:r>
      <w:r w:rsidR="007D1BB8" w:rsidRPr="000604F7">
        <w:t>A.WSDL</w:t>
      </w:r>
      <w:r w:rsidR="007D1BB8" w:rsidRPr="000604F7">
        <w:t>、主轴</w:t>
      </w:r>
      <w:proofErr w:type="gramStart"/>
      <w:r w:rsidR="007D1BB8" w:rsidRPr="000604F7">
        <w:t>检验打标</w:t>
      </w:r>
      <w:proofErr w:type="gramEnd"/>
      <w:r w:rsidR="007D1BB8" w:rsidRPr="000604F7">
        <w:t>A.WSDL</w:t>
      </w:r>
      <w:r w:rsidR="007D1BB8" w:rsidRPr="000604F7">
        <w:t>、主轴毛坯</w:t>
      </w:r>
      <w:r w:rsidR="007D1BB8" w:rsidRPr="000604F7">
        <w:t>B.WSDL</w:t>
      </w:r>
      <w:r w:rsidR="007D1BB8" w:rsidRPr="000604F7">
        <w:t>、主轴粗加工</w:t>
      </w:r>
      <w:r w:rsidR="007D1BB8" w:rsidRPr="000604F7">
        <w:t>B.WSDL</w:t>
      </w:r>
      <w:r w:rsidR="007D1BB8" w:rsidRPr="000604F7">
        <w:t>、主轴精加工</w:t>
      </w:r>
      <w:r w:rsidR="007D1BB8" w:rsidRPr="000604F7">
        <w:t>B.WSDL</w:t>
      </w:r>
      <w:r w:rsidR="007D1BB8" w:rsidRPr="000604F7">
        <w:t>、主轴</w:t>
      </w:r>
      <w:proofErr w:type="gramStart"/>
      <w:r w:rsidR="007D1BB8" w:rsidRPr="000604F7">
        <w:t>检验打标</w:t>
      </w:r>
      <w:proofErr w:type="gramEnd"/>
      <w:r w:rsidR="007D1BB8" w:rsidRPr="000604F7">
        <w:t>B.WSDL</w:t>
      </w:r>
      <w:r w:rsidR="007D1BB8" w:rsidRPr="000604F7">
        <w:t>八个描述文件。其中，主轴毛坯</w:t>
      </w:r>
      <w:r w:rsidR="007D1BB8" w:rsidRPr="000604F7">
        <w:t>A.WSDL</w:t>
      </w:r>
      <w:r w:rsidR="007D1BB8" w:rsidRPr="000604F7">
        <w:t>文件是企业</w:t>
      </w:r>
      <w:r w:rsidR="007D1BB8" w:rsidRPr="000604F7">
        <w:t>A</w:t>
      </w:r>
      <w:r w:rsidR="007D1BB8" w:rsidRPr="000604F7">
        <w:t>提供针对主轴毛坯加工制造服务能力的服务模型。</w:t>
      </w:r>
    </w:p>
    <w:p w14:paraId="0A60EABC" w14:textId="53E87BD2" w:rsidR="007D1BB8" w:rsidRPr="000604F7" w:rsidRDefault="007D1BB8" w:rsidP="00AC7CD5">
      <w:pPr>
        <w:spacing w:line="400" w:lineRule="exact"/>
        <w:ind w:firstLineChars="200" w:firstLine="480"/>
      </w:pPr>
      <w:r w:rsidRPr="000604F7">
        <w:t>（</w:t>
      </w:r>
      <w:r w:rsidRPr="000604F7">
        <w:t>2</w:t>
      </w:r>
      <w:r w:rsidRPr="000604F7">
        <w:t>）仿真抽象</w:t>
      </w:r>
    </w:p>
    <w:p w14:paraId="4319D9FB" w14:textId="77777777" w:rsidR="007D1BB8" w:rsidRPr="000604F7" w:rsidRDefault="007D1BB8" w:rsidP="00AC7CD5">
      <w:pPr>
        <w:spacing w:line="400" w:lineRule="exact"/>
        <w:ind w:firstLineChars="200" w:firstLine="480"/>
      </w:pPr>
      <w:r w:rsidRPr="000604F7">
        <w:t>根据企业</w:t>
      </w:r>
      <w:r w:rsidRPr="000604F7">
        <w:t>A</w:t>
      </w:r>
      <w:r w:rsidRPr="000604F7">
        <w:t>和企业</w:t>
      </w:r>
      <w:r w:rsidRPr="000604F7">
        <w:t>B</w:t>
      </w:r>
      <w:r w:rsidRPr="000604F7">
        <w:t>的制造资源特点，分别构建企业</w:t>
      </w:r>
      <w:r w:rsidRPr="000604F7">
        <w:t>A</w:t>
      </w:r>
      <w:r w:rsidRPr="000604F7">
        <w:t>和企业</w:t>
      </w:r>
      <w:r w:rsidRPr="000604F7">
        <w:t>B</w:t>
      </w:r>
      <w:r w:rsidRPr="000604F7">
        <w:t>的制造资源或制造能力的仿真模型。</w:t>
      </w:r>
    </w:p>
    <w:p w14:paraId="51CC480D" w14:textId="6A0503F9" w:rsidR="007D1BB8" w:rsidRPr="000604F7" w:rsidRDefault="007D1BB8" w:rsidP="00AC7CD5">
      <w:pPr>
        <w:spacing w:line="400" w:lineRule="exact"/>
        <w:ind w:firstLineChars="200" w:firstLine="480"/>
      </w:pPr>
      <w:r w:rsidRPr="000604F7">
        <w:t>企业</w:t>
      </w:r>
      <w:r w:rsidRPr="000604F7">
        <w:t>A</w:t>
      </w:r>
      <w:r w:rsidRPr="000604F7">
        <w:t>进行主轴毛坯加工的为毛坯工位，在</w:t>
      </w:r>
      <w:r w:rsidRPr="000604F7">
        <w:t>plant simulation</w:t>
      </w:r>
      <w:r w:rsidRPr="000604F7">
        <w:t>软件</w:t>
      </w:r>
      <w:r w:rsidRPr="000604F7">
        <w:t>(</w:t>
      </w:r>
      <w:r w:rsidRPr="000604F7">
        <w:t>以下简称</w:t>
      </w:r>
      <w:r w:rsidRPr="000604F7">
        <w:t>PSim</w:t>
      </w:r>
      <w:r w:rsidRPr="000604F7">
        <w:t>软件</w:t>
      </w:r>
      <w:r w:rsidRPr="000604F7">
        <w:t>)</w:t>
      </w:r>
      <w:r w:rsidRPr="000604F7">
        <w:t>上对应为一个</w:t>
      </w:r>
      <w:r w:rsidRPr="000604F7">
        <w:t>SingleProc</w:t>
      </w:r>
      <w:r w:rsidRPr="000604F7">
        <w:t>仿真对象；然后根据其仿真对象的特点，构建</w:t>
      </w:r>
      <w:r w:rsidRPr="000604F7">
        <w:t>XML</w:t>
      </w:r>
      <w:r w:rsidRPr="000604F7">
        <w:t>文档，为主轴毛坯加工仿真</w:t>
      </w:r>
      <w:r w:rsidRPr="000604F7">
        <w:t>A.XML</w:t>
      </w:r>
      <w:r w:rsidRPr="000604F7">
        <w:t>。文档内容</w:t>
      </w:r>
      <w:r w:rsidR="0062676B" w:rsidRPr="000604F7">
        <w:t>如下所示</w:t>
      </w:r>
      <w:r w:rsidRPr="000604F7">
        <w:t>：</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296"/>
      </w:tblGrid>
      <w:tr w:rsidR="007D1BB8" w:rsidRPr="000604F7" w14:paraId="5C8610FC" w14:textId="77777777" w:rsidTr="00B50FAB">
        <w:trPr>
          <w:jc w:val="center"/>
        </w:trPr>
        <w:tc>
          <w:tcPr>
            <w:tcW w:w="8296" w:type="dxa"/>
            <w:tcBorders>
              <w:top w:val="nil"/>
              <w:left w:val="nil"/>
              <w:bottom w:val="nil"/>
              <w:right w:val="nil"/>
            </w:tcBorders>
          </w:tcPr>
          <w:p w14:paraId="24F4FAB5" w14:textId="77777777" w:rsidR="007D1BB8" w:rsidRPr="000604F7" w:rsidRDefault="007D1BB8" w:rsidP="00787BB9">
            <w:pPr>
              <w:spacing w:line="400" w:lineRule="exact"/>
              <w:ind w:firstLine="200"/>
              <w:rPr>
                <w:color w:val="000000"/>
              </w:rPr>
            </w:pPr>
            <w:r w:rsidRPr="000604F7">
              <w:rPr>
                <w:color w:val="000000"/>
              </w:rPr>
              <w:t xml:space="preserve">&lt;simobj uuid="89901d68-1f9d-4e3c-bf14-57c873e7468e"&gt;    </w:t>
            </w:r>
            <w:proofErr w:type="gramStart"/>
            <w:r w:rsidRPr="000604F7">
              <w:rPr>
                <w:color w:val="000000"/>
              </w:rPr>
              <w:t>&lt;!—</w:t>
            </w:r>
            <w:proofErr w:type="gramEnd"/>
            <w:r w:rsidRPr="000604F7">
              <w:rPr>
                <w:color w:val="000000"/>
              </w:rPr>
              <w:t>各仿真对象具有不同的</w:t>
            </w:r>
            <w:r w:rsidRPr="000604F7">
              <w:rPr>
                <w:color w:val="000000"/>
              </w:rPr>
              <w:t>uuid--&gt;</w:t>
            </w:r>
          </w:p>
          <w:p w14:paraId="6542BF61" w14:textId="77777777" w:rsidR="007D1BB8" w:rsidRPr="000604F7" w:rsidRDefault="007D1BB8" w:rsidP="00787BB9">
            <w:pPr>
              <w:spacing w:line="400" w:lineRule="exact"/>
              <w:ind w:firstLine="200"/>
              <w:rPr>
                <w:color w:val="000000"/>
              </w:rPr>
            </w:pPr>
            <w:r w:rsidRPr="000604F7">
              <w:rPr>
                <w:color w:val="000000"/>
              </w:rPr>
              <w:tab/>
              <w:t>&lt;name&gt;</w:t>
            </w:r>
            <w:r w:rsidRPr="000604F7">
              <w:rPr>
                <w:color w:val="000000"/>
              </w:rPr>
              <w:t>主轴毛坯工位</w:t>
            </w:r>
            <w:r w:rsidRPr="000604F7">
              <w:rPr>
                <w:color w:val="000000"/>
              </w:rPr>
              <w:t>&lt;/name&gt;    &lt;!—</w:t>
            </w:r>
            <w:r w:rsidRPr="000604F7">
              <w:rPr>
                <w:color w:val="000000"/>
              </w:rPr>
              <w:t>工位名称</w:t>
            </w:r>
            <w:r w:rsidRPr="000604F7">
              <w:rPr>
                <w:color w:val="000000"/>
              </w:rPr>
              <w:t>--&gt;</w:t>
            </w:r>
          </w:p>
          <w:p w14:paraId="4CB4CCF8" w14:textId="77777777" w:rsidR="007D1BB8" w:rsidRPr="000604F7" w:rsidRDefault="007D1BB8" w:rsidP="00787BB9">
            <w:pPr>
              <w:spacing w:line="400" w:lineRule="exact"/>
              <w:ind w:firstLine="200"/>
              <w:rPr>
                <w:color w:val="000000"/>
              </w:rPr>
            </w:pPr>
            <w:r w:rsidRPr="000604F7">
              <w:rPr>
                <w:color w:val="000000"/>
              </w:rPr>
              <w:tab/>
              <w:t xml:space="preserve">&lt;class&gt;SingleProc&lt;/class&gt;    </w:t>
            </w:r>
            <w:proofErr w:type="gramStart"/>
            <w:r w:rsidRPr="000604F7">
              <w:rPr>
                <w:color w:val="000000"/>
              </w:rPr>
              <w:t>&lt;!—</w:t>
            </w:r>
            <w:proofErr w:type="gramEnd"/>
            <w:r w:rsidRPr="000604F7">
              <w:rPr>
                <w:color w:val="000000"/>
              </w:rPr>
              <w:t>工位对应的仿真对象类型</w:t>
            </w:r>
            <w:r w:rsidRPr="000604F7">
              <w:rPr>
                <w:color w:val="000000"/>
              </w:rPr>
              <w:t>--&gt;</w:t>
            </w:r>
          </w:p>
          <w:p w14:paraId="4F28330A" w14:textId="77777777" w:rsidR="007D1BB8" w:rsidRPr="000604F7" w:rsidRDefault="007D1BB8" w:rsidP="00787BB9">
            <w:pPr>
              <w:spacing w:line="400" w:lineRule="exact"/>
              <w:ind w:firstLine="200"/>
              <w:rPr>
                <w:color w:val="000000"/>
              </w:rPr>
            </w:pPr>
            <w:r w:rsidRPr="000604F7">
              <w:rPr>
                <w:color w:val="000000"/>
              </w:rPr>
              <w:tab/>
              <w:t xml:space="preserve">&lt;property name="ProcTime"&gt;600&lt;/property&gt;    </w:t>
            </w:r>
            <w:proofErr w:type="gramStart"/>
            <w:r w:rsidRPr="000604F7">
              <w:rPr>
                <w:color w:val="000000"/>
              </w:rPr>
              <w:t>&lt;!—</w:t>
            </w:r>
            <w:proofErr w:type="gramEnd"/>
            <w:r w:rsidRPr="000604F7">
              <w:rPr>
                <w:color w:val="000000"/>
              </w:rPr>
              <w:t>工位加工时长</w:t>
            </w:r>
            <w:r w:rsidRPr="000604F7">
              <w:rPr>
                <w:color w:val="000000"/>
              </w:rPr>
              <w:t>--&gt;</w:t>
            </w:r>
          </w:p>
          <w:p w14:paraId="543AE484" w14:textId="77777777" w:rsidR="007D1BB8" w:rsidRPr="000604F7" w:rsidRDefault="007D1BB8" w:rsidP="00787BB9">
            <w:pPr>
              <w:spacing w:line="400" w:lineRule="exact"/>
              <w:ind w:firstLine="200"/>
              <w:rPr>
                <w:color w:val="000000"/>
              </w:rPr>
            </w:pPr>
            <w:r w:rsidRPr="000604F7">
              <w:rPr>
                <w:color w:val="000000"/>
              </w:rPr>
              <w:tab/>
              <w:t xml:space="preserve">&lt;method name="EntranceCtrl"&gt;OnEntrane&lt;/property&gt;    </w:t>
            </w:r>
            <w:proofErr w:type="gramStart"/>
            <w:r w:rsidRPr="000604F7">
              <w:rPr>
                <w:color w:val="000000"/>
              </w:rPr>
              <w:t>&lt;!—</w:t>
            </w:r>
            <w:proofErr w:type="gramEnd"/>
            <w:r w:rsidRPr="000604F7">
              <w:rPr>
                <w:color w:val="000000"/>
              </w:rPr>
              <w:t>加工零件进入工位触发的方法</w:t>
            </w:r>
            <w:r w:rsidRPr="000604F7">
              <w:rPr>
                <w:color w:val="000000"/>
              </w:rPr>
              <w:t>--&gt;</w:t>
            </w:r>
          </w:p>
          <w:p w14:paraId="725D8CA4" w14:textId="77777777" w:rsidR="007D1BB8" w:rsidRPr="000604F7" w:rsidRDefault="007D1BB8" w:rsidP="00787BB9">
            <w:pPr>
              <w:spacing w:line="400" w:lineRule="exact"/>
              <w:ind w:firstLine="200"/>
              <w:rPr>
                <w:color w:val="000000"/>
              </w:rPr>
            </w:pPr>
            <w:r w:rsidRPr="000604F7">
              <w:rPr>
                <w:color w:val="000000"/>
              </w:rPr>
              <w:tab/>
              <w:t xml:space="preserve">&lt;method name="ExitCtrl"&gt;OnExit&lt;/property&gt;    </w:t>
            </w:r>
            <w:proofErr w:type="gramStart"/>
            <w:r w:rsidRPr="000604F7">
              <w:rPr>
                <w:color w:val="000000"/>
              </w:rPr>
              <w:t>&lt;!—</w:t>
            </w:r>
            <w:proofErr w:type="gramEnd"/>
            <w:r w:rsidRPr="000604F7">
              <w:rPr>
                <w:color w:val="000000"/>
              </w:rPr>
              <w:t>加工零件离开工位触发的方法</w:t>
            </w:r>
            <w:r w:rsidRPr="000604F7">
              <w:rPr>
                <w:color w:val="000000"/>
              </w:rPr>
              <w:t>--&gt;</w:t>
            </w:r>
          </w:p>
          <w:p w14:paraId="09E976FA" w14:textId="77777777" w:rsidR="007D1BB8" w:rsidRPr="000604F7" w:rsidRDefault="007D1BB8" w:rsidP="00787BB9">
            <w:pPr>
              <w:spacing w:line="400" w:lineRule="exact"/>
              <w:ind w:firstLine="200"/>
              <w:rPr>
                <w:color w:val="000000"/>
              </w:rPr>
            </w:pPr>
            <w:r w:rsidRPr="000604F7">
              <w:rPr>
                <w:color w:val="000000"/>
              </w:rPr>
              <w:t>&lt;/simobj&gt;</w:t>
            </w:r>
            <w:r w:rsidRPr="000604F7">
              <w:rPr>
                <w:color w:val="000000"/>
              </w:rPr>
              <w:t>。</w:t>
            </w:r>
          </w:p>
        </w:tc>
      </w:tr>
    </w:tbl>
    <w:p w14:paraId="1E468E48" w14:textId="207F6692" w:rsidR="007D1BB8" w:rsidRPr="000604F7" w:rsidRDefault="007D1BB8" w:rsidP="00787BB9">
      <w:pPr>
        <w:spacing w:line="400" w:lineRule="exact"/>
        <w:ind w:firstLineChars="200" w:firstLine="480"/>
      </w:pPr>
      <w:r w:rsidRPr="000604F7">
        <w:t>依次类推，形成主轴粗加工仿真</w:t>
      </w:r>
      <w:r w:rsidRPr="000604F7">
        <w:t>A.XML</w:t>
      </w:r>
      <w:r w:rsidRPr="000604F7">
        <w:t>，主轴精加工仿真</w:t>
      </w:r>
      <w:r w:rsidRPr="000604F7">
        <w:t>A.XML</w:t>
      </w:r>
      <w:r w:rsidRPr="000604F7">
        <w:t>，主轴</w:t>
      </w:r>
      <w:proofErr w:type="gramStart"/>
      <w:r w:rsidRPr="000604F7">
        <w:t>检验打标仿真</w:t>
      </w:r>
      <w:proofErr w:type="gramEnd"/>
      <w:r w:rsidRPr="000604F7">
        <w:t>A.XML</w:t>
      </w:r>
      <w:r w:rsidRPr="000604F7">
        <w:t>等文件。</w:t>
      </w:r>
    </w:p>
    <w:p w14:paraId="13CD27DE" w14:textId="77777777" w:rsidR="007D1BB8" w:rsidRPr="000604F7" w:rsidRDefault="007D1BB8" w:rsidP="00787BB9">
      <w:pPr>
        <w:spacing w:line="400" w:lineRule="exact"/>
        <w:ind w:firstLineChars="200" w:firstLine="480"/>
      </w:pPr>
      <w:r w:rsidRPr="000604F7">
        <w:t>企业</w:t>
      </w:r>
      <w:r w:rsidRPr="000604F7">
        <w:t>B</w:t>
      </w:r>
      <w:r w:rsidRPr="000604F7">
        <w:t>也类似形成有主轴毛坯加工仿真</w:t>
      </w:r>
      <w:r w:rsidRPr="000604F7">
        <w:t>B.XML</w:t>
      </w:r>
      <w:r w:rsidRPr="000604F7">
        <w:t>，主轴粗加工仿真</w:t>
      </w:r>
      <w:r w:rsidRPr="000604F7">
        <w:t>B.XML</w:t>
      </w:r>
      <w:r w:rsidRPr="000604F7">
        <w:t>，主轴精加工仿真</w:t>
      </w:r>
      <w:r w:rsidRPr="000604F7">
        <w:t>B.XML</w:t>
      </w:r>
      <w:r w:rsidRPr="000604F7">
        <w:t>，主轴</w:t>
      </w:r>
      <w:proofErr w:type="gramStart"/>
      <w:r w:rsidRPr="000604F7">
        <w:t>检验打标仿真</w:t>
      </w:r>
      <w:proofErr w:type="gramEnd"/>
      <w:r w:rsidRPr="000604F7">
        <w:t>B.XML</w:t>
      </w:r>
      <w:r w:rsidRPr="000604F7">
        <w:t>文件。</w:t>
      </w:r>
    </w:p>
    <w:p w14:paraId="407F1C9B" w14:textId="55E94C78" w:rsidR="007D1BB8" w:rsidRPr="000604F7" w:rsidRDefault="007D1BB8" w:rsidP="00787BB9">
      <w:pPr>
        <w:spacing w:line="400" w:lineRule="exact"/>
        <w:ind w:firstLineChars="200" w:firstLine="480"/>
      </w:pPr>
      <w:r w:rsidRPr="000604F7">
        <w:t>（</w:t>
      </w:r>
      <w:r w:rsidRPr="000604F7">
        <w:t>3</w:t>
      </w:r>
      <w:r w:rsidRPr="000604F7">
        <w:t>）服务发布</w:t>
      </w:r>
      <w:r w:rsidRPr="000604F7">
        <w:t>/</w:t>
      </w:r>
      <w:r w:rsidRPr="000604F7">
        <w:t>仿真信息添加</w:t>
      </w:r>
    </w:p>
    <w:p w14:paraId="48E5C69F" w14:textId="193CE1DF" w:rsidR="0062676B" w:rsidRPr="000604F7" w:rsidRDefault="0062676B" w:rsidP="00787BB9">
      <w:pPr>
        <w:spacing w:line="400" w:lineRule="exact"/>
        <w:ind w:firstLineChars="200" w:firstLine="480"/>
      </w:pPr>
      <w:r w:rsidRPr="000604F7">
        <w:t>该阶段主要是将仿真抽象环节生成的仿真模型文档注入到服务描述文档中。具体包括以下步骤：</w:t>
      </w:r>
    </w:p>
    <w:p w14:paraId="67793F8C" w14:textId="2FD57CA0" w:rsidR="007D1BB8" w:rsidRPr="000604F7" w:rsidRDefault="0062676B" w:rsidP="00AC7CD5">
      <w:pPr>
        <w:spacing w:line="400" w:lineRule="exact"/>
        <w:ind w:firstLineChars="200" w:firstLine="480"/>
      </w:pPr>
      <w:r w:rsidRPr="000604F7">
        <w:rPr>
          <w:rFonts w:ascii="宋体" w:hAnsi="宋体" w:cs="宋体" w:hint="eastAsia"/>
        </w:rPr>
        <w:t>①</w:t>
      </w:r>
      <w:r w:rsidR="007D1BB8" w:rsidRPr="000604F7">
        <w:t>把</w:t>
      </w:r>
      <w:r w:rsidR="007D1BB8" w:rsidRPr="000604F7">
        <w:t>WSDL</w:t>
      </w:r>
      <w:r w:rsidR="007D1BB8" w:rsidRPr="000604F7">
        <w:t>文件转换成</w:t>
      </w:r>
      <w:r w:rsidR="007D1BB8" w:rsidRPr="000604F7">
        <w:t>OWL-S</w:t>
      </w:r>
      <w:r w:rsidR="007D1BB8" w:rsidRPr="000604F7">
        <w:t>文件；如把主轴毛坯</w:t>
      </w:r>
      <w:r w:rsidR="007D1BB8" w:rsidRPr="000604F7">
        <w:t>A.WSDL</w:t>
      </w:r>
      <w:r w:rsidR="007D1BB8" w:rsidRPr="000604F7">
        <w:t>转换成符合</w:t>
      </w:r>
      <w:r w:rsidR="007D1BB8" w:rsidRPr="000604F7">
        <w:t>OWL-S</w:t>
      </w:r>
      <w:r w:rsidR="007D1BB8" w:rsidRPr="000604F7">
        <w:t>规范的主轴毛坯</w:t>
      </w:r>
      <w:r w:rsidR="007D1BB8" w:rsidRPr="000604F7">
        <w:t>A.OWL</w:t>
      </w:r>
      <w:r w:rsidR="007D1BB8" w:rsidRPr="000604F7">
        <w:t>文件</w:t>
      </w:r>
      <w:r w:rsidRPr="000604F7">
        <w:t>，具体实现方法已在</w:t>
      </w:r>
      <w:r w:rsidRPr="000604F7">
        <w:t>4.2</w:t>
      </w:r>
      <w:r w:rsidRPr="000604F7">
        <w:t>节中做过说明</w:t>
      </w:r>
      <w:r w:rsidR="007D1BB8" w:rsidRPr="000604F7">
        <w:t>；</w:t>
      </w:r>
    </w:p>
    <w:p w14:paraId="3187C483" w14:textId="77777777" w:rsidR="007D1BB8" w:rsidRPr="000604F7" w:rsidRDefault="007D1BB8" w:rsidP="00AC7CD5">
      <w:pPr>
        <w:spacing w:line="400" w:lineRule="exact"/>
        <w:ind w:firstLineChars="200" w:firstLine="480"/>
      </w:pPr>
      <w:r w:rsidRPr="000604F7">
        <w:rPr>
          <w:rFonts w:ascii="宋体" w:hAnsi="宋体" w:cs="宋体" w:hint="eastAsia"/>
        </w:rPr>
        <w:t>②</w:t>
      </w:r>
      <w:r w:rsidRPr="000604F7">
        <w:t>以人工仿真信息添加为例，用编辑软件如</w:t>
      </w:r>
      <w:r w:rsidRPr="000604F7">
        <w:t>windows</w:t>
      </w:r>
      <w:r w:rsidRPr="000604F7">
        <w:t>系统自带的</w:t>
      </w:r>
      <w:r w:rsidRPr="000604F7">
        <w:t>“</w:t>
      </w:r>
      <w:r w:rsidRPr="000604F7">
        <w:t>记事本</w:t>
      </w:r>
      <w:r w:rsidRPr="000604F7">
        <w:t>”</w:t>
      </w:r>
      <w:r w:rsidRPr="000604F7">
        <w:t>软件，打开主轴毛坯</w:t>
      </w:r>
      <w:r w:rsidRPr="000604F7">
        <w:t>A.OWL</w:t>
      </w:r>
      <w:r w:rsidRPr="000604F7">
        <w:t>，找到</w:t>
      </w:r>
      <w:r w:rsidRPr="000604F7">
        <w:t>&lt;grounding:WsdlGrounding&gt;</w:t>
      </w:r>
      <w:r w:rsidRPr="000604F7">
        <w:t>节点，添加</w:t>
      </w:r>
      <w:r w:rsidRPr="000604F7">
        <w:t xml:space="preserve">&lt;grounding:SimInfo&gt; </w:t>
      </w:r>
      <w:r w:rsidRPr="000604F7">
        <w:t>节点，在</w:t>
      </w:r>
      <w:r w:rsidRPr="000604F7">
        <w:t>&lt;grounding:SimInfo&gt;</w:t>
      </w:r>
      <w:r w:rsidRPr="000604F7">
        <w:t>和</w:t>
      </w:r>
      <w:r w:rsidRPr="000604F7">
        <w:t xml:space="preserve"> &lt;/grounding:SimInfo&gt;</w:t>
      </w:r>
      <w:r w:rsidRPr="000604F7">
        <w:t>标记中间，添加主轴毛坯加工仿真</w:t>
      </w:r>
      <w:r w:rsidRPr="000604F7">
        <w:t>A.XML</w:t>
      </w:r>
      <w:r w:rsidRPr="000604F7">
        <w:t>文件的内容；</w:t>
      </w:r>
    </w:p>
    <w:p w14:paraId="408AA996" w14:textId="77777777" w:rsidR="007D1BB8" w:rsidRPr="000604F7" w:rsidRDefault="007D1BB8" w:rsidP="00AC7CD5">
      <w:pPr>
        <w:spacing w:line="400" w:lineRule="exact"/>
        <w:ind w:firstLineChars="200" w:firstLine="480"/>
      </w:pPr>
      <w:r w:rsidRPr="000604F7">
        <w:rPr>
          <w:rFonts w:ascii="宋体" w:hAnsi="宋体" w:cs="宋体" w:hint="eastAsia"/>
        </w:rPr>
        <w:t>③</w:t>
      </w:r>
      <w:r w:rsidRPr="000604F7">
        <w:t>保存文档。并且把</w:t>
      </w:r>
      <w:r w:rsidRPr="000604F7">
        <w:t>“</w:t>
      </w:r>
      <w:r w:rsidRPr="000604F7">
        <w:t>主轴毛坯</w:t>
      </w:r>
      <w:r w:rsidRPr="000604F7">
        <w:t>A.OWL”</w:t>
      </w:r>
      <w:r w:rsidRPr="000604F7">
        <w:t>文件发布到</w:t>
      </w:r>
      <w:proofErr w:type="gramStart"/>
      <w:r w:rsidRPr="000604F7">
        <w:t>云制造</w:t>
      </w:r>
      <w:proofErr w:type="gramEnd"/>
      <w:r w:rsidRPr="000604F7">
        <w:t>服务平台上。</w:t>
      </w:r>
    </w:p>
    <w:p w14:paraId="2298AAB9" w14:textId="77777777" w:rsidR="007D1BB8" w:rsidRPr="000604F7" w:rsidRDefault="007D1BB8" w:rsidP="00AC7CD5">
      <w:pPr>
        <w:spacing w:line="400" w:lineRule="exact"/>
        <w:ind w:firstLineChars="200" w:firstLine="480"/>
      </w:pPr>
      <w:r w:rsidRPr="000604F7">
        <w:rPr>
          <w:rFonts w:ascii="宋体" w:hAnsi="宋体" w:cs="宋体" w:hint="eastAsia"/>
        </w:rPr>
        <w:t>④</w:t>
      </w:r>
      <w:r w:rsidRPr="000604F7">
        <w:t>依次转换、添加其它服务的文件，并进行发布。</w:t>
      </w:r>
    </w:p>
    <w:p w14:paraId="4CF467AE" w14:textId="6AAC046B" w:rsidR="00BC7EFD" w:rsidRPr="000604F7" w:rsidRDefault="0062676B" w:rsidP="00787BB9">
      <w:pPr>
        <w:spacing w:line="400" w:lineRule="exact"/>
        <w:ind w:firstLineChars="200" w:firstLine="480"/>
      </w:pPr>
      <w:r w:rsidRPr="000604F7">
        <w:t>服务发布界面</w:t>
      </w:r>
      <w:r w:rsidRPr="000604F7">
        <w:rPr>
          <w:color w:val="FF0000"/>
        </w:rPr>
        <w:t>如下图</w:t>
      </w:r>
      <w:r w:rsidR="006913C9">
        <w:rPr>
          <w:color w:val="FF0000"/>
        </w:rPr>
        <w:t>6.</w:t>
      </w:r>
      <w:r w:rsidR="006913C9">
        <w:rPr>
          <w:rFonts w:hint="eastAsia"/>
          <w:color w:val="FF0000"/>
        </w:rPr>
        <w:t>4</w:t>
      </w:r>
      <w:r w:rsidRPr="000604F7">
        <w:t>所示，高级发布选项中，</w:t>
      </w:r>
      <w:r w:rsidRPr="000604F7">
        <w:t>WSDL</w:t>
      </w:r>
      <w:r w:rsidRPr="000604F7">
        <w:t>路径用来生成服务调用的</w:t>
      </w:r>
      <w:r w:rsidRPr="000604F7">
        <w:t>Web Service</w:t>
      </w:r>
      <w:r w:rsidRPr="000604F7">
        <w:t>接口，上传的</w:t>
      </w:r>
      <w:r w:rsidRPr="000604F7">
        <w:t>OWL-S</w:t>
      </w:r>
      <w:r w:rsidRPr="000604F7">
        <w:t>文件用于将企业服务添加到</w:t>
      </w:r>
      <w:proofErr w:type="gramStart"/>
      <w:r w:rsidR="00AC7CD5" w:rsidRPr="000604F7">
        <w:t>云服务池</w:t>
      </w:r>
      <w:proofErr w:type="gramEnd"/>
      <w:r w:rsidR="00AC7CD5" w:rsidRPr="000604F7">
        <w:t>。案例以</w:t>
      </w:r>
      <w:r w:rsidR="00AC7CD5" w:rsidRPr="000604F7">
        <w:t>RDF4J</w:t>
      </w:r>
      <w:r w:rsidR="00AC7CD5" w:rsidRPr="000604F7">
        <w:t>图数据库作为存储服务的</w:t>
      </w:r>
      <w:proofErr w:type="gramStart"/>
      <w:r w:rsidR="00AC7CD5" w:rsidRPr="000604F7">
        <w:t>云服务池</w:t>
      </w:r>
      <w:proofErr w:type="gramEnd"/>
      <w:r w:rsidR="00AC7CD5" w:rsidRPr="000604F7">
        <w:t>，该</w:t>
      </w:r>
      <w:r w:rsidR="00AC7CD5" w:rsidRPr="000604F7">
        <w:t>OWL-S</w:t>
      </w:r>
      <w:r w:rsidR="00AC7CD5" w:rsidRPr="000604F7">
        <w:t>文件已包含仿真模型信息。初级发布选项用于格式化发布内容。</w:t>
      </w:r>
    </w:p>
    <w:p w14:paraId="543AF905" w14:textId="00FE3E0D" w:rsidR="0062676B" w:rsidRPr="000604F7" w:rsidRDefault="0062676B" w:rsidP="00AC7CD5">
      <w:pPr>
        <w:jc w:val="center"/>
        <w:rPr>
          <w:color w:val="FF0000"/>
        </w:rPr>
      </w:pPr>
      <w:r w:rsidRPr="000604F7">
        <w:rPr>
          <w:noProof/>
          <w:color w:val="FF0000"/>
        </w:rPr>
        <w:drawing>
          <wp:inline distT="0" distB="0" distL="0" distR="0" wp14:anchorId="05CA8CD8" wp14:editId="2127A39D">
            <wp:extent cx="5278120" cy="2247265"/>
            <wp:effectExtent l="0" t="0" r="0" b="635"/>
            <wp:docPr id="10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0"/>
                    <a:stretch>
                      <a:fillRect/>
                    </a:stretch>
                  </pic:blipFill>
                  <pic:spPr>
                    <a:xfrm>
                      <a:off x="0" y="0"/>
                      <a:ext cx="5278120" cy="2247265"/>
                    </a:xfrm>
                    <a:prstGeom prst="rect">
                      <a:avLst/>
                    </a:prstGeom>
                  </pic:spPr>
                </pic:pic>
              </a:graphicData>
            </a:graphic>
          </wp:inline>
        </w:drawing>
      </w:r>
    </w:p>
    <w:p w14:paraId="349F2CB9" w14:textId="2999FC35" w:rsidR="0062676B" w:rsidRPr="000604F7" w:rsidRDefault="0062676B" w:rsidP="000604F7">
      <w:pPr>
        <w:pStyle w:val="a4"/>
      </w:pPr>
      <w:r w:rsidRPr="000604F7">
        <w:t>图</w:t>
      </w:r>
      <w:r w:rsidR="006913C9">
        <w:t>6.</w:t>
      </w:r>
      <w:r w:rsidR="006913C9">
        <w:rPr>
          <w:rFonts w:hint="eastAsia"/>
        </w:rPr>
        <w:t>4</w:t>
      </w:r>
      <w:r w:rsidRPr="000604F7">
        <w:t xml:space="preserve"> </w:t>
      </w:r>
      <w:r w:rsidRPr="000604F7">
        <w:t>云平台服务发布界面</w:t>
      </w:r>
    </w:p>
    <w:p w14:paraId="6FE34F08" w14:textId="3374B7BC" w:rsidR="007D1BB8" w:rsidRPr="00FF3C26" w:rsidRDefault="00FF3C26" w:rsidP="00FF3C26">
      <w:pPr>
        <w:spacing w:line="400" w:lineRule="exact"/>
        <w:ind w:firstLineChars="200" w:firstLine="482"/>
        <w:rPr>
          <w:b/>
        </w:rPr>
      </w:pPr>
      <w:r>
        <w:rPr>
          <w:rFonts w:hint="eastAsia"/>
          <w:b/>
        </w:rPr>
        <w:t>2</w:t>
      </w:r>
      <w:r>
        <w:rPr>
          <w:rFonts w:hint="eastAsia"/>
          <w:b/>
        </w:rPr>
        <w:t>、</w:t>
      </w:r>
      <w:r w:rsidR="007D1BB8" w:rsidRPr="00FF3C26">
        <w:rPr>
          <w:b/>
        </w:rPr>
        <w:t>需求发布</w:t>
      </w:r>
    </w:p>
    <w:p w14:paraId="202CA01E" w14:textId="0FFA1FC7" w:rsidR="00B06EF4" w:rsidRDefault="007D1BB8" w:rsidP="00B06EF4">
      <w:pPr>
        <w:spacing w:line="400" w:lineRule="exact"/>
        <w:ind w:firstLineChars="200" w:firstLine="480"/>
      </w:pPr>
      <w:r w:rsidRPr="000604F7">
        <w:t>企业</w:t>
      </w:r>
      <w:r w:rsidRPr="000604F7">
        <w:t>C</w:t>
      </w:r>
      <w:r w:rsidRPr="000604F7">
        <w:t>需要制造一批主轴。在</w:t>
      </w:r>
      <w:proofErr w:type="gramStart"/>
      <w:r w:rsidRPr="000604F7">
        <w:t>云制造</w:t>
      </w:r>
      <w:proofErr w:type="gramEnd"/>
      <w:r w:rsidRPr="000604F7">
        <w:t>服务平台上发布需求信息。</w:t>
      </w:r>
      <w:r w:rsidR="00606D1D">
        <w:rPr>
          <w:rFonts w:hint="eastAsia"/>
        </w:rPr>
        <w:t>需求发布也是服务的检索，云平台需求发布界面如下图</w:t>
      </w:r>
      <w:r w:rsidR="006913C9">
        <w:rPr>
          <w:rFonts w:hint="eastAsia"/>
        </w:rPr>
        <w:t>6.5</w:t>
      </w:r>
      <w:r w:rsidR="00606D1D">
        <w:rPr>
          <w:rFonts w:hint="eastAsia"/>
        </w:rPr>
        <w:t>所示</w:t>
      </w:r>
      <w:r w:rsidR="00B06EF4">
        <w:rPr>
          <w:rFonts w:hint="eastAsia"/>
        </w:rPr>
        <w:t>。</w:t>
      </w:r>
    </w:p>
    <w:p w14:paraId="1B16B137" w14:textId="5877AA55" w:rsidR="00606D1D" w:rsidRDefault="00B06EF4" w:rsidP="00606D1D">
      <w:pPr>
        <w:jc w:val="center"/>
      </w:pPr>
      <w:r w:rsidRPr="00B06EF4">
        <w:rPr>
          <w:noProof/>
        </w:rPr>
        <w:drawing>
          <wp:inline distT="0" distB="0" distL="0" distR="0" wp14:anchorId="5D180D9F" wp14:editId="267D849C">
            <wp:extent cx="5278120" cy="1358900"/>
            <wp:effectExtent l="0" t="0" r="0" b="0"/>
            <wp:docPr id="14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61"/>
                    <a:stretch>
                      <a:fillRect/>
                    </a:stretch>
                  </pic:blipFill>
                  <pic:spPr>
                    <a:xfrm>
                      <a:off x="0" y="0"/>
                      <a:ext cx="5278120" cy="1358900"/>
                    </a:xfrm>
                    <a:prstGeom prst="rect">
                      <a:avLst/>
                    </a:prstGeom>
                  </pic:spPr>
                </pic:pic>
              </a:graphicData>
            </a:graphic>
          </wp:inline>
        </w:drawing>
      </w:r>
    </w:p>
    <w:p w14:paraId="01CE6A55" w14:textId="3E06C20F" w:rsidR="00B06EF4" w:rsidRDefault="00B06EF4" w:rsidP="00B06EF4">
      <w:pPr>
        <w:pStyle w:val="a4"/>
      </w:pPr>
      <w:r>
        <w:rPr>
          <w:rFonts w:hint="eastAsia"/>
        </w:rPr>
        <w:t>图</w:t>
      </w:r>
      <w:r w:rsidR="006913C9">
        <w:rPr>
          <w:rFonts w:hint="eastAsia"/>
        </w:rPr>
        <w:t>6.5</w:t>
      </w:r>
      <w:r>
        <w:t xml:space="preserve"> </w:t>
      </w:r>
      <w:r>
        <w:rPr>
          <w:rFonts w:hint="eastAsia"/>
        </w:rPr>
        <w:t>云平台需求发布界面</w:t>
      </w:r>
    </w:p>
    <w:p w14:paraId="573F862C" w14:textId="5084D87A" w:rsidR="00B06EF4" w:rsidRPr="00787BB9" w:rsidRDefault="00B06EF4" w:rsidP="00787BB9">
      <w:pPr>
        <w:pStyle w:val="a4"/>
        <w:spacing w:before="0" w:after="0" w:line="400" w:lineRule="exact"/>
        <w:ind w:firstLineChars="200" w:firstLine="480"/>
        <w:jc w:val="left"/>
        <w:rPr>
          <w:sz w:val="24"/>
        </w:rPr>
      </w:pPr>
      <w:r w:rsidRPr="00787BB9">
        <w:rPr>
          <w:sz w:val="24"/>
        </w:rPr>
        <w:t>检索产品时，若产品不存在，则检索出产品的各个部件产品（包括总装配能力），若该产品没有子部件，则检索出生产该产品的制造能力（包括部件装配能力）</w:t>
      </w:r>
      <w:r w:rsidR="00A33C70" w:rsidRPr="00787BB9">
        <w:rPr>
          <w:rFonts w:hint="eastAsia"/>
          <w:sz w:val="24"/>
        </w:rPr>
        <w:t>。若检索出产品有库存无需制造加工，则企业用户可以和产品提供者协商后直接下单购买；若检索出产品无库存需要加工制造，则需要选择合适的原子服务，并且将加工成产品的各项原子服务进行组合。</w:t>
      </w:r>
    </w:p>
    <w:p w14:paraId="233658EC" w14:textId="61385117" w:rsidR="007D1BB8" w:rsidRPr="00FF3C26" w:rsidRDefault="00FF3C26" w:rsidP="00FF3C26">
      <w:pPr>
        <w:spacing w:line="400" w:lineRule="exact"/>
        <w:ind w:firstLineChars="200" w:firstLine="482"/>
        <w:rPr>
          <w:b/>
        </w:rPr>
      </w:pPr>
      <w:r>
        <w:rPr>
          <w:rFonts w:hint="eastAsia"/>
          <w:b/>
        </w:rPr>
        <w:t>3</w:t>
      </w:r>
      <w:r>
        <w:rPr>
          <w:rFonts w:hint="eastAsia"/>
          <w:b/>
        </w:rPr>
        <w:t>、</w:t>
      </w:r>
      <w:r w:rsidR="007D1BB8" w:rsidRPr="00FF3C26">
        <w:rPr>
          <w:b/>
        </w:rPr>
        <w:t>服务</w:t>
      </w:r>
      <w:r w:rsidR="008602ED">
        <w:rPr>
          <w:rFonts w:hint="eastAsia"/>
          <w:b/>
        </w:rPr>
        <w:t>组合</w:t>
      </w:r>
    </w:p>
    <w:p w14:paraId="76FE2395" w14:textId="77777777" w:rsidR="007D1BB8" w:rsidRPr="000604F7" w:rsidRDefault="007D1BB8" w:rsidP="00787BB9">
      <w:pPr>
        <w:spacing w:line="400" w:lineRule="exact"/>
        <w:ind w:firstLineChars="200" w:firstLine="480"/>
      </w:pPr>
      <w:r w:rsidRPr="000604F7">
        <w:t>根据主轴生产的特点，把制造主轴的任务分解成毛坯</w:t>
      </w:r>
      <w:r w:rsidRPr="000604F7">
        <w:t>-</w:t>
      </w:r>
      <w:r w:rsidRPr="000604F7">
        <w:t>粗加工</w:t>
      </w:r>
      <w:r w:rsidRPr="000604F7">
        <w:t>-</w:t>
      </w:r>
      <w:r w:rsidRPr="000604F7">
        <w:t>精加工</w:t>
      </w:r>
      <w:r w:rsidRPr="000604F7">
        <w:t>-</w:t>
      </w:r>
      <w:r w:rsidRPr="000604F7">
        <w:t>检验</w:t>
      </w:r>
      <w:proofErr w:type="gramStart"/>
      <w:r w:rsidRPr="000604F7">
        <w:t>打标四</w:t>
      </w:r>
      <w:proofErr w:type="gramEnd"/>
      <w:r w:rsidRPr="000604F7">
        <w:t>个子任务。</w:t>
      </w:r>
    </w:p>
    <w:p w14:paraId="0EA800C5" w14:textId="77777777" w:rsidR="007D1BB8" w:rsidRPr="000604F7" w:rsidRDefault="007D1BB8" w:rsidP="00787BB9">
      <w:pPr>
        <w:spacing w:line="400" w:lineRule="exact"/>
        <w:ind w:firstLineChars="200" w:firstLine="480"/>
      </w:pPr>
      <w:r w:rsidRPr="000604F7">
        <w:t>由于企业</w:t>
      </w:r>
      <w:r w:rsidRPr="000604F7">
        <w:t>A</w:t>
      </w:r>
      <w:r w:rsidRPr="000604F7">
        <w:t>和企业</w:t>
      </w:r>
      <w:r w:rsidRPr="000604F7">
        <w:t>B</w:t>
      </w:r>
      <w:r w:rsidRPr="000604F7">
        <w:t>都能提供主轴毛坯加工等</w:t>
      </w:r>
      <w:proofErr w:type="gramStart"/>
      <w:r w:rsidRPr="000604F7">
        <w:t>子任务</w:t>
      </w:r>
      <w:proofErr w:type="gramEnd"/>
      <w:r w:rsidRPr="000604F7">
        <w:t>的制造服务，因此，每个子任务都有</w:t>
      </w:r>
      <w:r w:rsidRPr="000604F7">
        <w:t>2</w:t>
      </w:r>
      <w:r w:rsidRPr="000604F7">
        <w:t>个企业备选。</w:t>
      </w:r>
    </w:p>
    <w:p w14:paraId="5E323FEF" w14:textId="77777777" w:rsidR="007D1BB8" w:rsidRPr="000604F7" w:rsidRDefault="007D1BB8" w:rsidP="00787BB9">
      <w:pPr>
        <w:spacing w:line="400" w:lineRule="exact"/>
        <w:ind w:firstLineChars="200" w:firstLine="480"/>
      </w:pPr>
      <w:r w:rsidRPr="000604F7">
        <w:t>2</w:t>
      </w:r>
      <w:r w:rsidRPr="000604F7">
        <w:t>个企业备选，可以形成</w:t>
      </w:r>
      <w:r w:rsidRPr="000604F7">
        <w:t>16</w:t>
      </w:r>
      <w:r w:rsidRPr="000604F7">
        <w:t>种不同的服务组合：</w:t>
      </w:r>
    </w:p>
    <w:p w14:paraId="48CBA0C5" w14:textId="4EA8C0F9" w:rsidR="007D1BB8" w:rsidRPr="000604F7" w:rsidRDefault="007D1BB8" w:rsidP="00787BB9">
      <w:pPr>
        <w:spacing w:line="400" w:lineRule="exact"/>
        <w:ind w:firstLineChars="200" w:firstLine="480"/>
      </w:pPr>
      <w:r w:rsidRPr="000604F7">
        <w:t>AAAA,</w:t>
      </w:r>
      <w:r w:rsidR="000604F7">
        <w:t xml:space="preserve"> </w:t>
      </w:r>
      <w:r w:rsidRPr="000604F7">
        <w:t>AAAB,</w:t>
      </w:r>
      <w:r w:rsidR="000604F7">
        <w:t xml:space="preserve"> </w:t>
      </w:r>
      <w:r w:rsidRPr="000604F7">
        <w:t>AABA,</w:t>
      </w:r>
      <w:r w:rsidR="000604F7">
        <w:t xml:space="preserve"> </w:t>
      </w:r>
      <w:r w:rsidRPr="000604F7">
        <w:t>AABB,</w:t>
      </w:r>
      <w:r w:rsidR="000604F7">
        <w:t xml:space="preserve"> </w:t>
      </w:r>
      <w:r w:rsidRPr="000604F7">
        <w:t>ABAA,</w:t>
      </w:r>
      <w:r w:rsidR="000604F7">
        <w:t xml:space="preserve"> </w:t>
      </w:r>
      <w:r w:rsidRPr="000604F7">
        <w:t>ABBA,</w:t>
      </w:r>
      <w:r w:rsidR="000604F7">
        <w:t xml:space="preserve"> </w:t>
      </w:r>
      <w:r w:rsidRPr="000604F7">
        <w:t>ABBB,</w:t>
      </w:r>
      <w:r w:rsidR="000604F7">
        <w:t xml:space="preserve"> </w:t>
      </w:r>
      <w:r w:rsidRPr="000604F7">
        <w:t>BAAA,</w:t>
      </w:r>
      <w:r w:rsidR="000604F7">
        <w:t xml:space="preserve"> </w:t>
      </w:r>
      <w:r w:rsidRPr="000604F7">
        <w:t>BBAA,</w:t>
      </w:r>
      <w:r w:rsidR="000604F7">
        <w:t xml:space="preserve"> </w:t>
      </w:r>
      <w:r w:rsidRPr="000604F7">
        <w:t>BBBA,</w:t>
      </w:r>
      <w:r w:rsidR="000604F7">
        <w:t xml:space="preserve"> </w:t>
      </w:r>
      <w:r w:rsidRPr="000604F7">
        <w:t>BBBB,</w:t>
      </w:r>
      <w:r w:rsidR="000604F7">
        <w:t xml:space="preserve"> </w:t>
      </w:r>
      <w:r w:rsidRPr="000604F7">
        <w:t>BABB,</w:t>
      </w:r>
      <w:r w:rsidR="000604F7">
        <w:t xml:space="preserve"> </w:t>
      </w:r>
      <w:r w:rsidRPr="000604F7">
        <w:t>BAAB,</w:t>
      </w:r>
      <w:r w:rsidR="000604F7">
        <w:t xml:space="preserve"> </w:t>
      </w:r>
      <w:r w:rsidRPr="000604F7">
        <w:t>BABA,</w:t>
      </w:r>
      <w:r w:rsidR="000604F7">
        <w:t xml:space="preserve"> </w:t>
      </w:r>
      <w:r w:rsidRPr="000604F7">
        <w:t>BABB,</w:t>
      </w:r>
      <w:r w:rsidR="000604F7">
        <w:t xml:space="preserve"> </w:t>
      </w:r>
      <w:r w:rsidRPr="000604F7">
        <w:t>BBAB</w:t>
      </w:r>
    </w:p>
    <w:p w14:paraId="46E38374" w14:textId="77777777" w:rsidR="007D1BB8" w:rsidRPr="000604F7" w:rsidRDefault="007D1BB8" w:rsidP="00787BB9">
      <w:pPr>
        <w:spacing w:line="400" w:lineRule="exact"/>
        <w:ind w:firstLineChars="200" w:firstLine="480"/>
      </w:pPr>
      <w:r w:rsidRPr="000604F7">
        <w:t>其中，</w:t>
      </w:r>
      <w:r w:rsidRPr="000604F7">
        <w:t>AAAA</w:t>
      </w:r>
      <w:r w:rsidRPr="000604F7">
        <w:t>表示毛坯、粗加工、精加工、检验都选择企业</w:t>
      </w:r>
      <w:r w:rsidRPr="000604F7">
        <w:t>A</w:t>
      </w:r>
      <w:r w:rsidRPr="000604F7">
        <w:t>的服务；</w:t>
      </w:r>
      <w:r w:rsidRPr="000604F7">
        <w:t>BABA</w:t>
      </w:r>
      <w:r w:rsidRPr="000604F7">
        <w:t>表示毛坯加工选择企业</w:t>
      </w:r>
      <w:r w:rsidRPr="000604F7">
        <w:t>B</w:t>
      </w:r>
      <w:r w:rsidRPr="000604F7">
        <w:t>，粗加工选择企业</w:t>
      </w:r>
      <w:r w:rsidRPr="000604F7">
        <w:t>A</w:t>
      </w:r>
      <w:r w:rsidRPr="000604F7">
        <w:t>，精加工选择企业</w:t>
      </w:r>
      <w:r w:rsidRPr="000604F7">
        <w:t>B</w:t>
      </w:r>
      <w:r w:rsidRPr="000604F7">
        <w:t>，检验选择企业</w:t>
      </w:r>
      <w:r w:rsidRPr="000604F7">
        <w:t>A</w:t>
      </w:r>
      <w:r w:rsidRPr="000604F7">
        <w:t>。依次类推；</w:t>
      </w:r>
    </w:p>
    <w:p w14:paraId="2136C379" w14:textId="15E677B7" w:rsidR="007D1BB8" w:rsidRPr="000604F7" w:rsidRDefault="007D1BB8" w:rsidP="00787BB9">
      <w:pPr>
        <w:spacing w:line="400" w:lineRule="exact"/>
        <w:ind w:firstLineChars="200" w:firstLine="480"/>
      </w:pPr>
      <w:r w:rsidRPr="000604F7">
        <w:t>根据每种组合，构建仿真模型。例如，针对</w:t>
      </w:r>
      <w:r w:rsidRPr="000604F7">
        <w:t>BABA</w:t>
      </w:r>
      <w:r w:rsidRPr="000604F7">
        <w:t>，从服务组合过程可以得到主轴毛坯</w:t>
      </w:r>
      <w:r w:rsidRPr="000604F7">
        <w:t>B.OWL</w:t>
      </w:r>
      <w:r w:rsidRPr="000604F7">
        <w:t>、主轴粗加工</w:t>
      </w:r>
      <w:r w:rsidRPr="000604F7">
        <w:t>A.OWL</w:t>
      </w:r>
      <w:r w:rsidRPr="000604F7">
        <w:t>、主轴精加工</w:t>
      </w:r>
      <w:r w:rsidRPr="000604F7">
        <w:t>B.OWL</w:t>
      </w:r>
      <w:r w:rsidRPr="000604F7">
        <w:t>、主轴</w:t>
      </w:r>
      <w:proofErr w:type="gramStart"/>
      <w:r w:rsidRPr="000604F7">
        <w:t>检验打标</w:t>
      </w:r>
      <w:proofErr w:type="gramEnd"/>
      <w:r w:rsidRPr="000604F7">
        <w:t>A.OWL</w:t>
      </w:r>
      <w:r w:rsidRPr="000604F7">
        <w:t>四个服务描述文件。每个服务描述文件中都包含对应的仿真对象信息（</w:t>
      </w:r>
      <w:r w:rsidRPr="000604F7">
        <w:t>XML</w:t>
      </w:r>
      <w:r w:rsidRPr="000604F7">
        <w:t>格式的）。</w:t>
      </w:r>
      <w:r w:rsidR="005B6C11">
        <w:rPr>
          <w:rFonts w:hint="eastAsia"/>
        </w:rPr>
        <w:t>具体服务组合步骤见图</w:t>
      </w:r>
      <w:r w:rsidR="005B6C11">
        <w:rPr>
          <w:rFonts w:hint="eastAsia"/>
        </w:rPr>
        <w:t>4.10</w:t>
      </w:r>
      <w:r w:rsidR="005B6C11">
        <w:rPr>
          <w:rFonts w:hint="eastAsia"/>
        </w:rPr>
        <w:t>。</w:t>
      </w:r>
      <w:r w:rsidRPr="000604F7">
        <w:t>组合方案</w:t>
      </w:r>
      <w:r w:rsidRPr="000604F7">
        <w:t>BABA</w:t>
      </w:r>
      <w:r w:rsidRPr="000604F7">
        <w:t>对应的组合服务描述文件</w:t>
      </w:r>
      <w:proofErr w:type="gramStart"/>
      <w:r w:rsidRPr="000604F7">
        <w:t>见如下</w:t>
      </w:r>
      <w:proofErr w:type="gramEnd"/>
      <w:r w:rsidRPr="000604F7">
        <w:t>文档：</w:t>
      </w:r>
    </w:p>
    <w:tbl>
      <w:tblPr>
        <w:tblW w:w="0" w:type="auto"/>
        <w:jc w:val="center"/>
        <w:tblLayout w:type="fixed"/>
        <w:tblLook w:val="0000" w:firstRow="0" w:lastRow="0" w:firstColumn="0" w:lastColumn="0" w:noHBand="0" w:noVBand="0"/>
      </w:tblPr>
      <w:tblGrid>
        <w:gridCol w:w="8296"/>
      </w:tblGrid>
      <w:tr w:rsidR="007D1BB8" w:rsidRPr="000604F7" w14:paraId="78A1F8BD" w14:textId="77777777" w:rsidTr="00B50FAB">
        <w:trPr>
          <w:jc w:val="center"/>
        </w:trPr>
        <w:tc>
          <w:tcPr>
            <w:tcW w:w="8296" w:type="dxa"/>
          </w:tcPr>
          <w:p w14:paraId="4CF5B3A0" w14:textId="77777777" w:rsidR="007D1BB8" w:rsidRPr="000604F7" w:rsidRDefault="007D1BB8" w:rsidP="00AC7CD5">
            <w:pPr>
              <w:spacing w:line="400" w:lineRule="exact"/>
              <w:ind w:firstLine="200"/>
              <w:rPr>
                <w:color w:val="000000"/>
              </w:rPr>
            </w:pPr>
            <w:r w:rsidRPr="000604F7">
              <w:rPr>
                <w:color w:val="000000"/>
              </w:rPr>
              <w:t>&lt;</w:t>
            </w:r>
            <w:proofErr w:type="gramStart"/>
            <w:r w:rsidRPr="000604F7">
              <w:rPr>
                <w:color w:val="000000"/>
              </w:rPr>
              <w:t>grounding:SimInfo</w:t>
            </w:r>
            <w:proofErr w:type="gramEnd"/>
            <w:r w:rsidRPr="000604F7">
              <w:rPr>
                <w:color w:val="000000"/>
              </w:rPr>
              <w:t>&gt;</w:t>
            </w:r>
          </w:p>
          <w:p w14:paraId="08F8E396" w14:textId="77777777" w:rsidR="007D1BB8" w:rsidRPr="000604F7" w:rsidRDefault="007D1BB8" w:rsidP="00AC7CD5">
            <w:pPr>
              <w:spacing w:line="400" w:lineRule="exact"/>
              <w:ind w:firstLine="200"/>
              <w:rPr>
                <w:color w:val="000000"/>
              </w:rPr>
            </w:pPr>
            <w:r w:rsidRPr="000604F7">
              <w:rPr>
                <w:color w:val="000000"/>
              </w:rPr>
              <w:tab/>
              <w:t>&lt;sequence&gt;</w:t>
            </w:r>
            <w:r w:rsidRPr="000604F7">
              <w:rPr>
                <w:color w:val="000000"/>
              </w:rPr>
              <w:tab/>
            </w:r>
            <w:proofErr w:type="gramStart"/>
            <w:r w:rsidRPr="000604F7">
              <w:rPr>
                <w:color w:val="000000"/>
              </w:rPr>
              <w:t>&lt;!--</w:t>
            </w:r>
            <w:proofErr w:type="gramEnd"/>
            <w:r w:rsidRPr="000604F7">
              <w:rPr>
                <w:color w:val="000000"/>
              </w:rPr>
              <w:t>定义组合服务的执行流程为顺序结构</w:t>
            </w:r>
            <w:r w:rsidRPr="000604F7">
              <w:rPr>
                <w:color w:val="000000"/>
              </w:rPr>
              <w:t>--&gt;</w:t>
            </w:r>
          </w:p>
          <w:p w14:paraId="4F3F9887"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&lt;item&gt;89901d68-1f9d-4e3c-bf14-57c873e7468e &lt;/item&gt;</w:t>
            </w:r>
            <w:r w:rsidRPr="000604F7">
              <w:rPr>
                <w:color w:val="000000"/>
              </w:rPr>
              <w:tab/>
            </w:r>
            <w:proofErr w:type="gramStart"/>
            <w:r w:rsidRPr="000604F7">
              <w:rPr>
                <w:color w:val="000000"/>
              </w:rPr>
              <w:t>&lt;!--</w:t>
            </w:r>
            <w:proofErr w:type="gramEnd"/>
            <w:r w:rsidRPr="000604F7">
              <w:rPr>
                <w:color w:val="000000"/>
              </w:rPr>
              <w:t>对应于主轴毛坯工位</w:t>
            </w:r>
            <w:r w:rsidRPr="000604F7">
              <w:rPr>
                <w:color w:val="000000"/>
              </w:rPr>
              <w:t>--&gt;</w:t>
            </w:r>
          </w:p>
          <w:p w14:paraId="55CB653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&lt;item&gt;e4783184-a827-4a00-8326-fbe072a2a4bc &lt;/item&gt;</w:t>
            </w:r>
            <w:r w:rsidRPr="000604F7">
              <w:rPr>
                <w:color w:val="000000"/>
              </w:rPr>
              <w:tab/>
            </w:r>
            <w:proofErr w:type="gramStart"/>
            <w:r w:rsidRPr="000604F7">
              <w:rPr>
                <w:color w:val="000000"/>
              </w:rPr>
              <w:t>&lt;!--</w:t>
            </w:r>
            <w:proofErr w:type="gramEnd"/>
            <w:r w:rsidRPr="000604F7">
              <w:rPr>
                <w:color w:val="000000"/>
              </w:rPr>
              <w:t>对应于主轴粗加工工位</w:t>
            </w:r>
            <w:r w:rsidRPr="000604F7">
              <w:rPr>
                <w:color w:val="000000"/>
              </w:rPr>
              <w:t>--&gt;</w:t>
            </w:r>
          </w:p>
          <w:p w14:paraId="76F781BD"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&lt;item&gt;e1fcd89c-ad6f-4d60-90f6-8ba04e6651eb &lt;/item&gt;</w:t>
            </w:r>
            <w:r w:rsidRPr="000604F7">
              <w:rPr>
                <w:color w:val="000000"/>
              </w:rPr>
              <w:tab/>
            </w:r>
            <w:proofErr w:type="gramStart"/>
            <w:r w:rsidRPr="000604F7">
              <w:rPr>
                <w:color w:val="000000"/>
              </w:rPr>
              <w:t>&lt;!--</w:t>
            </w:r>
            <w:proofErr w:type="gramEnd"/>
            <w:r w:rsidRPr="000604F7">
              <w:rPr>
                <w:color w:val="000000"/>
              </w:rPr>
              <w:t>对应于主轴精加工工位</w:t>
            </w:r>
            <w:r w:rsidRPr="000604F7">
              <w:rPr>
                <w:color w:val="000000"/>
              </w:rPr>
              <w:t>--&gt;</w:t>
            </w:r>
          </w:p>
          <w:p w14:paraId="103932C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&lt;item&gt;5b218050-df47-452c-8f9a-816f149d9401 &lt;/item&gt;</w:t>
            </w:r>
            <w:r w:rsidRPr="000604F7">
              <w:rPr>
                <w:color w:val="000000"/>
              </w:rPr>
              <w:tab/>
            </w:r>
            <w:proofErr w:type="gramStart"/>
            <w:r w:rsidRPr="000604F7">
              <w:rPr>
                <w:color w:val="000000"/>
              </w:rPr>
              <w:t>&lt;!--</w:t>
            </w:r>
            <w:proofErr w:type="gramEnd"/>
            <w:r w:rsidRPr="000604F7">
              <w:rPr>
                <w:color w:val="000000"/>
              </w:rPr>
              <w:t>对应于主轴检验打标工位</w:t>
            </w:r>
            <w:r w:rsidRPr="000604F7">
              <w:rPr>
                <w:color w:val="000000"/>
              </w:rPr>
              <w:t>--&gt;</w:t>
            </w:r>
          </w:p>
          <w:p w14:paraId="7D5E1E0F" w14:textId="77777777" w:rsidR="007D1BB8" w:rsidRPr="000604F7" w:rsidRDefault="007D1BB8" w:rsidP="00AC7CD5">
            <w:pPr>
              <w:spacing w:line="400" w:lineRule="exact"/>
              <w:ind w:firstLine="200"/>
              <w:rPr>
                <w:color w:val="000000"/>
              </w:rPr>
            </w:pPr>
            <w:r w:rsidRPr="000604F7">
              <w:rPr>
                <w:color w:val="000000"/>
              </w:rPr>
              <w:tab/>
              <w:t>&lt;/sequence&gt;</w:t>
            </w:r>
          </w:p>
          <w:p w14:paraId="1EB42BDF" w14:textId="77777777" w:rsidR="007D1BB8" w:rsidRPr="000604F7" w:rsidRDefault="007D1BB8" w:rsidP="00AC7CD5">
            <w:pPr>
              <w:spacing w:line="400" w:lineRule="exact"/>
              <w:ind w:firstLine="200"/>
              <w:rPr>
                <w:color w:val="000000"/>
              </w:rPr>
            </w:pPr>
            <w:r w:rsidRPr="000604F7">
              <w:rPr>
                <w:color w:val="000000"/>
              </w:rPr>
              <w:tab/>
              <w:t>&lt;simobj id="89901d68-1f9d-4e3c-bf14-57c873e7468e "&gt;</w:t>
            </w:r>
            <w:r w:rsidRPr="000604F7">
              <w:rPr>
                <w:color w:val="000000"/>
              </w:rPr>
              <w:tab/>
            </w:r>
            <w:proofErr w:type="gramStart"/>
            <w:r w:rsidRPr="000604F7">
              <w:rPr>
                <w:color w:val="000000"/>
              </w:rPr>
              <w:t>&lt;!--</w:t>
            </w:r>
            <w:proofErr w:type="gramEnd"/>
            <w:r w:rsidRPr="000604F7">
              <w:rPr>
                <w:color w:val="000000"/>
              </w:rPr>
              <w:t>读入毛坯工位的内容</w:t>
            </w:r>
            <w:r w:rsidRPr="000604F7">
              <w:rPr>
                <w:color w:val="000000"/>
              </w:rPr>
              <w:t>--&gt;</w:t>
            </w:r>
          </w:p>
          <w:p w14:paraId="0103DE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主轴毛坯工位</w:t>
            </w:r>
            <w:r w:rsidRPr="000604F7">
              <w:rPr>
                <w:color w:val="000000"/>
              </w:rPr>
              <w:t>&lt;/name&gt;</w:t>
            </w:r>
          </w:p>
          <w:p w14:paraId="0C857CAA"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780C4479"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name="ProcTime"&gt;600&lt;/property&gt;</w:t>
            </w:r>
          </w:p>
          <w:p w14:paraId="09ABBC9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1C6E10C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45862657" w14:textId="77777777" w:rsidR="007D1BB8" w:rsidRPr="000604F7" w:rsidRDefault="007D1BB8" w:rsidP="00AC7CD5">
            <w:pPr>
              <w:spacing w:line="400" w:lineRule="exact"/>
              <w:ind w:firstLine="200"/>
              <w:rPr>
                <w:color w:val="000000"/>
              </w:rPr>
            </w:pPr>
            <w:r w:rsidRPr="000604F7">
              <w:rPr>
                <w:color w:val="000000"/>
              </w:rPr>
              <w:tab/>
              <w:t>&lt;/simobj&gt;</w:t>
            </w:r>
          </w:p>
          <w:p w14:paraId="4679AA1A" w14:textId="77777777" w:rsidR="007D1BB8" w:rsidRPr="000604F7" w:rsidRDefault="007D1BB8" w:rsidP="00AC7CD5">
            <w:pPr>
              <w:spacing w:line="400" w:lineRule="exact"/>
              <w:ind w:firstLine="200"/>
              <w:rPr>
                <w:color w:val="000000"/>
              </w:rPr>
            </w:pPr>
            <w:r w:rsidRPr="000604F7">
              <w:rPr>
                <w:color w:val="000000"/>
              </w:rPr>
              <w:tab/>
              <w:t>&lt;simobj id=" e4783184-a827-4a00-8326-fbe072a2a4bc "&gt;</w:t>
            </w:r>
            <w:r w:rsidRPr="000604F7">
              <w:rPr>
                <w:color w:val="000000"/>
              </w:rPr>
              <w:tab/>
            </w:r>
            <w:proofErr w:type="gramStart"/>
            <w:r w:rsidRPr="000604F7">
              <w:rPr>
                <w:color w:val="000000"/>
              </w:rPr>
              <w:t>&lt;!--</w:t>
            </w:r>
            <w:proofErr w:type="gramEnd"/>
            <w:r w:rsidRPr="000604F7">
              <w:rPr>
                <w:color w:val="000000"/>
              </w:rPr>
              <w:t>读入粗加工工位的内容</w:t>
            </w:r>
            <w:r w:rsidRPr="000604F7">
              <w:rPr>
                <w:color w:val="000000"/>
              </w:rPr>
              <w:t>--&gt;</w:t>
            </w:r>
          </w:p>
          <w:p w14:paraId="447F80C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主轴粗加工工位</w:t>
            </w:r>
            <w:r w:rsidRPr="000604F7">
              <w:rPr>
                <w:color w:val="000000"/>
              </w:rPr>
              <w:t>&lt;/name&gt;</w:t>
            </w:r>
          </w:p>
          <w:p w14:paraId="6A7B8018"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1EEE0EF5"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name="ProcTime"&gt;900&lt;/property&gt;</w:t>
            </w:r>
          </w:p>
          <w:p w14:paraId="2DC0989C"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0AB56B6"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582A6D3E" w14:textId="77777777" w:rsidR="007D1BB8" w:rsidRPr="000604F7" w:rsidRDefault="007D1BB8" w:rsidP="00AC7CD5">
            <w:pPr>
              <w:spacing w:line="400" w:lineRule="exact"/>
              <w:ind w:firstLine="200"/>
              <w:rPr>
                <w:color w:val="000000"/>
              </w:rPr>
            </w:pPr>
            <w:r w:rsidRPr="000604F7">
              <w:rPr>
                <w:color w:val="000000"/>
              </w:rPr>
              <w:tab/>
              <w:t>&lt;/simobj&gt;</w:t>
            </w:r>
          </w:p>
          <w:p w14:paraId="6EADB74A" w14:textId="77777777" w:rsidR="007D1BB8" w:rsidRPr="000604F7" w:rsidRDefault="007D1BB8" w:rsidP="00AC7CD5">
            <w:pPr>
              <w:spacing w:line="400" w:lineRule="exact"/>
              <w:ind w:firstLine="200"/>
              <w:rPr>
                <w:color w:val="000000"/>
              </w:rPr>
            </w:pPr>
            <w:r w:rsidRPr="000604F7">
              <w:rPr>
                <w:color w:val="000000"/>
              </w:rPr>
              <w:tab/>
              <w:t>&lt;simobj id=" e1fcd89c-ad6f-4d60-90f6-8ba04e6651eb "&gt;</w:t>
            </w:r>
            <w:r w:rsidRPr="000604F7">
              <w:rPr>
                <w:color w:val="000000"/>
              </w:rPr>
              <w:tab/>
            </w:r>
            <w:proofErr w:type="gramStart"/>
            <w:r w:rsidRPr="000604F7">
              <w:rPr>
                <w:color w:val="000000"/>
              </w:rPr>
              <w:t>&lt;!--</w:t>
            </w:r>
            <w:proofErr w:type="gramEnd"/>
            <w:r w:rsidRPr="000604F7">
              <w:rPr>
                <w:color w:val="000000"/>
              </w:rPr>
              <w:t>读入精加工工位的内容</w:t>
            </w:r>
            <w:r w:rsidRPr="000604F7">
              <w:rPr>
                <w:color w:val="000000"/>
              </w:rPr>
              <w:t>--&gt;</w:t>
            </w:r>
          </w:p>
          <w:p w14:paraId="195D94E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主轴精加工工位</w:t>
            </w:r>
            <w:r w:rsidRPr="000604F7">
              <w:rPr>
                <w:color w:val="000000"/>
              </w:rPr>
              <w:t>&lt;/name&gt;</w:t>
            </w:r>
          </w:p>
          <w:p w14:paraId="362762D3"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200715D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name="ProcTime"&gt;1200&lt;/property&gt;</w:t>
            </w:r>
          </w:p>
          <w:p w14:paraId="4ADE97A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586BB4E2"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37072130" w14:textId="77777777" w:rsidR="007D1BB8" w:rsidRPr="000604F7" w:rsidRDefault="007D1BB8" w:rsidP="00AC7CD5">
            <w:pPr>
              <w:spacing w:line="400" w:lineRule="exact"/>
              <w:ind w:firstLine="200"/>
              <w:rPr>
                <w:color w:val="000000"/>
              </w:rPr>
            </w:pPr>
            <w:r w:rsidRPr="000604F7">
              <w:rPr>
                <w:color w:val="000000"/>
              </w:rPr>
              <w:tab/>
              <w:t>&lt;/simobj&gt;</w:t>
            </w:r>
          </w:p>
          <w:p w14:paraId="2790F52C" w14:textId="77777777" w:rsidR="007D1BB8" w:rsidRPr="000604F7" w:rsidRDefault="007D1BB8" w:rsidP="00AC7CD5">
            <w:pPr>
              <w:spacing w:line="400" w:lineRule="exact"/>
              <w:ind w:firstLine="200"/>
              <w:rPr>
                <w:color w:val="000000"/>
              </w:rPr>
            </w:pPr>
            <w:r w:rsidRPr="000604F7">
              <w:rPr>
                <w:color w:val="000000"/>
              </w:rPr>
              <w:tab/>
              <w:t>&lt;simobj id="5b218050-df47-452c-8f9a-816f149d9401"&gt;</w:t>
            </w:r>
            <w:r w:rsidRPr="000604F7">
              <w:rPr>
                <w:color w:val="000000"/>
              </w:rPr>
              <w:tab/>
            </w:r>
            <w:proofErr w:type="gramStart"/>
            <w:r w:rsidRPr="000604F7">
              <w:rPr>
                <w:color w:val="000000"/>
              </w:rPr>
              <w:t>&lt;!--</w:t>
            </w:r>
            <w:proofErr w:type="gramEnd"/>
            <w:r w:rsidRPr="000604F7">
              <w:rPr>
                <w:color w:val="000000"/>
              </w:rPr>
              <w:t>读入检验打标工位的内容</w:t>
            </w:r>
            <w:r w:rsidRPr="000604F7">
              <w:rPr>
                <w:color w:val="000000"/>
              </w:rPr>
              <w:t>--&gt;</w:t>
            </w:r>
          </w:p>
          <w:p w14:paraId="7F1A5E7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&lt;name&gt;</w:t>
            </w:r>
            <w:r w:rsidRPr="000604F7">
              <w:rPr>
                <w:color w:val="000000"/>
              </w:rPr>
              <w:t>主轴</w:t>
            </w:r>
            <w:proofErr w:type="gramStart"/>
            <w:r w:rsidRPr="000604F7">
              <w:rPr>
                <w:color w:val="000000"/>
              </w:rPr>
              <w:t>检验打标工位</w:t>
            </w:r>
            <w:proofErr w:type="gramEnd"/>
            <w:r w:rsidRPr="000604F7">
              <w:rPr>
                <w:color w:val="000000"/>
              </w:rPr>
              <w:t>&lt;/name&gt;</w:t>
            </w:r>
          </w:p>
          <w:p w14:paraId="31A5FD81"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&lt;class&gt;SingleProc&lt;/class&gt;</w:t>
            </w:r>
          </w:p>
          <w:p w14:paraId="47FAF96E"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&lt;property name="ProcTime"&gt;300&lt;/property&gt;</w:t>
            </w:r>
          </w:p>
          <w:p w14:paraId="023FDA50"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name="EntranceCtrl"&gt;OnEntrane&lt;/property&gt;</w:t>
            </w:r>
          </w:p>
          <w:p w14:paraId="66A6F15F" w14:textId="77777777" w:rsidR="007D1BB8" w:rsidRPr="000604F7" w:rsidRDefault="007D1BB8" w:rsidP="00AC7CD5">
            <w:pPr>
              <w:spacing w:line="400" w:lineRule="exact"/>
              <w:ind w:firstLine="200"/>
              <w:rPr>
                <w:color w:val="000000"/>
              </w:rPr>
            </w:pPr>
            <w:r w:rsidRPr="000604F7">
              <w:rPr>
                <w:color w:val="000000"/>
              </w:rPr>
              <w:tab/>
            </w:r>
            <w:r w:rsidRPr="000604F7">
              <w:rPr>
                <w:color w:val="000000"/>
              </w:rPr>
              <w:tab/>
              <w:t>&lt;method name="ExitCtrl"&gt;OnExit&lt;/property&gt;</w:t>
            </w:r>
          </w:p>
          <w:p w14:paraId="2D86C034" w14:textId="77777777" w:rsidR="007D1BB8" w:rsidRPr="000604F7" w:rsidRDefault="007D1BB8" w:rsidP="00AC7CD5">
            <w:pPr>
              <w:spacing w:line="400" w:lineRule="exact"/>
              <w:ind w:firstLine="200"/>
              <w:rPr>
                <w:color w:val="000000"/>
              </w:rPr>
            </w:pPr>
            <w:r w:rsidRPr="000604F7">
              <w:rPr>
                <w:color w:val="000000"/>
              </w:rPr>
              <w:tab/>
              <w:t>&lt;/simobj&gt;</w:t>
            </w:r>
          </w:p>
          <w:p w14:paraId="25884A95" w14:textId="77777777" w:rsidR="007D1BB8" w:rsidRPr="000604F7" w:rsidRDefault="007D1BB8" w:rsidP="00AC7CD5">
            <w:pPr>
              <w:spacing w:line="400" w:lineRule="exact"/>
              <w:ind w:firstLine="200"/>
              <w:rPr>
                <w:color w:val="000000"/>
              </w:rPr>
            </w:pPr>
            <w:r w:rsidRPr="000604F7">
              <w:rPr>
                <w:color w:val="000000"/>
              </w:rPr>
              <w:t>&lt;/grounding:SimInfo&gt;</w:t>
            </w:r>
            <w:r w:rsidRPr="000604F7">
              <w:rPr>
                <w:color w:val="000000"/>
              </w:rPr>
              <w:t>。</w:t>
            </w:r>
          </w:p>
        </w:tc>
      </w:tr>
    </w:tbl>
    <w:p w14:paraId="12E552AA" w14:textId="2938AC36" w:rsidR="00BC7EFD" w:rsidRPr="00A33C70" w:rsidRDefault="00A33C70" w:rsidP="00787BB9">
      <w:pPr>
        <w:spacing w:line="400" w:lineRule="exact"/>
        <w:ind w:firstLineChars="200" w:firstLine="480"/>
      </w:pPr>
      <w:r>
        <w:rPr>
          <w:rFonts w:hint="eastAsia"/>
        </w:rPr>
        <w:t>云平台中服务组合界面如下</w:t>
      </w:r>
      <w:r w:rsidRPr="004D4E87">
        <w:rPr>
          <w:rFonts w:hint="eastAsia"/>
          <w:color w:val="FF0000"/>
        </w:rPr>
        <w:t>图</w:t>
      </w:r>
      <w:r w:rsidR="006913C9">
        <w:rPr>
          <w:rFonts w:hint="eastAsia"/>
          <w:color w:val="FF0000"/>
        </w:rPr>
        <w:t>6.6</w:t>
      </w:r>
      <w:r>
        <w:rPr>
          <w:rFonts w:hint="eastAsia"/>
        </w:rPr>
        <w:t>所示，企业用户可以根据多个候选</w:t>
      </w:r>
      <w:proofErr w:type="gramStart"/>
      <w:r>
        <w:rPr>
          <w:rFonts w:hint="eastAsia"/>
        </w:rPr>
        <w:t>子服务集选择</w:t>
      </w:r>
      <w:proofErr w:type="gramEnd"/>
      <w:r>
        <w:rPr>
          <w:rFonts w:hint="eastAsia"/>
        </w:rPr>
        <w:t>合适的原子服务并组合。点击组合服务按钮将生成组合服务的</w:t>
      </w:r>
      <w:r>
        <w:rPr>
          <w:rFonts w:hint="eastAsia"/>
        </w:rPr>
        <w:t>OWL-S</w:t>
      </w:r>
      <w:r>
        <w:rPr>
          <w:rFonts w:hint="eastAsia"/>
        </w:rPr>
        <w:t>文档。完成组合后的服务会进入</w:t>
      </w:r>
      <w:r w:rsidRPr="004847EA">
        <w:rPr>
          <w:rFonts w:hint="eastAsia"/>
        </w:rPr>
        <w:t>组合服务列表，如</w:t>
      </w:r>
      <w:r w:rsidRPr="004D4E87">
        <w:rPr>
          <w:rFonts w:hint="eastAsia"/>
          <w:color w:val="FF0000"/>
        </w:rPr>
        <w:t>图</w:t>
      </w:r>
      <w:r w:rsidR="006913C9">
        <w:rPr>
          <w:rFonts w:hint="eastAsia"/>
          <w:color w:val="FF0000"/>
        </w:rPr>
        <w:t>6.7</w:t>
      </w:r>
      <w:r w:rsidRPr="004847EA">
        <w:rPr>
          <w:rFonts w:hint="eastAsia"/>
        </w:rPr>
        <w:t>示，并且可以对组合后的服务进行“仿真”或者“删除”操作。</w:t>
      </w:r>
      <w:r w:rsidR="004D4E87">
        <w:rPr>
          <w:rFonts w:hint="eastAsia"/>
        </w:rPr>
        <w:t>点击仿真按钮后组合服务被添加到待仿真列表中，仿真之后得到的服务评价指标可通过点击已仿真列表中的组合服务名称拿到。</w:t>
      </w:r>
    </w:p>
    <w:p w14:paraId="77D61356" w14:textId="61A7DB97" w:rsidR="00AD0BF3" w:rsidRDefault="00A33C70" w:rsidP="00A33C70">
      <w:pPr>
        <w:autoSpaceDE w:val="0"/>
        <w:autoSpaceDN w:val="0"/>
        <w:adjustRightInd w:val="0"/>
        <w:jc w:val="center"/>
      </w:pPr>
      <w:r w:rsidRPr="00A33C70">
        <w:rPr>
          <w:noProof/>
        </w:rPr>
        <w:drawing>
          <wp:inline distT="0" distB="0" distL="0" distR="0" wp14:anchorId="68D6A553" wp14:editId="40BD040E">
            <wp:extent cx="5278120" cy="2256790"/>
            <wp:effectExtent l="0" t="0" r="0" b="0"/>
            <wp:docPr id="1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62"/>
                    <a:stretch>
                      <a:fillRect/>
                    </a:stretch>
                  </pic:blipFill>
                  <pic:spPr>
                    <a:xfrm>
                      <a:off x="0" y="0"/>
                      <a:ext cx="5278120" cy="2256790"/>
                    </a:xfrm>
                    <a:prstGeom prst="rect">
                      <a:avLst/>
                    </a:prstGeom>
                  </pic:spPr>
                </pic:pic>
              </a:graphicData>
            </a:graphic>
          </wp:inline>
        </w:drawing>
      </w:r>
    </w:p>
    <w:p w14:paraId="7FA01A8D" w14:textId="2A3B212B" w:rsidR="00A33C70" w:rsidRDefault="00A33C70" w:rsidP="00A33C70">
      <w:pPr>
        <w:pStyle w:val="a4"/>
      </w:pPr>
      <w:r>
        <w:rPr>
          <w:rFonts w:hint="eastAsia"/>
        </w:rPr>
        <w:t>图</w:t>
      </w:r>
      <w:r w:rsidR="006913C9">
        <w:rPr>
          <w:rFonts w:hint="eastAsia"/>
        </w:rPr>
        <w:t>6.6</w:t>
      </w:r>
      <w:r>
        <w:t xml:space="preserve"> </w:t>
      </w:r>
      <w:r>
        <w:rPr>
          <w:rFonts w:hint="eastAsia"/>
        </w:rPr>
        <w:t>云平台服务组合界面</w:t>
      </w:r>
    </w:p>
    <w:p w14:paraId="09852606" w14:textId="45DCC93D" w:rsidR="004D4E87" w:rsidRDefault="004D4E87" w:rsidP="00A33C70">
      <w:pPr>
        <w:pStyle w:val="a4"/>
      </w:pPr>
      <w:r w:rsidRPr="002549CD">
        <w:rPr>
          <w:noProof/>
        </w:rPr>
        <w:drawing>
          <wp:inline distT="0" distB="0" distL="0" distR="0" wp14:anchorId="318983BA" wp14:editId="50CC3A13">
            <wp:extent cx="5278120" cy="2473634"/>
            <wp:effectExtent l="0" t="0" r="0" b="3175"/>
            <wp:docPr id="143" name="图片 143" descr="说明: 评价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评价页面"/>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8120" cy="2473634"/>
                    </a:xfrm>
                    <a:prstGeom prst="rect">
                      <a:avLst/>
                    </a:prstGeom>
                    <a:noFill/>
                    <a:ln>
                      <a:noFill/>
                    </a:ln>
                  </pic:spPr>
                </pic:pic>
              </a:graphicData>
            </a:graphic>
          </wp:inline>
        </w:drawing>
      </w:r>
    </w:p>
    <w:p w14:paraId="4220F6F0" w14:textId="2008FE19" w:rsidR="004D4E87" w:rsidRPr="00A33C70" w:rsidRDefault="004D4E87" w:rsidP="00A33C70">
      <w:pPr>
        <w:pStyle w:val="a4"/>
      </w:pPr>
      <w:r>
        <w:rPr>
          <w:rFonts w:hint="eastAsia"/>
        </w:rPr>
        <w:t>图</w:t>
      </w:r>
      <w:r w:rsidR="006913C9">
        <w:rPr>
          <w:rFonts w:hint="eastAsia"/>
        </w:rPr>
        <w:t>6.7</w:t>
      </w:r>
      <w:r>
        <w:t xml:space="preserve"> </w:t>
      </w:r>
      <w:r>
        <w:rPr>
          <w:rFonts w:hint="eastAsia"/>
        </w:rPr>
        <w:t>云平台组合服务列表</w:t>
      </w:r>
    </w:p>
    <w:p w14:paraId="09889118" w14:textId="40AA39E5" w:rsidR="00281E33" w:rsidRDefault="00FF4217" w:rsidP="00281E33">
      <w:pPr>
        <w:pStyle w:val="2"/>
      </w:pPr>
      <w:bookmarkStart w:id="125" w:name="_Toc501892845"/>
      <w:r>
        <w:rPr>
          <w:rFonts w:hint="eastAsia"/>
        </w:rPr>
        <w:t>6.3</w:t>
      </w:r>
      <w:r w:rsidR="00281E33">
        <w:t xml:space="preserve"> </w:t>
      </w:r>
      <w:r w:rsidR="00281E33">
        <w:rPr>
          <w:rFonts w:hint="eastAsia"/>
        </w:rPr>
        <w:t>组合服务的仿真模型构建</w:t>
      </w:r>
      <w:bookmarkEnd w:id="125"/>
    </w:p>
    <w:p w14:paraId="74536917" w14:textId="5FD7FD06" w:rsidR="00FF4217" w:rsidRPr="001A5C6A" w:rsidRDefault="00FF4217" w:rsidP="00FF4217">
      <w:pPr>
        <w:pStyle w:val="3"/>
      </w:pPr>
      <w:bookmarkStart w:id="126" w:name="_Toc487899355"/>
      <w:bookmarkStart w:id="127" w:name="_Toc487899874"/>
      <w:bookmarkStart w:id="128" w:name="_Toc488759695"/>
      <w:bookmarkStart w:id="129" w:name="_Toc501892846"/>
      <w:r>
        <w:rPr>
          <w:rFonts w:hint="eastAsia"/>
        </w:rPr>
        <w:t>6</w:t>
      </w:r>
      <w:r w:rsidRPr="001A5C6A">
        <w:rPr>
          <w:rFonts w:hint="eastAsia"/>
        </w:rPr>
        <w:t>.3.1 仿真平台内预置对象说明</w:t>
      </w:r>
      <w:bookmarkEnd w:id="126"/>
      <w:bookmarkEnd w:id="127"/>
      <w:bookmarkEnd w:id="128"/>
      <w:bookmarkEnd w:id="129"/>
    </w:p>
    <w:p w14:paraId="3EF38041" w14:textId="237DA402" w:rsidR="00FF4217" w:rsidRPr="00A164A5" w:rsidRDefault="00FF4217" w:rsidP="00F63D3E">
      <w:pPr>
        <w:spacing w:line="400" w:lineRule="exact"/>
        <w:ind w:firstLineChars="200" w:firstLine="480"/>
      </w:pPr>
      <w:r w:rsidRPr="00A164A5">
        <w:rPr>
          <w:rFonts w:hint="eastAsia"/>
        </w:rPr>
        <w:t>为了实现外部</w:t>
      </w:r>
      <w:r w:rsidRPr="00A164A5">
        <w:rPr>
          <w:rFonts w:hint="eastAsia"/>
        </w:rPr>
        <w:t>OWL-S</w:t>
      </w:r>
      <w:r w:rsidRPr="00A164A5">
        <w:rPr>
          <w:rFonts w:hint="eastAsia"/>
        </w:rPr>
        <w:t>文件的读取、自动构建模型等功能，需要在模型内预制相关的对象，论文案例所需的预置对象如</w:t>
      </w:r>
      <w:r w:rsidRPr="00FF4217">
        <w:rPr>
          <w:rFonts w:hint="eastAsia"/>
          <w:color w:val="FF0000"/>
        </w:rPr>
        <w:t>图</w:t>
      </w:r>
      <w:r w:rsidR="006913C9">
        <w:rPr>
          <w:rFonts w:hint="eastAsia"/>
          <w:color w:val="FF0000"/>
        </w:rPr>
        <w:t>6.8</w:t>
      </w:r>
      <w:r w:rsidRPr="00A164A5">
        <w:rPr>
          <w:rFonts w:hint="eastAsia"/>
        </w:rPr>
        <w:t>所示。</w:t>
      </w:r>
    </w:p>
    <w:p w14:paraId="1E8C22D8" w14:textId="77777777" w:rsidR="00FF4217" w:rsidRPr="00A164A5" w:rsidRDefault="00FF4217" w:rsidP="00FF4217">
      <w:pPr>
        <w:pStyle w:val="a5"/>
      </w:pPr>
      <w:r w:rsidRPr="002549CD">
        <w:rPr>
          <w:noProof/>
        </w:rPr>
        <w:drawing>
          <wp:inline distT="0" distB="0" distL="0" distR="0" wp14:anchorId="211A959F" wp14:editId="13EAB3EE">
            <wp:extent cx="5550195" cy="2288326"/>
            <wp:effectExtent l="0" t="0" r="0" b="0"/>
            <wp:docPr id="144" name="图片 144" descr="模型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模型库"/>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56995" cy="2291130"/>
                    </a:xfrm>
                    <a:prstGeom prst="rect">
                      <a:avLst/>
                    </a:prstGeom>
                    <a:noFill/>
                    <a:ln>
                      <a:noFill/>
                    </a:ln>
                  </pic:spPr>
                </pic:pic>
              </a:graphicData>
            </a:graphic>
          </wp:inline>
        </w:drawing>
      </w:r>
    </w:p>
    <w:p w14:paraId="01217B29" w14:textId="369AABE3" w:rsidR="00FF4217" w:rsidRPr="00A164A5" w:rsidRDefault="00FF4217" w:rsidP="00FF4217">
      <w:pPr>
        <w:pStyle w:val="a4"/>
      </w:pPr>
      <w:r w:rsidRPr="00A164A5">
        <w:rPr>
          <w:rFonts w:hint="eastAsia"/>
        </w:rPr>
        <w:t>图</w:t>
      </w:r>
      <w:r w:rsidR="006913C9">
        <w:rPr>
          <w:rFonts w:hint="eastAsia"/>
        </w:rPr>
        <w:t>6.8</w:t>
      </w:r>
      <w:r w:rsidRPr="00A164A5">
        <w:t xml:space="preserve"> P</w:t>
      </w:r>
      <w:r>
        <w:rPr>
          <w:rFonts w:hint="eastAsia"/>
        </w:rPr>
        <w:t xml:space="preserve">lant </w:t>
      </w:r>
      <w:r w:rsidRPr="00A164A5">
        <w:t>S</w:t>
      </w:r>
      <w:r>
        <w:rPr>
          <w:rFonts w:hint="eastAsia"/>
        </w:rPr>
        <w:t>imulation</w:t>
      </w:r>
      <w:r w:rsidRPr="00A164A5">
        <w:rPr>
          <w:rFonts w:hint="eastAsia"/>
        </w:rPr>
        <w:t>仿真模型内预置对象截图</w:t>
      </w:r>
    </w:p>
    <w:p w14:paraId="7C7E7A54" w14:textId="77777777" w:rsidR="00FF4217" w:rsidRPr="00A164A5" w:rsidRDefault="00FF4217" w:rsidP="00787BB9">
      <w:pPr>
        <w:spacing w:line="400" w:lineRule="exact"/>
        <w:ind w:firstLineChars="200" w:firstLine="480"/>
      </w:pPr>
      <w:r w:rsidRPr="00A164A5">
        <w:rPr>
          <w:rFonts w:hint="eastAsia"/>
        </w:rPr>
        <w:t>模型框架内主要分为五个区域，下面分别针对五个区域及内部对象进行解释说明：</w:t>
      </w:r>
    </w:p>
    <w:p w14:paraId="1B27EFB1" w14:textId="77777777" w:rsidR="00FF4217" w:rsidRPr="00F92DF2" w:rsidRDefault="00FF4217" w:rsidP="00787BB9">
      <w:pPr>
        <w:spacing w:line="400" w:lineRule="exact"/>
        <w:ind w:firstLineChars="200" w:firstLine="482"/>
        <w:rPr>
          <w:b/>
        </w:rPr>
      </w:pPr>
      <w:r w:rsidRPr="00F92DF2">
        <w:rPr>
          <w:rFonts w:hint="eastAsia"/>
          <w:b/>
        </w:rPr>
        <w:t>1.</w:t>
      </w:r>
      <w:r>
        <w:rPr>
          <w:rFonts w:hint="eastAsia"/>
          <w:b/>
        </w:rPr>
        <w:t xml:space="preserve"> </w:t>
      </w:r>
      <w:r w:rsidRPr="00F92DF2">
        <w:rPr>
          <w:rFonts w:hint="eastAsia"/>
          <w:b/>
        </w:rPr>
        <w:t>初始化区域</w:t>
      </w:r>
    </w:p>
    <w:p w14:paraId="66230C06"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EventController</w:t>
      </w:r>
      <w:r w:rsidRPr="00A164A5">
        <w:rPr>
          <w:rFonts w:hint="eastAsia"/>
        </w:rPr>
        <w:t>：模型的时钟控制。</w:t>
      </w:r>
    </w:p>
    <w:p w14:paraId="69914141" w14:textId="77777777"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objectName</w:t>
      </w:r>
      <w:r w:rsidRPr="00A164A5">
        <w:rPr>
          <w:rFonts w:hint="eastAsia"/>
        </w:rPr>
        <w:t>：</w:t>
      </w:r>
      <w:r w:rsidRPr="00A164A5">
        <w:rPr>
          <w:rFonts w:hint="eastAsia"/>
        </w:rPr>
        <w:t>TableFile</w:t>
      </w:r>
      <w:r w:rsidRPr="00A164A5">
        <w:rPr>
          <w:rFonts w:hint="eastAsia"/>
        </w:rPr>
        <w:t>对象，保存所有模型库对象的名称。</w:t>
      </w:r>
    </w:p>
    <w:p w14:paraId="04815D38"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w:t>
      </w:r>
      <w:r w:rsidRPr="00A164A5">
        <w:rPr>
          <w:rFonts w:hint="eastAsia"/>
        </w:rPr>
        <w:t>：</w:t>
      </w:r>
      <w:r w:rsidRPr="00A164A5">
        <w:rPr>
          <w:rFonts w:hint="eastAsia"/>
        </w:rPr>
        <w:t>Method</w:t>
      </w:r>
      <w:r w:rsidRPr="00A164A5">
        <w:rPr>
          <w:rFonts w:hint="eastAsia"/>
        </w:rPr>
        <w:t>对象，模型开始运行时自动执行，调用</w:t>
      </w:r>
      <w:r w:rsidRPr="00A164A5">
        <w:rPr>
          <w:rFonts w:hint="eastAsia"/>
        </w:rPr>
        <w:t>InitLine</w:t>
      </w:r>
      <w:r w:rsidRPr="00A164A5">
        <w:rPr>
          <w:rFonts w:hint="eastAsia"/>
        </w:rPr>
        <w:t>。</w:t>
      </w:r>
    </w:p>
    <w:p w14:paraId="71E1D175"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Reset</w:t>
      </w:r>
      <w:r w:rsidRPr="00A164A5">
        <w:rPr>
          <w:rFonts w:hint="eastAsia"/>
        </w:rPr>
        <w:t>：</w:t>
      </w:r>
      <w:r w:rsidRPr="00A164A5">
        <w:rPr>
          <w:rFonts w:hint="eastAsia"/>
        </w:rPr>
        <w:t>Method</w:t>
      </w:r>
      <w:r w:rsidRPr="00A164A5">
        <w:rPr>
          <w:rFonts w:hint="eastAsia"/>
        </w:rPr>
        <w:t>对象，模型重置时执行，删除过期数据和对象。</w:t>
      </w:r>
    </w:p>
    <w:p w14:paraId="7F2D6478"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EndSim</w:t>
      </w:r>
      <w:r w:rsidRPr="00A164A5">
        <w:rPr>
          <w:rFonts w:hint="eastAsia"/>
        </w:rPr>
        <w:t>：</w:t>
      </w:r>
      <w:r w:rsidRPr="00A164A5">
        <w:rPr>
          <w:rFonts w:hint="eastAsia"/>
        </w:rPr>
        <w:t>Method</w:t>
      </w:r>
      <w:r w:rsidRPr="00A164A5">
        <w:rPr>
          <w:rFonts w:hint="eastAsia"/>
        </w:rPr>
        <w:t>对象，模型运行结束时执行，将结果导出到外部</w:t>
      </w:r>
      <w:r w:rsidRPr="00A164A5">
        <w:rPr>
          <w:rFonts w:hint="eastAsia"/>
        </w:rPr>
        <w:t>XML</w:t>
      </w:r>
      <w:r w:rsidRPr="00A164A5">
        <w:rPr>
          <w:rFonts w:hint="eastAsia"/>
        </w:rPr>
        <w:t>格式的文件中。</w:t>
      </w:r>
    </w:p>
    <w:p w14:paraId="0B745040" w14:textId="77777777" w:rsidR="00FF4217" w:rsidRPr="00F92DF2" w:rsidRDefault="00FF4217" w:rsidP="00787BB9">
      <w:pPr>
        <w:spacing w:line="400" w:lineRule="exact"/>
        <w:ind w:firstLineChars="200" w:firstLine="482"/>
        <w:rPr>
          <w:b/>
        </w:rPr>
      </w:pPr>
      <w:r w:rsidRPr="00F92DF2">
        <w:rPr>
          <w:rFonts w:hint="eastAsia"/>
          <w:b/>
        </w:rPr>
        <w:t>2.</w:t>
      </w:r>
      <w:r>
        <w:rPr>
          <w:rFonts w:hint="eastAsia"/>
          <w:b/>
        </w:rPr>
        <w:t xml:space="preserve"> </w:t>
      </w:r>
      <w:r w:rsidRPr="00F92DF2">
        <w:rPr>
          <w:rFonts w:hint="eastAsia"/>
          <w:b/>
        </w:rPr>
        <w:t>OWL-S</w:t>
      </w:r>
      <w:r w:rsidRPr="00F92DF2">
        <w:rPr>
          <w:rFonts w:hint="eastAsia"/>
          <w:b/>
        </w:rPr>
        <w:t>文件解析区域</w:t>
      </w:r>
    </w:p>
    <w:p w14:paraId="08375615"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XMLInterface</w:t>
      </w:r>
      <w:r w:rsidRPr="00A164A5">
        <w:rPr>
          <w:rFonts w:hint="eastAsia"/>
        </w:rPr>
        <w:t>：读写</w:t>
      </w:r>
      <w:r w:rsidRPr="00A164A5">
        <w:rPr>
          <w:rFonts w:hint="eastAsia"/>
        </w:rPr>
        <w:t>XML</w:t>
      </w:r>
      <w:r w:rsidRPr="00A164A5">
        <w:rPr>
          <w:rFonts w:hint="eastAsia"/>
        </w:rPr>
        <w:t>格式文件的接口。</w:t>
      </w:r>
    </w:p>
    <w:p w14:paraId="4DEE2B43" w14:textId="185AA872"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ReadService1</w:t>
      </w:r>
      <w:r w:rsidRPr="00A164A5">
        <w:rPr>
          <w:rFonts w:hint="eastAsia"/>
        </w:rPr>
        <w:t>：</w:t>
      </w:r>
      <w:r w:rsidRPr="00A164A5">
        <w:rPr>
          <w:rFonts w:hint="eastAsia"/>
        </w:rPr>
        <w:t>Method</w:t>
      </w:r>
      <w:r w:rsidRPr="00A164A5">
        <w:rPr>
          <w:rFonts w:hint="eastAsia"/>
        </w:rPr>
        <w:t>对象，读取</w:t>
      </w:r>
      <w:r w:rsidRPr="00A164A5">
        <w:rPr>
          <w:rFonts w:hint="eastAsia"/>
        </w:rPr>
        <w:t>XML</w:t>
      </w:r>
      <w:r w:rsidRPr="00A164A5">
        <w:rPr>
          <w:rFonts w:hint="eastAsia"/>
        </w:rPr>
        <w:t>格式的</w:t>
      </w:r>
      <w:r w:rsidRPr="00A164A5">
        <w:rPr>
          <w:rFonts w:hint="eastAsia"/>
        </w:rPr>
        <w:t>OWL-S</w:t>
      </w:r>
      <w:r w:rsidRPr="00A164A5">
        <w:rPr>
          <w:rFonts w:hint="eastAsia"/>
        </w:rPr>
        <w:t>文件并解析，解析结果写入</w:t>
      </w:r>
      <w:r w:rsidRPr="00A164A5">
        <w:rPr>
          <w:rFonts w:hint="eastAsia"/>
        </w:rPr>
        <w:t>ServiceList1</w:t>
      </w:r>
      <w:r w:rsidRPr="00A164A5">
        <w:rPr>
          <w:rFonts w:hint="eastAsia"/>
        </w:rPr>
        <w:t>。</w:t>
      </w:r>
    </w:p>
    <w:p w14:paraId="44FE75B1" w14:textId="77777777" w:rsidR="00FF4217" w:rsidRPr="00A164A5" w:rsidRDefault="00FF4217" w:rsidP="00787BB9">
      <w:pPr>
        <w:spacing w:line="400" w:lineRule="exact"/>
        <w:ind w:firstLineChars="200" w:firstLine="480"/>
      </w:pPr>
      <w:r>
        <w:rPr>
          <w:rFonts w:hint="eastAsia"/>
        </w:rPr>
        <w:t>（</w:t>
      </w:r>
      <w:r>
        <w:rPr>
          <w:rFonts w:hint="eastAsia"/>
        </w:rPr>
        <w:t>3</w:t>
      </w:r>
      <w:r>
        <w:rPr>
          <w:rFonts w:hint="eastAsia"/>
        </w:rPr>
        <w:t>）</w:t>
      </w:r>
      <w:r w:rsidRPr="00A164A5">
        <w:rPr>
          <w:rFonts w:hint="eastAsia"/>
        </w:rPr>
        <w:t>InitLine</w:t>
      </w:r>
      <w:r w:rsidRPr="00A164A5">
        <w:rPr>
          <w:rFonts w:hint="eastAsia"/>
        </w:rPr>
        <w:t>：</w:t>
      </w:r>
      <w:r w:rsidRPr="00A164A5">
        <w:rPr>
          <w:rFonts w:hint="eastAsia"/>
        </w:rPr>
        <w:t>Method</w:t>
      </w:r>
      <w:r w:rsidRPr="00A164A5">
        <w:rPr>
          <w:rFonts w:hint="eastAsia"/>
        </w:rPr>
        <w:t>对象，用于生成目标生产线。</w:t>
      </w:r>
    </w:p>
    <w:p w14:paraId="70F5E4A9" w14:textId="77777777" w:rsidR="00FF4217" w:rsidRPr="00A164A5" w:rsidRDefault="00FF4217" w:rsidP="00787BB9">
      <w:pPr>
        <w:spacing w:line="400" w:lineRule="exact"/>
        <w:ind w:firstLineChars="200" w:firstLine="480"/>
      </w:pPr>
      <w:r>
        <w:rPr>
          <w:rFonts w:hint="eastAsia"/>
        </w:rPr>
        <w:t>（</w:t>
      </w:r>
      <w:r>
        <w:rPr>
          <w:rFonts w:hint="eastAsia"/>
        </w:rPr>
        <w:t>4</w:t>
      </w:r>
      <w:r>
        <w:rPr>
          <w:rFonts w:hint="eastAsia"/>
        </w:rPr>
        <w:t>）</w:t>
      </w:r>
      <w:r w:rsidRPr="00A164A5">
        <w:rPr>
          <w:rFonts w:hint="eastAsia"/>
        </w:rPr>
        <w:t>ServiceList1</w:t>
      </w:r>
      <w:r w:rsidRPr="00A164A5">
        <w:rPr>
          <w:rFonts w:hint="eastAsia"/>
        </w:rPr>
        <w:t>：</w:t>
      </w:r>
      <w:r w:rsidRPr="00A164A5">
        <w:rPr>
          <w:rFonts w:hint="eastAsia"/>
        </w:rPr>
        <w:t>TableFile</w:t>
      </w:r>
      <w:r w:rsidRPr="00A164A5">
        <w:rPr>
          <w:rFonts w:hint="eastAsia"/>
        </w:rPr>
        <w:t>对象，保存</w:t>
      </w:r>
      <w:r w:rsidRPr="00A164A5">
        <w:rPr>
          <w:rFonts w:hint="eastAsia"/>
        </w:rPr>
        <w:t>XML</w:t>
      </w:r>
      <w:r w:rsidRPr="00A164A5">
        <w:rPr>
          <w:rFonts w:hint="eastAsia"/>
        </w:rPr>
        <w:t>文件解析后的有用信息。</w:t>
      </w:r>
    </w:p>
    <w:p w14:paraId="24520DAC" w14:textId="77777777" w:rsidR="00FF4217" w:rsidRPr="00A164A5" w:rsidRDefault="00FF4217" w:rsidP="00787BB9">
      <w:pPr>
        <w:spacing w:line="400" w:lineRule="exact"/>
        <w:ind w:firstLineChars="200" w:firstLine="480"/>
      </w:pPr>
      <w:r>
        <w:rPr>
          <w:rFonts w:hint="eastAsia"/>
        </w:rPr>
        <w:t>（</w:t>
      </w:r>
      <w:r>
        <w:rPr>
          <w:rFonts w:hint="eastAsia"/>
        </w:rPr>
        <w:t>5</w:t>
      </w:r>
      <w:r>
        <w:rPr>
          <w:rFonts w:hint="eastAsia"/>
        </w:rPr>
        <w:t>）</w:t>
      </w:r>
      <w:r w:rsidRPr="00A164A5">
        <w:rPr>
          <w:rFonts w:hint="eastAsia"/>
        </w:rPr>
        <w:t>fromToTable</w:t>
      </w:r>
      <w:r w:rsidRPr="00A164A5">
        <w:rPr>
          <w:rFonts w:hint="eastAsia"/>
        </w:rPr>
        <w:t>：</w:t>
      </w:r>
      <w:r w:rsidRPr="00A164A5">
        <w:rPr>
          <w:rFonts w:hint="eastAsia"/>
        </w:rPr>
        <w:t>TableFile</w:t>
      </w:r>
      <w:r w:rsidRPr="00A164A5">
        <w:rPr>
          <w:rFonts w:hint="eastAsia"/>
        </w:rPr>
        <w:t>对象，保存目标生产线的从至信息。</w:t>
      </w:r>
    </w:p>
    <w:p w14:paraId="7AE35713" w14:textId="77777777" w:rsidR="00FF4217" w:rsidRPr="00A164A5" w:rsidRDefault="00FF4217" w:rsidP="00787BB9">
      <w:pPr>
        <w:spacing w:line="400" w:lineRule="exact"/>
        <w:ind w:firstLineChars="200" w:firstLine="480"/>
      </w:pPr>
      <w:r>
        <w:rPr>
          <w:rFonts w:hint="eastAsia"/>
        </w:rPr>
        <w:t>（</w:t>
      </w:r>
      <w:r>
        <w:rPr>
          <w:rFonts w:hint="eastAsia"/>
        </w:rPr>
        <w:t>6</w:t>
      </w:r>
      <w:r>
        <w:rPr>
          <w:rFonts w:hint="eastAsia"/>
        </w:rPr>
        <w:t>）</w:t>
      </w:r>
      <w:r w:rsidRPr="00CB693A">
        <w:rPr>
          <w:rFonts w:hint="eastAsia"/>
        </w:rPr>
        <w:t>matchTable</w:t>
      </w:r>
      <w:r w:rsidRPr="00CB693A">
        <w:rPr>
          <w:rFonts w:hint="eastAsia"/>
        </w:rPr>
        <w:t>：</w:t>
      </w:r>
      <w:r w:rsidRPr="00CB693A">
        <w:rPr>
          <w:rFonts w:hint="eastAsia"/>
        </w:rPr>
        <w:t>TableFile</w:t>
      </w:r>
      <w:r w:rsidRPr="00CB693A">
        <w:rPr>
          <w:rFonts w:hint="eastAsia"/>
        </w:rPr>
        <w:t>对象，保存</w:t>
      </w:r>
      <w:proofErr w:type="gramStart"/>
      <w:r w:rsidRPr="00CB693A">
        <w:rPr>
          <w:rFonts w:hint="eastAsia"/>
        </w:rPr>
        <w:t>典型服务</w:t>
      </w:r>
      <w:proofErr w:type="gramEnd"/>
      <w:r w:rsidRPr="00CB693A">
        <w:rPr>
          <w:rFonts w:hint="eastAsia"/>
        </w:rPr>
        <w:t>在</w:t>
      </w:r>
      <w:r w:rsidRPr="00CB693A">
        <w:rPr>
          <w:rFonts w:hint="eastAsia"/>
        </w:rPr>
        <w:t>OWL-S</w:t>
      </w:r>
      <w:r w:rsidRPr="00CB693A">
        <w:rPr>
          <w:rFonts w:hint="eastAsia"/>
        </w:rPr>
        <w:t>文档中的名称和</w:t>
      </w:r>
      <w:r w:rsidRPr="00A164A5">
        <w:rPr>
          <w:rFonts w:hint="eastAsia"/>
        </w:rPr>
        <w:t>P</w:t>
      </w:r>
      <w:r>
        <w:rPr>
          <w:rFonts w:hint="eastAsia"/>
        </w:rPr>
        <w:t xml:space="preserve">lant </w:t>
      </w:r>
      <w:r w:rsidRPr="00A164A5">
        <w:rPr>
          <w:rFonts w:hint="eastAsia"/>
        </w:rPr>
        <w:t>S</w:t>
      </w:r>
      <w:r>
        <w:rPr>
          <w:rFonts w:hint="eastAsia"/>
        </w:rPr>
        <w:t>imulation</w:t>
      </w:r>
      <w:r w:rsidRPr="00A164A5">
        <w:rPr>
          <w:rFonts w:hint="eastAsia"/>
        </w:rPr>
        <w:t>内对应仿真对象的名称对应信息。</w:t>
      </w:r>
    </w:p>
    <w:p w14:paraId="7E905AB3" w14:textId="77777777" w:rsidR="00FF4217" w:rsidRPr="00F92DF2" w:rsidRDefault="00FF4217" w:rsidP="00787BB9">
      <w:pPr>
        <w:spacing w:line="400" w:lineRule="exact"/>
        <w:ind w:firstLineChars="200" w:firstLine="482"/>
        <w:rPr>
          <w:b/>
        </w:rPr>
      </w:pPr>
      <w:r w:rsidRPr="00F92DF2">
        <w:rPr>
          <w:rFonts w:hint="eastAsia"/>
          <w:b/>
        </w:rPr>
        <w:t>3.</w:t>
      </w:r>
      <w:r>
        <w:rPr>
          <w:rFonts w:hint="eastAsia"/>
          <w:b/>
        </w:rPr>
        <w:t xml:space="preserve"> </w:t>
      </w:r>
      <w:r w:rsidRPr="00F92DF2">
        <w:rPr>
          <w:rFonts w:hint="eastAsia"/>
          <w:b/>
        </w:rPr>
        <w:t>仿真结果导出区域</w:t>
      </w:r>
    </w:p>
    <w:p w14:paraId="02F48D53" w14:textId="77777777" w:rsidR="00FF4217" w:rsidRPr="00A164A5" w:rsidRDefault="00FF4217" w:rsidP="00787BB9">
      <w:pPr>
        <w:spacing w:line="400" w:lineRule="exact"/>
        <w:ind w:firstLineChars="200" w:firstLine="480"/>
      </w:pPr>
      <w:r>
        <w:rPr>
          <w:rFonts w:hint="eastAsia"/>
        </w:rPr>
        <w:t>（</w:t>
      </w:r>
      <w:r>
        <w:rPr>
          <w:rFonts w:hint="eastAsia"/>
        </w:rPr>
        <w:t>1</w:t>
      </w:r>
      <w:r>
        <w:rPr>
          <w:rFonts w:hint="eastAsia"/>
        </w:rPr>
        <w:t>）</w:t>
      </w:r>
      <w:r w:rsidRPr="00A164A5">
        <w:rPr>
          <w:rFonts w:hint="eastAsia"/>
        </w:rPr>
        <w:t>writeToResultTable1</w:t>
      </w:r>
      <w:r w:rsidRPr="00A164A5">
        <w:rPr>
          <w:rFonts w:hint="eastAsia"/>
        </w:rPr>
        <w:t>：</w:t>
      </w:r>
      <w:r w:rsidRPr="00A164A5">
        <w:rPr>
          <w:rFonts w:hint="eastAsia"/>
        </w:rPr>
        <w:t>Method</w:t>
      </w:r>
      <w:r w:rsidRPr="00A164A5">
        <w:rPr>
          <w:rFonts w:hint="eastAsia"/>
        </w:rPr>
        <w:t>对象，将有效结果、指标写入</w:t>
      </w:r>
      <w:r w:rsidRPr="00A164A5">
        <w:rPr>
          <w:rFonts w:hint="eastAsia"/>
        </w:rPr>
        <w:t>ResultTable1</w:t>
      </w:r>
      <w:r w:rsidRPr="00A164A5">
        <w:rPr>
          <w:rFonts w:hint="eastAsia"/>
        </w:rPr>
        <w:t>。</w:t>
      </w:r>
    </w:p>
    <w:p w14:paraId="7ADE6C36" w14:textId="77777777" w:rsidR="00FF4217" w:rsidRPr="00A164A5" w:rsidRDefault="00FF4217" w:rsidP="00787BB9">
      <w:pPr>
        <w:spacing w:line="400" w:lineRule="exact"/>
        <w:ind w:firstLineChars="200" w:firstLine="480"/>
      </w:pPr>
      <w:r>
        <w:rPr>
          <w:rFonts w:hint="eastAsia"/>
        </w:rPr>
        <w:t>（</w:t>
      </w:r>
      <w:r>
        <w:rPr>
          <w:rFonts w:hint="eastAsia"/>
        </w:rPr>
        <w:t>2</w:t>
      </w:r>
      <w:r>
        <w:rPr>
          <w:rFonts w:hint="eastAsia"/>
        </w:rPr>
        <w:t>）</w:t>
      </w:r>
      <w:r w:rsidRPr="00A164A5">
        <w:rPr>
          <w:rFonts w:hint="eastAsia"/>
        </w:rPr>
        <w:t>writeToXMLFile1</w:t>
      </w:r>
      <w:r w:rsidRPr="00A164A5">
        <w:rPr>
          <w:rFonts w:hint="eastAsia"/>
        </w:rPr>
        <w:t>：</w:t>
      </w:r>
      <w:r w:rsidRPr="00A164A5">
        <w:rPr>
          <w:rFonts w:hint="eastAsia"/>
        </w:rPr>
        <w:t>Method</w:t>
      </w:r>
      <w:r w:rsidRPr="00A164A5">
        <w:rPr>
          <w:rFonts w:hint="eastAsia"/>
        </w:rPr>
        <w:t>对象，将</w:t>
      </w:r>
      <w:r w:rsidRPr="00A164A5">
        <w:rPr>
          <w:rFonts w:hint="eastAsia"/>
        </w:rPr>
        <w:t>ResultTable1</w:t>
      </w:r>
      <w:r w:rsidRPr="00A164A5">
        <w:rPr>
          <w:rFonts w:hint="eastAsia"/>
        </w:rPr>
        <w:t>中的信息导出至外部</w:t>
      </w:r>
      <w:r w:rsidRPr="00A164A5">
        <w:rPr>
          <w:rFonts w:hint="eastAsia"/>
        </w:rPr>
        <w:t>XML</w:t>
      </w:r>
      <w:r w:rsidRPr="00A164A5">
        <w:rPr>
          <w:rFonts w:hint="eastAsia"/>
        </w:rPr>
        <w:t>格式的文件。</w:t>
      </w:r>
    </w:p>
    <w:p w14:paraId="41EA4343"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ResultTable1</w:t>
      </w:r>
      <w:r w:rsidRPr="00A164A5">
        <w:rPr>
          <w:rFonts w:hint="eastAsia"/>
        </w:rPr>
        <w:t>：</w:t>
      </w:r>
      <w:r w:rsidRPr="00A164A5">
        <w:rPr>
          <w:rFonts w:hint="eastAsia"/>
        </w:rPr>
        <w:t>TableFile</w:t>
      </w:r>
      <w:r w:rsidRPr="00A164A5">
        <w:rPr>
          <w:rFonts w:hint="eastAsia"/>
        </w:rPr>
        <w:t>对象，保存有效的结果、指标信息。</w:t>
      </w:r>
    </w:p>
    <w:p w14:paraId="5323449E" w14:textId="77777777" w:rsidR="00FF4217" w:rsidRPr="00F92DF2" w:rsidRDefault="00FF4217" w:rsidP="00F63D3E">
      <w:pPr>
        <w:spacing w:line="400" w:lineRule="exact"/>
        <w:ind w:firstLineChars="200" w:firstLine="482"/>
        <w:rPr>
          <w:b/>
        </w:rPr>
      </w:pPr>
      <w:r w:rsidRPr="00F92DF2">
        <w:rPr>
          <w:rFonts w:hint="eastAsia"/>
          <w:b/>
        </w:rPr>
        <w:t>4.</w:t>
      </w:r>
      <w:r>
        <w:rPr>
          <w:rFonts w:hint="eastAsia"/>
          <w:b/>
        </w:rPr>
        <w:t xml:space="preserve"> </w:t>
      </w:r>
      <w:r w:rsidRPr="00F92DF2">
        <w:rPr>
          <w:rFonts w:hint="eastAsia"/>
          <w:b/>
        </w:rPr>
        <w:t>仿真结果展示区域</w:t>
      </w:r>
    </w:p>
    <w:p w14:paraId="0B0C5517"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DeviceChart</w:t>
      </w:r>
      <w:r w:rsidRPr="00A164A5">
        <w:rPr>
          <w:rFonts w:hint="eastAsia"/>
        </w:rPr>
        <w:t>：</w:t>
      </w:r>
      <w:r w:rsidRPr="00A164A5">
        <w:rPr>
          <w:rFonts w:hint="eastAsia"/>
        </w:rPr>
        <w:t>Chart</w:t>
      </w:r>
      <w:r w:rsidRPr="00A164A5">
        <w:rPr>
          <w:rFonts w:hint="eastAsia"/>
        </w:rPr>
        <w:t>对象，用于展示各个工位、设备的资源利用信息。</w:t>
      </w:r>
    </w:p>
    <w:p w14:paraId="73291836"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EntityChart</w:t>
      </w:r>
      <w:r w:rsidRPr="00A164A5">
        <w:rPr>
          <w:rFonts w:hint="eastAsia"/>
        </w:rPr>
        <w:t>：</w:t>
      </w:r>
      <w:r w:rsidRPr="00A164A5">
        <w:rPr>
          <w:rFonts w:hint="eastAsia"/>
        </w:rPr>
        <w:t>Chart</w:t>
      </w:r>
      <w:r w:rsidRPr="00A164A5">
        <w:rPr>
          <w:rFonts w:hint="eastAsia"/>
        </w:rPr>
        <w:t>对象，用于展示各个工件的状态信息。</w:t>
      </w:r>
    </w:p>
    <w:p w14:paraId="0A92CD0D"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BottleneckAnalyzer</w:t>
      </w:r>
      <w:r w:rsidRPr="00A164A5">
        <w:rPr>
          <w:rFonts w:hint="eastAsia"/>
        </w:rPr>
        <w:t>：瓶颈分析对象，用于分析</w:t>
      </w:r>
      <w:r>
        <w:rPr>
          <w:rFonts w:hint="eastAsia"/>
        </w:rPr>
        <w:t>生产线</w:t>
      </w:r>
      <w:r w:rsidRPr="00A164A5">
        <w:rPr>
          <w:rFonts w:hint="eastAsia"/>
        </w:rPr>
        <w:t>模型的瓶颈。</w:t>
      </w:r>
    </w:p>
    <w:p w14:paraId="3CD121E5"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完工数量：</w:t>
      </w:r>
      <w:r w:rsidRPr="00A164A5">
        <w:rPr>
          <w:rFonts w:hint="eastAsia"/>
        </w:rPr>
        <w:t>Display</w:t>
      </w:r>
      <w:r w:rsidRPr="00A164A5">
        <w:rPr>
          <w:rFonts w:hint="eastAsia"/>
        </w:rPr>
        <w:t>对象，用于展示模型的完工数量。</w:t>
      </w:r>
    </w:p>
    <w:p w14:paraId="3E0E348B"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完工时间：</w:t>
      </w:r>
      <w:r w:rsidRPr="00A164A5">
        <w:rPr>
          <w:rFonts w:hint="eastAsia"/>
        </w:rPr>
        <w:t>Display</w:t>
      </w:r>
      <w:r w:rsidRPr="00A164A5">
        <w:rPr>
          <w:rFonts w:hint="eastAsia"/>
        </w:rPr>
        <w:t>对象，用于展示模型的完工时间。</w:t>
      </w:r>
    </w:p>
    <w:p w14:paraId="420296FB" w14:textId="77777777" w:rsidR="00FF4217" w:rsidRPr="00F92DF2" w:rsidRDefault="00FF4217" w:rsidP="00F63D3E">
      <w:pPr>
        <w:spacing w:line="400" w:lineRule="exact"/>
        <w:ind w:firstLineChars="200" w:firstLine="482"/>
        <w:rPr>
          <w:b/>
        </w:rPr>
      </w:pPr>
      <w:r w:rsidRPr="00F92DF2">
        <w:rPr>
          <w:rFonts w:hint="eastAsia"/>
          <w:b/>
        </w:rPr>
        <w:t>5.</w:t>
      </w:r>
      <w:r>
        <w:rPr>
          <w:rFonts w:hint="eastAsia"/>
          <w:b/>
        </w:rPr>
        <w:t xml:space="preserve"> </w:t>
      </w:r>
      <w:r w:rsidRPr="00F92DF2">
        <w:rPr>
          <w:rFonts w:hint="eastAsia"/>
          <w:b/>
        </w:rPr>
        <w:t>仿真模型生成区域</w:t>
      </w:r>
    </w:p>
    <w:p w14:paraId="7866F6E5" w14:textId="77777777" w:rsidR="00FF4217" w:rsidRPr="00472263" w:rsidRDefault="00FF4217" w:rsidP="00F63D3E">
      <w:pPr>
        <w:spacing w:line="400" w:lineRule="exact"/>
        <w:ind w:firstLineChars="200" w:firstLine="480"/>
      </w:pPr>
      <w:r w:rsidRPr="00A164A5">
        <w:rPr>
          <w:rFonts w:hint="eastAsia"/>
        </w:rPr>
        <w:t>该区域是目标生产线的生成区域。</w:t>
      </w:r>
    </w:p>
    <w:p w14:paraId="09E23FB6" w14:textId="540F6357" w:rsidR="00FF4217" w:rsidRPr="001A5C6A" w:rsidRDefault="00FF4217" w:rsidP="00FF4217">
      <w:pPr>
        <w:pStyle w:val="3"/>
      </w:pPr>
      <w:bookmarkStart w:id="130" w:name="_Toc487899356"/>
      <w:bookmarkStart w:id="131" w:name="_Toc487899875"/>
      <w:bookmarkStart w:id="132" w:name="_Toc488759696"/>
      <w:bookmarkStart w:id="133" w:name="_Toc501892847"/>
      <w:r>
        <w:rPr>
          <w:rFonts w:hint="eastAsia"/>
        </w:rPr>
        <w:t>6</w:t>
      </w:r>
      <w:r w:rsidRPr="001A5C6A">
        <w:rPr>
          <w:rFonts w:hint="eastAsia"/>
        </w:rPr>
        <w:t>.3.2 仿真实现总体流程说明</w:t>
      </w:r>
      <w:bookmarkEnd w:id="130"/>
      <w:bookmarkEnd w:id="131"/>
      <w:bookmarkEnd w:id="132"/>
      <w:bookmarkEnd w:id="133"/>
    </w:p>
    <w:p w14:paraId="47B2EB94" w14:textId="77777777" w:rsidR="00FF4217" w:rsidRPr="00A164A5" w:rsidRDefault="00FF4217" w:rsidP="00F63D3E">
      <w:pPr>
        <w:spacing w:line="400" w:lineRule="exact"/>
        <w:ind w:firstLineChars="200" w:firstLine="480"/>
      </w:pPr>
      <w:r>
        <w:rPr>
          <w:rFonts w:hint="eastAsia"/>
        </w:rPr>
        <w:t xml:space="preserve">1. </w:t>
      </w:r>
      <w:r w:rsidRPr="00A164A5">
        <w:rPr>
          <w:rFonts w:hint="eastAsia"/>
        </w:rPr>
        <w:t>Plant Simulation</w:t>
      </w:r>
      <w:r w:rsidRPr="00A164A5">
        <w:rPr>
          <w:rFonts w:hint="eastAsia"/>
        </w:rPr>
        <w:t>通过对象</w:t>
      </w:r>
      <w:r w:rsidRPr="00A164A5">
        <w:rPr>
          <w:rFonts w:hint="eastAsia"/>
        </w:rPr>
        <w:t>XMLInterface</w:t>
      </w:r>
      <w:r>
        <w:rPr>
          <w:rFonts w:hint="eastAsia"/>
        </w:rPr>
        <w:t>，得到</w:t>
      </w:r>
      <w:r w:rsidRPr="00A164A5">
        <w:rPr>
          <w:rFonts w:hint="eastAsia"/>
        </w:rPr>
        <w:t>外部的</w:t>
      </w:r>
      <w:r w:rsidRPr="00A164A5">
        <w:rPr>
          <w:rFonts w:hint="eastAsia"/>
        </w:rPr>
        <w:t>XML</w:t>
      </w:r>
      <w:r w:rsidRPr="00A164A5">
        <w:rPr>
          <w:rFonts w:hint="eastAsia"/>
        </w:rPr>
        <w:t>形式的</w:t>
      </w:r>
      <w:r w:rsidRPr="00A164A5">
        <w:rPr>
          <w:rFonts w:hint="eastAsia"/>
        </w:rPr>
        <w:t>OWL-S</w:t>
      </w:r>
      <w:r w:rsidRPr="00A164A5">
        <w:rPr>
          <w:rFonts w:hint="eastAsia"/>
        </w:rPr>
        <w:t>文件。</w:t>
      </w:r>
    </w:p>
    <w:p w14:paraId="36046B07" w14:textId="77777777" w:rsidR="00FF4217" w:rsidRDefault="00FF4217" w:rsidP="00F63D3E">
      <w:pPr>
        <w:spacing w:line="400" w:lineRule="exact"/>
        <w:ind w:firstLineChars="200" w:firstLine="480"/>
      </w:pPr>
      <w:r>
        <w:rPr>
          <w:rFonts w:hint="eastAsia"/>
        </w:rPr>
        <w:t xml:space="preserve">2. </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”设置</w:t>
      </w:r>
      <w:r w:rsidRPr="00A164A5">
        <w:rPr>
          <w:rFonts w:hint="eastAsia"/>
        </w:rPr>
        <w:t>XMLInterface</w:t>
      </w:r>
      <w:r w:rsidRPr="00A164A5">
        <w:rPr>
          <w:rFonts w:hint="eastAsia"/>
        </w:rPr>
        <w:t>接口的文件路径，并解析该文件内的组合服务，顺序写入模型内预制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组合服务的原子服务名称。</w:t>
      </w:r>
    </w:p>
    <w:p w14:paraId="628AB259" w14:textId="77777777" w:rsidR="00FF4217" w:rsidRPr="00A164A5" w:rsidRDefault="00FF4217" w:rsidP="00F63D3E">
      <w:pPr>
        <w:spacing w:line="400" w:lineRule="exact"/>
        <w:ind w:firstLineChars="200" w:firstLine="480"/>
      </w:pPr>
      <w:r>
        <w:rPr>
          <w:rFonts w:hint="eastAsia"/>
        </w:rPr>
        <w:t xml:space="preserve">3. </w:t>
      </w:r>
      <w:r w:rsidRPr="00A164A5">
        <w:rPr>
          <w:rFonts w:hint="eastAsia"/>
        </w:rPr>
        <w:t>模型内预置</w:t>
      </w:r>
      <w:r w:rsidRPr="00A164A5">
        <w:rPr>
          <w:rFonts w:hint="eastAsia"/>
        </w:rPr>
        <w:t>Method</w:t>
      </w:r>
      <w:r w:rsidRPr="00A164A5">
        <w:rPr>
          <w:rFonts w:hint="eastAsia"/>
        </w:rPr>
        <w:t>对象“</w:t>
      </w:r>
      <w:r w:rsidRPr="00A164A5">
        <w:rPr>
          <w:rFonts w:hint="eastAsia"/>
        </w:rPr>
        <w:t>InitLine</w:t>
      </w:r>
      <w:r w:rsidRPr="00A164A5">
        <w:rPr>
          <w:rFonts w:hint="eastAsia"/>
        </w:rPr>
        <w:t>”完成以下五项工作：</w:t>
      </w:r>
    </w:p>
    <w:p w14:paraId="7DE8F31E" w14:textId="77777777" w:rsidR="00FF4217" w:rsidRPr="00A164A5" w:rsidRDefault="00FF4217" w:rsidP="00F63D3E">
      <w:pPr>
        <w:spacing w:line="400" w:lineRule="exact"/>
        <w:ind w:firstLineChars="200" w:firstLine="480"/>
      </w:pPr>
      <w:r>
        <w:rPr>
          <w:rFonts w:hint="eastAsia"/>
        </w:rPr>
        <w:t>（</w:t>
      </w:r>
      <w:r>
        <w:rPr>
          <w:rFonts w:hint="eastAsia"/>
        </w:rPr>
        <w:t>1</w:t>
      </w:r>
      <w:r>
        <w:rPr>
          <w:rFonts w:hint="eastAsia"/>
        </w:rPr>
        <w:t>）</w:t>
      </w:r>
      <w:r w:rsidRPr="00A164A5">
        <w:rPr>
          <w:rFonts w:hint="eastAsia"/>
        </w:rPr>
        <w:t>定义初始位置，生成</w:t>
      </w:r>
      <w:r w:rsidRPr="00A164A5">
        <w:rPr>
          <w:rFonts w:hint="eastAsia"/>
        </w:rPr>
        <w:t>Source</w:t>
      </w:r>
      <w:r w:rsidRPr="00A164A5">
        <w:rPr>
          <w:rFonts w:hint="eastAsia"/>
        </w:rPr>
        <w:t>对象。</w:t>
      </w:r>
    </w:p>
    <w:p w14:paraId="6CC3D097" w14:textId="77777777" w:rsidR="00FF4217" w:rsidRPr="00A164A5" w:rsidRDefault="00FF4217" w:rsidP="00F63D3E">
      <w:pPr>
        <w:spacing w:line="400" w:lineRule="exact"/>
        <w:ind w:firstLineChars="200" w:firstLine="480"/>
      </w:pPr>
      <w:r>
        <w:rPr>
          <w:rFonts w:hint="eastAsia"/>
        </w:rPr>
        <w:t>（</w:t>
      </w:r>
      <w:r>
        <w:rPr>
          <w:rFonts w:hint="eastAsia"/>
        </w:rPr>
        <w:t>2</w:t>
      </w:r>
      <w:r>
        <w:rPr>
          <w:rFonts w:hint="eastAsia"/>
        </w:rPr>
        <w:t>）</w:t>
      </w:r>
      <w:r w:rsidRPr="00A164A5">
        <w:rPr>
          <w:rFonts w:hint="eastAsia"/>
        </w:rPr>
        <w:t>按序读取</w:t>
      </w:r>
      <w:r w:rsidRPr="00A164A5">
        <w:rPr>
          <w:rFonts w:hint="eastAsia"/>
        </w:rPr>
        <w:t>SeviceList1</w:t>
      </w:r>
      <w:r w:rsidRPr="00A164A5">
        <w:rPr>
          <w:rFonts w:hint="eastAsia"/>
        </w:rPr>
        <w:t>中的</w:t>
      </w:r>
      <w:r w:rsidRPr="00A164A5">
        <w:rPr>
          <w:rFonts w:hint="eastAsia"/>
        </w:rPr>
        <w:t>Web</w:t>
      </w:r>
      <w:r w:rsidRPr="00A164A5">
        <w:rPr>
          <w:rFonts w:hint="eastAsia"/>
        </w:rPr>
        <w:t>服务名称，依此到模型内预制</w:t>
      </w:r>
      <w:r w:rsidRPr="00A164A5">
        <w:rPr>
          <w:rFonts w:hint="eastAsia"/>
        </w:rPr>
        <w:t>TableFile</w:t>
      </w:r>
      <w:r w:rsidRPr="00A164A5">
        <w:rPr>
          <w:rFonts w:hint="eastAsia"/>
        </w:rPr>
        <w:t>对象“</w:t>
      </w:r>
      <w:r w:rsidRPr="00A164A5">
        <w:rPr>
          <w:rFonts w:hint="eastAsia"/>
        </w:rPr>
        <w:t>matchTable</w:t>
      </w:r>
      <w:r w:rsidRPr="00A164A5">
        <w:rPr>
          <w:rFonts w:hint="eastAsia"/>
        </w:rPr>
        <w:t>”中，查询对应于</w:t>
      </w:r>
      <w:r w:rsidRPr="00A164A5">
        <w:rPr>
          <w:rFonts w:hint="eastAsia"/>
        </w:rPr>
        <w:t>Plant Simulation</w:t>
      </w:r>
      <w:r w:rsidRPr="00A164A5">
        <w:rPr>
          <w:rFonts w:hint="eastAsia"/>
        </w:rPr>
        <w:t>内部的对象，按序生成；如有自定义参数，对应设置。</w:t>
      </w:r>
    </w:p>
    <w:p w14:paraId="2F261316" w14:textId="77777777" w:rsidR="00FF4217" w:rsidRPr="00A164A5" w:rsidRDefault="00FF4217" w:rsidP="00F63D3E">
      <w:pPr>
        <w:spacing w:line="400" w:lineRule="exact"/>
        <w:ind w:firstLineChars="200" w:firstLine="480"/>
      </w:pPr>
      <w:r>
        <w:rPr>
          <w:rFonts w:hint="eastAsia"/>
        </w:rPr>
        <w:t>（</w:t>
      </w:r>
      <w:r>
        <w:rPr>
          <w:rFonts w:hint="eastAsia"/>
        </w:rPr>
        <w:t>3</w:t>
      </w:r>
      <w:r>
        <w:rPr>
          <w:rFonts w:hint="eastAsia"/>
        </w:rPr>
        <w:t>）</w:t>
      </w:r>
      <w:r w:rsidRPr="00A164A5">
        <w:rPr>
          <w:rFonts w:hint="eastAsia"/>
        </w:rPr>
        <w:t>生成</w:t>
      </w:r>
      <w:r w:rsidRPr="00A164A5">
        <w:rPr>
          <w:rFonts w:hint="eastAsia"/>
        </w:rPr>
        <w:t>Drain</w:t>
      </w:r>
      <w:r w:rsidRPr="00A164A5">
        <w:rPr>
          <w:rFonts w:hint="eastAsia"/>
        </w:rPr>
        <w:t>对象。</w:t>
      </w:r>
    </w:p>
    <w:p w14:paraId="62B711ED" w14:textId="77777777" w:rsidR="00FF4217" w:rsidRPr="00A164A5" w:rsidRDefault="00FF4217" w:rsidP="00F63D3E">
      <w:pPr>
        <w:spacing w:line="400" w:lineRule="exact"/>
        <w:ind w:firstLineChars="200" w:firstLine="480"/>
      </w:pPr>
      <w:r>
        <w:rPr>
          <w:rFonts w:hint="eastAsia"/>
        </w:rPr>
        <w:t>（</w:t>
      </w:r>
      <w:r>
        <w:rPr>
          <w:rFonts w:hint="eastAsia"/>
        </w:rPr>
        <w:t>4</w:t>
      </w:r>
      <w:r>
        <w:rPr>
          <w:rFonts w:hint="eastAsia"/>
        </w:rPr>
        <w:t>）</w:t>
      </w:r>
      <w:r w:rsidRPr="00A164A5">
        <w:rPr>
          <w:rFonts w:hint="eastAsia"/>
        </w:rPr>
        <w:t>在以上过程中，按序填充</w:t>
      </w:r>
      <w:r w:rsidRPr="00A164A5">
        <w:rPr>
          <w:rFonts w:hint="eastAsia"/>
        </w:rPr>
        <w:t>TableFile</w:t>
      </w:r>
      <w:r w:rsidRPr="00A164A5">
        <w:rPr>
          <w:rFonts w:hint="eastAsia"/>
        </w:rPr>
        <w:t>对象“</w:t>
      </w:r>
      <w:r w:rsidRPr="00A164A5">
        <w:rPr>
          <w:rFonts w:hint="eastAsia"/>
        </w:rPr>
        <w:t>fromToTable</w:t>
      </w:r>
      <w:r w:rsidRPr="00A164A5">
        <w:rPr>
          <w:rFonts w:hint="eastAsia"/>
        </w:rPr>
        <w:t>”</w:t>
      </w:r>
      <w:r>
        <w:rPr>
          <w:rFonts w:hint="eastAsia"/>
        </w:rPr>
        <w:t>从至表</w:t>
      </w:r>
      <w:r w:rsidRPr="00A164A5">
        <w:rPr>
          <w:rFonts w:hint="eastAsia"/>
        </w:rPr>
        <w:t>。</w:t>
      </w:r>
    </w:p>
    <w:p w14:paraId="24379042" w14:textId="77777777" w:rsidR="00FF4217" w:rsidRPr="00A164A5" w:rsidRDefault="00FF4217" w:rsidP="00F63D3E">
      <w:pPr>
        <w:spacing w:line="400" w:lineRule="exact"/>
        <w:ind w:firstLineChars="200" w:firstLine="480"/>
      </w:pPr>
      <w:r>
        <w:rPr>
          <w:rFonts w:hint="eastAsia"/>
        </w:rPr>
        <w:t>（</w:t>
      </w:r>
      <w:r>
        <w:rPr>
          <w:rFonts w:hint="eastAsia"/>
        </w:rPr>
        <w:t>5</w:t>
      </w:r>
      <w:r>
        <w:rPr>
          <w:rFonts w:hint="eastAsia"/>
        </w:rPr>
        <w:t>）</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p>
    <w:p w14:paraId="02A601AE" w14:textId="77777777" w:rsidR="00FF4217" w:rsidRDefault="00FF4217" w:rsidP="00F63D3E">
      <w:pPr>
        <w:spacing w:line="400" w:lineRule="exact"/>
        <w:ind w:firstLineChars="200" w:firstLine="480"/>
      </w:pPr>
      <w:r>
        <w:rPr>
          <w:rFonts w:hint="eastAsia"/>
        </w:rPr>
        <w:t xml:space="preserve">4. </w:t>
      </w:r>
      <w:r w:rsidRPr="00A164A5">
        <w:rPr>
          <w:rFonts w:hint="eastAsia"/>
        </w:rPr>
        <w:t>根据案例设计，将所有可能出现的设备对象名称手动写入</w:t>
      </w:r>
      <w:r w:rsidRPr="00A164A5">
        <w:rPr>
          <w:rFonts w:hint="eastAsia"/>
        </w:rPr>
        <w:t>TableFile</w:t>
      </w:r>
      <w:r w:rsidRPr="00A164A5">
        <w:rPr>
          <w:rFonts w:hint="eastAsia"/>
        </w:rPr>
        <w:t>对象“</w:t>
      </w:r>
      <w:r w:rsidRPr="00A164A5">
        <w:rPr>
          <w:rFonts w:hint="eastAsia"/>
        </w:rPr>
        <w:t>objectName</w:t>
      </w:r>
      <w:r>
        <w:rPr>
          <w:rFonts w:hint="eastAsia"/>
        </w:rPr>
        <w:t>”，便于模型在重置时进行遍历检查：如果该对象存在于当前模型窗口</w:t>
      </w:r>
      <w:r w:rsidRPr="00A164A5">
        <w:rPr>
          <w:rFonts w:hint="eastAsia"/>
        </w:rPr>
        <w:t>内，即删除。</w:t>
      </w:r>
    </w:p>
    <w:p w14:paraId="359B318D" w14:textId="77777777" w:rsidR="00FF4217" w:rsidRPr="00A164A5" w:rsidRDefault="00FF4217" w:rsidP="00F63D3E">
      <w:pPr>
        <w:spacing w:line="400" w:lineRule="exact"/>
        <w:ind w:firstLineChars="200" w:firstLine="480"/>
      </w:pPr>
      <w:r>
        <w:rPr>
          <w:rFonts w:hint="eastAsia"/>
        </w:rPr>
        <w:t xml:space="preserve">5. </w:t>
      </w:r>
      <w:r w:rsidRPr="00A164A5">
        <w:rPr>
          <w:rFonts w:hint="eastAsia"/>
        </w:rPr>
        <w:t>以上过程完成模型的建立，模型运行之后，</w:t>
      </w:r>
      <w:r w:rsidRPr="00A164A5">
        <w:rPr>
          <w:rFonts w:hint="eastAsia"/>
        </w:rPr>
        <w:t>Method</w:t>
      </w:r>
      <w:r w:rsidRPr="00A164A5">
        <w:rPr>
          <w:rFonts w:hint="eastAsia"/>
        </w:rPr>
        <w:t>对象“</w:t>
      </w:r>
      <w:r w:rsidRPr="00A164A5">
        <w:rPr>
          <w:rFonts w:hint="eastAsia"/>
        </w:rPr>
        <w:t>writeToResultTable1</w:t>
      </w:r>
      <w:r w:rsidRPr="00A164A5">
        <w:rPr>
          <w:rFonts w:hint="eastAsia"/>
        </w:rPr>
        <w:t>”将仿真结果、仿真指标写入</w:t>
      </w:r>
      <w:r w:rsidRPr="00A164A5">
        <w:rPr>
          <w:rFonts w:hint="eastAsia"/>
        </w:rPr>
        <w:t>TableFile</w:t>
      </w:r>
      <w:r w:rsidRPr="00A164A5">
        <w:rPr>
          <w:rFonts w:hint="eastAsia"/>
        </w:rPr>
        <w:t>对象“</w:t>
      </w:r>
      <w:r w:rsidRPr="00A164A5">
        <w:rPr>
          <w:rFonts w:hint="eastAsia"/>
        </w:rPr>
        <w:t>ResultTable1</w:t>
      </w:r>
      <w:r w:rsidRPr="00A164A5">
        <w:rPr>
          <w:rFonts w:hint="eastAsia"/>
        </w:rPr>
        <w:t>”，</w:t>
      </w:r>
      <w:r w:rsidRPr="00A164A5">
        <w:rPr>
          <w:rFonts w:hint="eastAsia"/>
        </w:rPr>
        <w:t>Method</w:t>
      </w:r>
      <w:r w:rsidRPr="00A164A5">
        <w:rPr>
          <w:rFonts w:hint="eastAsia"/>
        </w:rPr>
        <w:t>对象“</w:t>
      </w:r>
      <w:r w:rsidRPr="00A164A5">
        <w:rPr>
          <w:rFonts w:hint="eastAsia"/>
        </w:rPr>
        <w:t>writeToXMLFile1</w:t>
      </w:r>
      <w:r w:rsidRPr="00A164A5">
        <w:rPr>
          <w:rFonts w:hint="eastAsia"/>
        </w:rPr>
        <w:t>”将</w:t>
      </w:r>
      <w:r w:rsidRPr="00A164A5">
        <w:rPr>
          <w:rFonts w:hint="eastAsia"/>
        </w:rPr>
        <w:t>ResultTable1</w:t>
      </w:r>
      <w:r w:rsidRPr="00A164A5">
        <w:rPr>
          <w:rFonts w:hint="eastAsia"/>
        </w:rPr>
        <w:t>导出到外部</w:t>
      </w:r>
      <w:r w:rsidRPr="00A164A5">
        <w:rPr>
          <w:rFonts w:hint="eastAsia"/>
        </w:rPr>
        <w:t>XML</w:t>
      </w:r>
      <w:r w:rsidRPr="00A164A5">
        <w:rPr>
          <w:rFonts w:hint="eastAsia"/>
        </w:rPr>
        <w:t>格式的文件保存，以供云平台解析读取，并进行展示。</w:t>
      </w:r>
    </w:p>
    <w:p w14:paraId="1DC8B0B0" w14:textId="77777777" w:rsidR="00FF4217" w:rsidRDefault="00FF4217" w:rsidP="00F63D3E">
      <w:pPr>
        <w:spacing w:line="400" w:lineRule="exact"/>
        <w:ind w:firstLineChars="200" w:firstLine="480"/>
      </w:pPr>
      <w:r>
        <w:rPr>
          <w:rFonts w:hint="eastAsia"/>
        </w:rPr>
        <w:t xml:space="preserve">6. </w:t>
      </w:r>
      <w:r w:rsidRPr="00A164A5">
        <w:rPr>
          <w:rFonts w:hint="eastAsia"/>
        </w:rPr>
        <w:t>模型内的“仿真结果展示区域”可以查看相应的结果和指标。</w:t>
      </w:r>
    </w:p>
    <w:p w14:paraId="25BEDBD9" w14:textId="75F759CB" w:rsidR="00FF4217" w:rsidRPr="001A5C6A" w:rsidRDefault="00FF4217" w:rsidP="00FF4217">
      <w:pPr>
        <w:pStyle w:val="3"/>
      </w:pPr>
      <w:bookmarkStart w:id="134" w:name="_Toc487899357"/>
      <w:bookmarkStart w:id="135" w:name="_Toc487899876"/>
      <w:bookmarkStart w:id="136" w:name="_Toc488759697"/>
      <w:bookmarkStart w:id="137" w:name="_Toc501892848"/>
      <w:r>
        <w:rPr>
          <w:rFonts w:hint="eastAsia"/>
        </w:rPr>
        <w:t>6</w:t>
      </w:r>
      <w:r w:rsidRPr="001A5C6A">
        <w:rPr>
          <w:rFonts w:hint="eastAsia"/>
        </w:rPr>
        <w:t>.3.3 对服务组合OWL-S文档的读取</w:t>
      </w:r>
      <w:bookmarkEnd w:id="134"/>
      <w:bookmarkEnd w:id="135"/>
      <w:bookmarkEnd w:id="136"/>
      <w:bookmarkEnd w:id="137"/>
    </w:p>
    <w:p w14:paraId="2604E116" w14:textId="6DBBBA98" w:rsidR="00FF4217" w:rsidRPr="002549CD" w:rsidRDefault="00FF4217" w:rsidP="007678C0">
      <w:pPr>
        <w:spacing w:line="400" w:lineRule="exact"/>
        <w:ind w:firstLineChars="200" w:firstLine="480"/>
        <w:rPr>
          <w:rFonts w:ascii="宋体" w:hAnsi="宋体"/>
          <w:color w:val="000000"/>
        </w:rPr>
      </w:pPr>
      <w:r>
        <w:rPr>
          <w:rFonts w:hint="eastAsia"/>
        </w:rPr>
        <w:t>本节基于</w:t>
      </w:r>
      <w:r w:rsidR="00F63D3E">
        <w:rPr>
          <w:rFonts w:hint="eastAsia"/>
        </w:rPr>
        <w:t>6</w:t>
      </w:r>
      <w:r>
        <w:rPr>
          <w:rFonts w:hint="eastAsia"/>
        </w:rPr>
        <w:t>.3.1</w:t>
      </w:r>
      <w:r>
        <w:rPr>
          <w:rFonts w:hint="eastAsia"/>
        </w:rPr>
        <w:t>中介绍的仿真平台内的第二个区域“</w:t>
      </w:r>
      <w:r w:rsidRPr="00A164A5">
        <w:rPr>
          <w:rFonts w:ascii="宋体" w:hAnsi="宋体" w:hint="eastAsia"/>
          <w:color w:val="000000"/>
        </w:rPr>
        <w:t>OWL-S文件解析区域</w:t>
      </w:r>
      <w:r>
        <w:rPr>
          <w:rFonts w:hint="eastAsia"/>
        </w:rPr>
        <w:t>”来进行。</w:t>
      </w:r>
      <w:r w:rsidRPr="00A164A5">
        <w:rPr>
          <w:rFonts w:hint="eastAsia"/>
        </w:rPr>
        <w:t>模型内预制</w:t>
      </w:r>
      <w:r w:rsidRPr="00A164A5">
        <w:rPr>
          <w:rFonts w:hint="eastAsia"/>
        </w:rPr>
        <w:t>Method</w:t>
      </w:r>
      <w:r w:rsidRPr="00A164A5">
        <w:rPr>
          <w:rFonts w:hint="eastAsia"/>
        </w:rPr>
        <w:t>对象“</w:t>
      </w:r>
      <w:r w:rsidRPr="00A164A5">
        <w:rPr>
          <w:rFonts w:hint="eastAsia"/>
        </w:rPr>
        <w:t>ReadService1</w:t>
      </w:r>
      <w:r w:rsidRPr="00A164A5">
        <w:rPr>
          <w:rFonts w:hint="eastAsia"/>
        </w:rPr>
        <w:t>”</w:t>
      </w:r>
      <w:r>
        <w:rPr>
          <w:rFonts w:hint="eastAsia"/>
        </w:rPr>
        <w:t>通过</w:t>
      </w:r>
      <w:r w:rsidRPr="00A164A5">
        <w:rPr>
          <w:rFonts w:hint="eastAsia"/>
        </w:rPr>
        <w:t>XMLInterface</w:t>
      </w:r>
      <w:r>
        <w:rPr>
          <w:rFonts w:hint="eastAsia"/>
        </w:rPr>
        <w:t xml:space="preserve"> </w:t>
      </w:r>
      <w:r>
        <w:rPr>
          <w:rFonts w:hint="eastAsia"/>
        </w:rPr>
        <w:t>的“</w:t>
      </w:r>
      <w:r>
        <w:rPr>
          <w:rFonts w:hint="eastAsia"/>
        </w:rPr>
        <w:t>File name</w:t>
      </w:r>
      <w:r>
        <w:rPr>
          <w:rFonts w:hint="eastAsia"/>
        </w:rPr>
        <w:t>”参数设置该</w:t>
      </w:r>
      <w:r>
        <w:rPr>
          <w:rFonts w:hint="eastAsia"/>
        </w:rPr>
        <w:t>OWL-S</w:t>
      </w:r>
      <w:r>
        <w:rPr>
          <w:rFonts w:hint="eastAsia"/>
        </w:rPr>
        <w:t>文档的接口路径，以供查询读取。同时解析该文件内的组合服务，</w:t>
      </w:r>
      <w:r w:rsidRPr="00A164A5">
        <w:rPr>
          <w:rFonts w:hint="eastAsia"/>
        </w:rPr>
        <w:t>顺序写入模型内预制</w:t>
      </w:r>
      <w:r w:rsidRPr="00A164A5">
        <w:rPr>
          <w:rFonts w:hint="eastAsia"/>
        </w:rPr>
        <w:t>TableFile</w:t>
      </w:r>
      <w:r w:rsidRPr="00A164A5">
        <w:rPr>
          <w:rFonts w:hint="eastAsia"/>
        </w:rPr>
        <w:t>对象“</w:t>
      </w:r>
      <w:r w:rsidRPr="00A164A5">
        <w:rPr>
          <w:rFonts w:hint="eastAsia"/>
        </w:rPr>
        <w:t>SeviceList1</w:t>
      </w:r>
      <w:r w:rsidRPr="00A164A5">
        <w:rPr>
          <w:rFonts w:hint="eastAsia"/>
        </w:rPr>
        <w:t>”。这里写入的内容是构成</w:t>
      </w:r>
      <w:r w:rsidRPr="00A164A5">
        <w:rPr>
          <w:rFonts w:hint="eastAsia"/>
        </w:rPr>
        <w:t>Web</w:t>
      </w:r>
      <w:r w:rsidRPr="00A164A5">
        <w:rPr>
          <w:rFonts w:hint="eastAsia"/>
        </w:rPr>
        <w:t>组合服务的原子服务</w:t>
      </w:r>
      <w:r>
        <w:rPr>
          <w:rFonts w:hint="eastAsia"/>
        </w:rPr>
        <w:t>或者组合服务</w:t>
      </w:r>
      <w:r w:rsidRPr="00A164A5">
        <w:rPr>
          <w:rFonts w:hint="eastAsia"/>
        </w:rPr>
        <w:t>名称。</w:t>
      </w:r>
      <w:r>
        <w:rPr>
          <w:rFonts w:hint="eastAsia"/>
        </w:rPr>
        <w:t>至此，服务组合信息已经存在仿真平台内，随时可以调取使用。</w:t>
      </w:r>
    </w:p>
    <w:p w14:paraId="243BC6E3" w14:textId="4FBAD1D4" w:rsidR="00FF4217" w:rsidRPr="001A5C6A" w:rsidRDefault="00FF4217" w:rsidP="00FF4217">
      <w:pPr>
        <w:pStyle w:val="3"/>
      </w:pPr>
      <w:bookmarkStart w:id="138" w:name="_Toc487899358"/>
      <w:bookmarkStart w:id="139" w:name="_Toc487899877"/>
      <w:bookmarkStart w:id="140" w:name="_Toc488759698"/>
      <w:bookmarkStart w:id="141" w:name="_Toc501892849"/>
      <w:r>
        <w:rPr>
          <w:rFonts w:hint="eastAsia"/>
        </w:rPr>
        <w:t>6</w:t>
      </w:r>
      <w:r w:rsidRPr="001A5C6A">
        <w:rPr>
          <w:rFonts w:hint="eastAsia"/>
        </w:rPr>
        <w:t>.3.4 仿真模型的建立与执行</w:t>
      </w:r>
      <w:bookmarkEnd w:id="138"/>
      <w:bookmarkEnd w:id="139"/>
      <w:bookmarkEnd w:id="140"/>
      <w:bookmarkEnd w:id="141"/>
    </w:p>
    <w:p w14:paraId="2449A74B" w14:textId="77777777" w:rsidR="00FF4217" w:rsidRDefault="00FF4217" w:rsidP="007678C0">
      <w:pPr>
        <w:spacing w:line="400" w:lineRule="exact"/>
        <w:ind w:firstLineChars="200" w:firstLine="480"/>
      </w:pPr>
      <w:r>
        <w:rPr>
          <w:rFonts w:hint="eastAsia"/>
        </w:rPr>
        <w:t>首先需要确定模型的初始位置，即</w:t>
      </w:r>
      <w:r>
        <w:rPr>
          <w:rFonts w:hint="eastAsia"/>
        </w:rPr>
        <w:t>Source</w:t>
      </w:r>
      <w:r>
        <w:rPr>
          <w:rFonts w:hint="eastAsia"/>
        </w:rPr>
        <w:t>的位置，该工作由</w:t>
      </w:r>
      <w:r w:rsidRPr="00A164A5">
        <w:rPr>
          <w:rFonts w:hint="eastAsia"/>
        </w:rPr>
        <w:t>模型内预置</w:t>
      </w:r>
      <w:r w:rsidRPr="00A164A5">
        <w:rPr>
          <w:rFonts w:hint="eastAsia"/>
        </w:rPr>
        <w:t xml:space="preserve">Method </w:t>
      </w:r>
      <w:r w:rsidRPr="00A164A5">
        <w:rPr>
          <w:rFonts w:hint="eastAsia"/>
        </w:rPr>
        <w:t>“</w:t>
      </w:r>
      <w:r w:rsidRPr="00A164A5">
        <w:rPr>
          <w:rFonts w:hint="eastAsia"/>
        </w:rPr>
        <w:t>InitLine</w:t>
      </w:r>
      <w:r w:rsidRPr="00A164A5">
        <w:rPr>
          <w:rFonts w:hint="eastAsia"/>
        </w:rPr>
        <w:t>”完成</w:t>
      </w:r>
      <w:r>
        <w:rPr>
          <w:rFonts w:hint="eastAsia"/>
        </w:rPr>
        <w:t>，为了模型统一化操作，默认</w:t>
      </w:r>
      <w:r>
        <w:rPr>
          <w:rFonts w:hint="eastAsia"/>
        </w:rPr>
        <w:t>Source</w:t>
      </w:r>
      <w:r>
        <w:rPr>
          <w:rFonts w:hint="eastAsia"/>
        </w:rPr>
        <w:t>初始位置是（</w:t>
      </w:r>
      <w:r>
        <w:rPr>
          <w:rFonts w:hint="eastAsia"/>
        </w:rPr>
        <w:t>100,300</w:t>
      </w:r>
      <w:r>
        <w:rPr>
          <w:rFonts w:hint="eastAsia"/>
        </w:rPr>
        <w:t>）。</w:t>
      </w:r>
    </w:p>
    <w:p w14:paraId="38A39DE5" w14:textId="77777777" w:rsidR="00FF4217" w:rsidRPr="00A164A5" w:rsidRDefault="00FF4217" w:rsidP="007678C0">
      <w:pPr>
        <w:spacing w:line="400" w:lineRule="exact"/>
        <w:ind w:firstLineChars="200" w:firstLine="480"/>
      </w:pPr>
      <w:r w:rsidRPr="00A164A5">
        <w:rPr>
          <w:rFonts w:hint="eastAsia"/>
        </w:rPr>
        <w:t>“</w:t>
      </w:r>
      <w:r w:rsidRPr="00A164A5">
        <w:rPr>
          <w:rFonts w:hint="eastAsia"/>
        </w:rPr>
        <w:t>InitLine</w:t>
      </w:r>
      <w:r w:rsidRPr="00A164A5">
        <w:rPr>
          <w:rFonts w:hint="eastAsia"/>
        </w:rPr>
        <w:t>”</w:t>
      </w:r>
      <w:r>
        <w:rPr>
          <w:rFonts w:hint="eastAsia"/>
        </w:rPr>
        <w:t>下一步工作是</w:t>
      </w:r>
      <w:r w:rsidRPr="00A164A5">
        <w:rPr>
          <w:rFonts w:hint="eastAsia"/>
        </w:rPr>
        <w:t>按序读取</w:t>
      </w:r>
      <w:r w:rsidRPr="00A164A5">
        <w:rPr>
          <w:rFonts w:hint="eastAsia"/>
        </w:rPr>
        <w:t>SeviceList1</w:t>
      </w:r>
      <w:r w:rsidRPr="00A164A5">
        <w:rPr>
          <w:rFonts w:hint="eastAsia"/>
        </w:rPr>
        <w:t>中的</w:t>
      </w:r>
      <w:r>
        <w:rPr>
          <w:rFonts w:hint="eastAsia"/>
        </w:rPr>
        <w:t>原子</w:t>
      </w:r>
      <w:r w:rsidRPr="00A164A5">
        <w:rPr>
          <w:rFonts w:hint="eastAsia"/>
        </w:rPr>
        <w:t>服务</w:t>
      </w:r>
      <w:r>
        <w:rPr>
          <w:rFonts w:hint="eastAsia"/>
        </w:rPr>
        <w:t>或者组合服务名称，</w:t>
      </w:r>
      <w:proofErr w:type="gramStart"/>
      <w:r>
        <w:rPr>
          <w:rFonts w:hint="eastAsia"/>
        </w:rPr>
        <w:t>依次</w:t>
      </w:r>
      <w:r w:rsidRPr="00A164A5">
        <w:rPr>
          <w:rFonts w:hint="eastAsia"/>
        </w:rPr>
        <w:t>到</w:t>
      </w:r>
      <w:proofErr w:type="gramEnd"/>
      <w:r w:rsidRPr="00A164A5">
        <w:rPr>
          <w:rFonts w:hint="eastAsia"/>
        </w:rPr>
        <w:t>“</w:t>
      </w:r>
      <w:r w:rsidRPr="00A164A5">
        <w:rPr>
          <w:rFonts w:hint="eastAsia"/>
        </w:rPr>
        <w:t>matchTable</w:t>
      </w:r>
      <w:r>
        <w:rPr>
          <w:rFonts w:hint="eastAsia"/>
        </w:rPr>
        <w:t>”中</w:t>
      </w:r>
      <w:r w:rsidRPr="00A164A5">
        <w:rPr>
          <w:rFonts w:hint="eastAsia"/>
        </w:rPr>
        <w:t>查询对应于</w:t>
      </w:r>
      <w:r w:rsidRPr="00A164A5">
        <w:rPr>
          <w:rFonts w:hint="eastAsia"/>
        </w:rPr>
        <w:t>Plant Simulation</w:t>
      </w:r>
      <w:r w:rsidRPr="00A164A5">
        <w:rPr>
          <w:rFonts w:hint="eastAsia"/>
        </w:rPr>
        <w:t>内部的对象，按序生成；如有自定义参数，对应设置。</w:t>
      </w:r>
    </w:p>
    <w:p w14:paraId="77ED3620" w14:textId="77777777" w:rsidR="00FF4217" w:rsidRDefault="00FF4217" w:rsidP="007678C0">
      <w:pPr>
        <w:spacing w:line="400" w:lineRule="exact"/>
        <w:ind w:firstLineChars="200" w:firstLine="480"/>
      </w:pPr>
      <w:r>
        <w:rPr>
          <w:rFonts w:hint="eastAsia"/>
        </w:rPr>
        <w:t>基本对象生成后，</w:t>
      </w:r>
      <w:r w:rsidRPr="00A164A5">
        <w:rPr>
          <w:rFonts w:hint="eastAsia"/>
        </w:rPr>
        <w:t>“</w:t>
      </w:r>
      <w:r w:rsidRPr="00A164A5">
        <w:rPr>
          <w:rFonts w:hint="eastAsia"/>
        </w:rPr>
        <w:t>InitLine</w:t>
      </w:r>
      <w:r w:rsidRPr="00A164A5">
        <w:rPr>
          <w:rFonts w:hint="eastAsia"/>
        </w:rPr>
        <w:t>”生成</w:t>
      </w:r>
      <w:r w:rsidRPr="00A164A5">
        <w:rPr>
          <w:rFonts w:hint="eastAsia"/>
        </w:rPr>
        <w:t>Drain</w:t>
      </w:r>
      <w:r w:rsidRPr="00A164A5">
        <w:rPr>
          <w:rFonts w:hint="eastAsia"/>
        </w:rPr>
        <w:t>对象。在以上</w:t>
      </w:r>
      <w:r>
        <w:rPr>
          <w:rFonts w:hint="eastAsia"/>
        </w:rPr>
        <w:t>解析</w:t>
      </w:r>
      <w:r w:rsidRPr="00A164A5">
        <w:rPr>
          <w:rFonts w:hint="eastAsia"/>
        </w:rPr>
        <w:t>过程中，按序</w:t>
      </w:r>
      <w:r>
        <w:rPr>
          <w:rFonts w:hint="eastAsia"/>
        </w:rPr>
        <w:t>将</w:t>
      </w:r>
      <w:r w:rsidRPr="00A164A5">
        <w:rPr>
          <w:rFonts w:hint="eastAsia"/>
        </w:rPr>
        <w:t>Plant Simulation</w:t>
      </w:r>
      <w:r>
        <w:rPr>
          <w:rFonts w:hint="eastAsia"/>
        </w:rPr>
        <w:t>内对应的仿真对象填充到</w:t>
      </w:r>
      <w:r w:rsidRPr="00A164A5">
        <w:rPr>
          <w:rFonts w:hint="eastAsia"/>
        </w:rPr>
        <w:t>“</w:t>
      </w:r>
      <w:r w:rsidRPr="00A164A5">
        <w:rPr>
          <w:rFonts w:hint="eastAsia"/>
        </w:rPr>
        <w:t>fromToTable</w:t>
      </w:r>
      <w:r w:rsidRPr="00A164A5">
        <w:rPr>
          <w:rFonts w:hint="eastAsia"/>
        </w:rPr>
        <w:t>”</w:t>
      </w:r>
      <w:r>
        <w:rPr>
          <w:rFonts w:hint="eastAsia"/>
        </w:rPr>
        <w:t>当中，以能够</w:t>
      </w:r>
      <w:r w:rsidRPr="00A164A5">
        <w:rPr>
          <w:rFonts w:hint="eastAsia"/>
        </w:rPr>
        <w:t>遍历</w:t>
      </w:r>
      <w:r w:rsidRPr="00A164A5">
        <w:rPr>
          <w:rFonts w:hint="eastAsia"/>
        </w:rPr>
        <w:t>fromToTable</w:t>
      </w:r>
      <w:r w:rsidRPr="00A164A5">
        <w:rPr>
          <w:rFonts w:hint="eastAsia"/>
        </w:rPr>
        <w:t>，生成</w:t>
      </w:r>
      <w:r w:rsidRPr="00A164A5">
        <w:rPr>
          <w:rFonts w:hint="eastAsia"/>
        </w:rPr>
        <w:t>connector</w:t>
      </w:r>
      <w:r w:rsidRPr="00A164A5">
        <w:rPr>
          <w:rFonts w:hint="eastAsia"/>
        </w:rPr>
        <w:t>对象进行相应连接。</w:t>
      </w:r>
      <w:r>
        <w:rPr>
          <w:rFonts w:hint="eastAsia"/>
        </w:rPr>
        <w:t>至此，服务组合对应的仿真模型建立完成。</w:t>
      </w:r>
    </w:p>
    <w:p w14:paraId="38C0E5A9" w14:textId="6744432F" w:rsidR="00F63D3E" w:rsidRPr="001A5C6A" w:rsidRDefault="00FF4217" w:rsidP="007678C0">
      <w:pPr>
        <w:spacing w:line="400" w:lineRule="exact"/>
        <w:ind w:firstLineChars="200" w:firstLine="480"/>
      </w:pPr>
      <w:r>
        <w:rPr>
          <w:rFonts w:hint="eastAsia"/>
        </w:rPr>
        <w:t>模型建立完成后，在</w:t>
      </w:r>
      <w:r>
        <w:rPr>
          <w:rFonts w:hint="eastAsia"/>
        </w:rPr>
        <w:t>Source</w:t>
      </w:r>
      <w:r>
        <w:rPr>
          <w:rFonts w:hint="eastAsia"/>
        </w:rPr>
        <w:t>对象中，会根据服务需求方的任务数需求，设置其参数“</w:t>
      </w:r>
      <w:r>
        <w:rPr>
          <w:rFonts w:hint="eastAsia"/>
        </w:rPr>
        <w:t>Amount</w:t>
      </w:r>
      <w:r>
        <w:rPr>
          <w:rFonts w:hint="eastAsia"/>
        </w:rPr>
        <w:t>”，通过仿真控制器对象“</w:t>
      </w:r>
      <w:r>
        <w:rPr>
          <w:rFonts w:hint="eastAsia"/>
        </w:rPr>
        <w:t>EventController</w:t>
      </w:r>
      <w:r>
        <w:rPr>
          <w:rFonts w:hint="eastAsia"/>
        </w:rPr>
        <w:t>”的“</w:t>
      </w:r>
      <w:r>
        <w:rPr>
          <w:rFonts w:hint="eastAsia"/>
        </w:rPr>
        <w:t>Start</w:t>
      </w:r>
      <w:r>
        <w:rPr>
          <w:rFonts w:hint="eastAsia"/>
        </w:rPr>
        <w:t>”按钮，开始执行模型。模型按照</w:t>
      </w:r>
      <w:r>
        <w:rPr>
          <w:rFonts w:hint="eastAsia"/>
        </w:rPr>
        <w:t>Source</w:t>
      </w:r>
      <w:r>
        <w:rPr>
          <w:rFonts w:hint="eastAsia"/>
        </w:rPr>
        <w:t>中定义的生产计划完成仿真时候，会自动计算仿真能够直接得到的指标参数（例如完工时间、完工数量）和间接得到的指标的参数（例如加工成本、物流成本等）。</w:t>
      </w:r>
    </w:p>
    <w:p w14:paraId="5B3754F1" w14:textId="72CA104C" w:rsidR="00F63D3E" w:rsidRDefault="00F63D3E" w:rsidP="007678C0">
      <w:pPr>
        <w:spacing w:line="400" w:lineRule="exact"/>
        <w:ind w:firstLineChars="200" w:firstLine="480"/>
      </w:pPr>
      <w:r>
        <w:rPr>
          <w:rFonts w:hint="eastAsia"/>
        </w:rPr>
        <w:t>案例中，服务需求方根据自身需求，选择：上海厂的主轴、床身、床头箱、</w:t>
      </w:r>
      <w:proofErr w:type="gramStart"/>
      <w:r>
        <w:rPr>
          <w:rFonts w:hint="eastAsia"/>
        </w:rPr>
        <w:t>床鞍加工</w:t>
      </w:r>
      <w:proofErr w:type="gramEnd"/>
      <w:r>
        <w:rPr>
          <w:rFonts w:hint="eastAsia"/>
        </w:rPr>
        <w:t>服务；杭州厂的三座、尾座、滑板加工服务；自身完成装配。相应的</w:t>
      </w:r>
      <w:r>
        <w:rPr>
          <w:rFonts w:hint="eastAsia"/>
        </w:rPr>
        <w:t>OWL-S</w:t>
      </w:r>
      <w:r>
        <w:rPr>
          <w:rFonts w:hint="eastAsia"/>
        </w:rPr>
        <w:t>文档见附录</w:t>
      </w:r>
      <w:r>
        <w:rPr>
          <w:rFonts w:hint="eastAsia"/>
        </w:rPr>
        <w:t>A</w:t>
      </w:r>
      <w:r>
        <w:rPr>
          <w:rFonts w:hint="eastAsia"/>
        </w:rPr>
        <w:t>所示。模型建立</w:t>
      </w:r>
      <w:r w:rsidRPr="00537B04">
        <w:rPr>
          <w:rFonts w:hint="eastAsia"/>
        </w:rPr>
        <w:t>如</w:t>
      </w:r>
      <w:r w:rsidRPr="00F63D3E">
        <w:rPr>
          <w:rFonts w:hint="eastAsia"/>
          <w:color w:val="FF0000"/>
        </w:rPr>
        <w:t>图</w:t>
      </w:r>
      <w:r w:rsidR="006913C9">
        <w:rPr>
          <w:rFonts w:hint="eastAsia"/>
          <w:color w:val="FF0000"/>
        </w:rPr>
        <w:t>6.9</w:t>
      </w:r>
      <w:r>
        <w:rPr>
          <w:rFonts w:hint="eastAsia"/>
        </w:rPr>
        <w:t>所示。</w:t>
      </w:r>
    </w:p>
    <w:p w14:paraId="74C28581" w14:textId="77777777" w:rsidR="00F63D3E" w:rsidRDefault="00F63D3E" w:rsidP="00F63D3E">
      <w:pPr>
        <w:pStyle w:val="a5"/>
      </w:pPr>
      <w:r w:rsidRPr="002549CD">
        <w:rPr>
          <w:noProof/>
        </w:rPr>
        <w:drawing>
          <wp:inline distT="0" distB="0" distL="0" distR="0" wp14:anchorId="425E19B4" wp14:editId="2F0CEFCC">
            <wp:extent cx="5551200" cy="2275200"/>
            <wp:effectExtent l="0" t="0" r="0" b="0"/>
            <wp:docPr id="145" name="图片 145" descr="说明: 微信截图_20170702164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微信截图_2017070216424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51200" cy="2275200"/>
                    </a:xfrm>
                    <a:prstGeom prst="rect">
                      <a:avLst/>
                    </a:prstGeom>
                    <a:noFill/>
                    <a:ln>
                      <a:noFill/>
                    </a:ln>
                  </pic:spPr>
                </pic:pic>
              </a:graphicData>
            </a:graphic>
          </wp:inline>
        </w:drawing>
      </w:r>
    </w:p>
    <w:p w14:paraId="65888B8A" w14:textId="2E0F06A0" w:rsidR="00F63D3E" w:rsidRPr="00F05C12" w:rsidRDefault="00F63D3E" w:rsidP="00F63D3E">
      <w:pPr>
        <w:pStyle w:val="a4"/>
      </w:pPr>
      <w:r w:rsidRPr="00C95B78">
        <w:rPr>
          <w:rFonts w:hint="eastAsia"/>
        </w:rPr>
        <w:t>图</w:t>
      </w:r>
      <w:r w:rsidR="006913C9">
        <w:rPr>
          <w:rFonts w:hint="eastAsia"/>
        </w:rPr>
        <w:t>6.9</w:t>
      </w:r>
      <w:r w:rsidRPr="00C95B78">
        <w:rPr>
          <w:rFonts w:hint="eastAsia"/>
        </w:rPr>
        <w:t xml:space="preserve"> </w:t>
      </w:r>
      <w:r w:rsidRPr="00C95B78">
        <w:rPr>
          <w:rFonts w:hint="eastAsia"/>
        </w:rPr>
        <w:t>案例仿真模型截图</w:t>
      </w:r>
    </w:p>
    <w:p w14:paraId="2095882E" w14:textId="4B105FC9" w:rsidR="00281E33" w:rsidRDefault="00FF4217" w:rsidP="00281E33">
      <w:pPr>
        <w:pStyle w:val="2"/>
      </w:pPr>
      <w:bookmarkStart w:id="142" w:name="_Toc501892850"/>
      <w:r>
        <w:rPr>
          <w:rFonts w:hint="eastAsia"/>
        </w:rPr>
        <w:t>6.4</w:t>
      </w:r>
      <w:r w:rsidR="00281E33">
        <w:t xml:space="preserve"> </w:t>
      </w:r>
      <w:r w:rsidR="00281E33">
        <w:rPr>
          <w:rFonts w:hint="eastAsia"/>
        </w:rPr>
        <w:t>服务评价指标</w:t>
      </w:r>
      <w:bookmarkEnd w:id="142"/>
    </w:p>
    <w:p w14:paraId="1E8782E7" w14:textId="77777777" w:rsidR="007678C0" w:rsidRDefault="00F63D3E" w:rsidP="007678C0">
      <w:pPr>
        <w:spacing w:line="400" w:lineRule="exact"/>
        <w:ind w:firstLineChars="200" w:firstLine="480"/>
      </w:pPr>
      <w:r w:rsidRPr="00681024">
        <w:rPr>
          <w:rFonts w:hint="eastAsia"/>
        </w:rPr>
        <w:t>通过节</w:t>
      </w:r>
      <w:r>
        <w:rPr>
          <w:rFonts w:hint="eastAsia"/>
        </w:rPr>
        <w:t>6.3.4</w:t>
      </w:r>
      <w:r w:rsidRPr="00681024">
        <w:rPr>
          <w:rFonts w:hint="eastAsia"/>
        </w:rPr>
        <w:t>中的模型运行之后，可以得到仿真指标</w:t>
      </w:r>
      <w:r>
        <w:rPr>
          <w:rFonts w:hint="eastAsia"/>
        </w:rPr>
        <w:t>值</w:t>
      </w:r>
      <w:r w:rsidRPr="00681024">
        <w:rPr>
          <w:rFonts w:hint="eastAsia"/>
        </w:rPr>
        <w:t>如下：</w:t>
      </w:r>
    </w:p>
    <w:p w14:paraId="21C87229" w14:textId="2888ADFD" w:rsidR="00F63D3E" w:rsidRPr="007678C0" w:rsidRDefault="007678C0" w:rsidP="007678C0">
      <w:pPr>
        <w:spacing w:line="400" w:lineRule="exact"/>
        <w:ind w:firstLineChars="200" w:firstLine="482"/>
      </w:pPr>
      <w:r w:rsidRPr="007678C0">
        <w:rPr>
          <w:rFonts w:hint="eastAsia"/>
          <w:b/>
        </w:rPr>
        <w:t>1</w:t>
      </w:r>
      <w:r w:rsidRPr="007678C0">
        <w:rPr>
          <w:rFonts w:hint="eastAsia"/>
          <w:b/>
        </w:rPr>
        <w:t>、</w:t>
      </w:r>
      <w:r w:rsidR="00F63D3E" w:rsidRPr="007678C0">
        <w:rPr>
          <w:rFonts w:hint="eastAsia"/>
          <w:b/>
        </w:rPr>
        <w:t>完工时间</w:t>
      </w:r>
      <w:r w:rsidR="00F63D3E" w:rsidRPr="007678C0">
        <w:rPr>
          <w:rFonts w:hint="eastAsia"/>
          <w:b/>
        </w:rPr>
        <w:t>TCT</w:t>
      </w:r>
    </w:p>
    <w:p w14:paraId="54714E69" w14:textId="77777777" w:rsidR="007678C0" w:rsidRDefault="00F63D3E" w:rsidP="007678C0">
      <w:pPr>
        <w:spacing w:line="400" w:lineRule="exact"/>
        <w:ind w:firstLineChars="200" w:firstLine="480"/>
      </w:pPr>
      <w:r>
        <w:rPr>
          <w:rFonts w:hint="eastAsia"/>
        </w:rPr>
        <w:t>完工时间以仿真模型内的时钟控制对象</w:t>
      </w:r>
      <w:r>
        <w:rPr>
          <w:rFonts w:hint="eastAsia"/>
        </w:rPr>
        <w:t>EventController</w:t>
      </w:r>
      <w:r>
        <w:rPr>
          <w:rFonts w:hint="eastAsia"/>
        </w:rPr>
        <w:t>的参数</w:t>
      </w:r>
      <w:r>
        <w:rPr>
          <w:rFonts w:hint="eastAsia"/>
        </w:rPr>
        <w:t>simTime</w:t>
      </w:r>
      <w:r>
        <w:rPr>
          <w:rFonts w:hint="eastAsia"/>
        </w:rPr>
        <w:t>得到，为</w:t>
      </w:r>
      <w:r>
        <w:rPr>
          <w:rFonts w:hint="eastAsia"/>
        </w:rPr>
        <w:t>1:05:04:00.0000</w:t>
      </w:r>
      <w:r>
        <w:rPr>
          <w:rFonts w:hint="eastAsia"/>
        </w:rPr>
        <w:t>，即</w:t>
      </w:r>
      <w:r>
        <w:rPr>
          <w:rFonts w:hint="eastAsia"/>
        </w:rPr>
        <w:t>TCT=29.07H</w:t>
      </w:r>
      <w:r>
        <w:rPr>
          <w:rFonts w:hint="eastAsia"/>
        </w:rPr>
        <w:t>。</w:t>
      </w:r>
    </w:p>
    <w:p w14:paraId="4FDF2D8B" w14:textId="7724A8EC" w:rsidR="00F63D3E" w:rsidRPr="007678C0" w:rsidRDefault="007678C0" w:rsidP="007678C0">
      <w:pPr>
        <w:spacing w:line="400" w:lineRule="exact"/>
        <w:ind w:firstLineChars="200" w:firstLine="482"/>
      </w:pPr>
      <w:r w:rsidRPr="007678C0">
        <w:rPr>
          <w:rFonts w:hint="eastAsia"/>
          <w:b/>
        </w:rPr>
        <w:t>2</w:t>
      </w:r>
      <w:r w:rsidRPr="007678C0">
        <w:rPr>
          <w:rFonts w:hint="eastAsia"/>
          <w:b/>
        </w:rPr>
        <w:t>、</w:t>
      </w:r>
      <w:r w:rsidR="00F63D3E" w:rsidRPr="007678C0">
        <w:rPr>
          <w:rFonts w:hint="eastAsia"/>
          <w:b/>
        </w:rPr>
        <w:t>完工数量</w:t>
      </w:r>
      <w:r w:rsidR="00F63D3E" w:rsidRPr="007678C0">
        <w:rPr>
          <w:rFonts w:hint="eastAsia"/>
          <w:b/>
        </w:rPr>
        <w:t>N</w:t>
      </w:r>
    </w:p>
    <w:p w14:paraId="2017B362" w14:textId="77777777" w:rsidR="007678C0" w:rsidRDefault="00F63D3E" w:rsidP="007678C0">
      <w:pPr>
        <w:spacing w:line="400" w:lineRule="exact"/>
        <w:ind w:firstLineChars="200" w:firstLine="480"/>
      </w:pPr>
      <w:r>
        <w:rPr>
          <w:rFonts w:hint="eastAsia"/>
        </w:rPr>
        <w:t>由于所有完工的成品均会进入仿真对象</w:t>
      </w:r>
      <w:r>
        <w:rPr>
          <w:rFonts w:hint="eastAsia"/>
        </w:rPr>
        <w:t>Drain</w:t>
      </w:r>
      <w:r>
        <w:rPr>
          <w:rFonts w:hint="eastAsia"/>
        </w:rPr>
        <w:t>，因此该指标通过</w:t>
      </w:r>
      <w:r>
        <w:rPr>
          <w:rFonts w:hint="eastAsia"/>
        </w:rPr>
        <w:t>Drain</w:t>
      </w:r>
      <w:r>
        <w:rPr>
          <w:rFonts w:hint="eastAsia"/>
        </w:rPr>
        <w:t>的参数</w:t>
      </w:r>
      <w:r w:rsidRPr="002A6182">
        <w:t>statNumIn</w:t>
      </w:r>
      <w:r>
        <w:rPr>
          <w:rFonts w:hint="eastAsia"/>
        </w:rPr>
        <w:t>得到，为</w:t>
      </w:r>
      <w:r>
        <w:rPr>
          <w:rFonts w:hint="eastAsia"/>
        </w:rPr>
        <w:t>100</w:t>
      </w:r>
      <w:r>
        <w:rPr>
          <w:rFonts w:hint="eastAsia"/>
        </w:rPr>
        <w:t>，即</w:t>
      </w:r>
      <w:r>
        <w:rPr>
          <w:rFonts w:hint="eastAsia"/>
        </w:rPr>
        <w:t>N=100</w:t>
      </w:r>
      <w:r>
        <w:rPr>
          <w:rFonts w:hint="eastAsia"/>
        </w:rPr>
        <w:t>。</w:t>
      </w:r>
    </w:p>
    <w:p w14:paraId="02CE493B" w14:textId="20EC30C5" w:rsidR="00F63D3E" w:rsidRPr="007678C0" w:rsidRDefault="007678C0" w:rsidP="007678C0">
      <w:pPr>
        <w:spacing w:line="400" w:lineRule="exact"/>
        <w:ind w:firstLineChars="200" w:firstLine="482"/>
      </w:pPr>
      <w:r w:rsidRPr="007678C0">
        <w:rPr>
          <w:rFonts w:hint="eastAsia"/>
          <w:b/>
        </w:rPr>
        <w:t>3</w:t>
      </w:r>
      <w:r w:rsidRPr="007678C0">
        <w:rPr>
          <w:rFonts w:hint="eastAsia"/>
          <w:b/>
        </w:rPr>
        <w:t>、</w:t>
      </w:r>
      <w:r w:rsidR="00F63D3E" w:rsidRPr="007678C0">
        <w:rPr>
          <w:rFonts w:hint="eastAsia"/>
          <w:b/>
        </w:rPr>
        <w:t>瓶颈工位及其任务数</w:t>
      </w:r>
    </w:p>
    <w:p w14:paraId="2E13335E" w14:textId="77777777" w:rsidR="007678C0" w:rsidRDefault="00F63D3E" w:rsidP="007678C0">
      <w:pPr>
        <w:spacing w:line="400" w:lineRule="exact"/>
        <w:ind w:firstLineChars="200" w:firstLine="480"/>
      </w:pPr>
      <w:r>
        <w:rPr>
          <w:rFonts w:hint="eastAsia"/>
        </w:rPr>
        <w:t>以“工作中”为评分准则，得到的瓶颈工位是：</w:t>
      </w:r>
      <w:r>
        <w:rPr>
          <w:rFonts w:hint="eastAsia"/>
        </w:rPr>
        <w:t>root.ZhuZhou.ZhuZhouMaoPi.DZ</w:t>
      </w:r>
      <w:r>
        <w:rPr>
          <w:rFonts w:hint="eastAsia"/>
        </w:rPr>
        <w:t>，即上海加工厂的主轴毛坯加工环节中的锻造工位。任务数通过该工位的参数</w:t>
      </w:r>
      <w:r w:rsidRPr="002A6182">
        <w:t>statNumIn</w:t>
      </w:r>
      <w:r>
        <w:rPr>
          <w:rFonts w:hint="eastAsia"/>
        </w:rPr>
        <w:t>得到，</w:t>
      </w:r>
      <w:r>
        <w:rPr>
          <w:rFonts w:hint="eastAsia"/>
        </w:rPr>
        <w:t>M = 100</w:t>
      </w:r>
      <w:r>
        <w:rPr>
          <w:rFonts w:hint="eastAsia"/>
        </w:rPr>
        <w:t>。</w:t>
      </w:r>
    </w:p>
    <w:p w14:paraId="69246A58" w14:textId="0BE367D6" w:rsidR="00F63D3E" w:rsidRPr="007678C0" w:rsidRDefault="007678C0" w:rsidP="007678C0">
      <w:pPr>
        <w:spacing w:line="400" w:lineRule="exact"/>
        <w:ind w:firstLineChars="200" w:firstLine="482"/>
      </w:pPr>
      <w:r w:rsidRPr="007678C0">
        <w:rPr>
          <w:rFonts w:hint="eastAsia"/>
          <w:b/>
        </w:rPr>
        <w:t>4</w:t>
      </w:r>
      <w:r w:rsidRPr="007678C0">
        <w:rPr>
          <w:rFonts w:hint="eastAsia"/>
          <w:b/>
        </w:rPr>
        <w:t>、</w:t>
      </w:r>
      <w:r w:rsidR="00F63D3E" w:rsidRPr="007678C0">
        <w:rPr>
          <w:rFonts w:hint="eastAsia"/>
          <w:b/>
        </w:rPr>
        <w:t>物流时间</w:t>
      </w:r>
      <w:r w:rsidR="00F63D3E" w:rsidRPr="007678C0">
        <w:rPr>
          <w:rFonts w:hint="eastAsia"/>
          <w:b/>
        </w:rPr>
        <w:t>LT</w:t>
      </w:r>
    </w:p>
    <w:p w14:paraId="16DC1608" w14:textId="1445E403" w:rsidR="007678C0" w:rsidRDefault="00F63D3E" w:rsidP="007678C0">
      <w:pPr>
        <w:spacing w:line="400" w:lineRule="exact"/>
        <w:ind w:firstLineChars="200" w:firstLine="480"/>
      </w:pPr>
      <w:r>
        <w:rPr>
          <w:rFonts w:hint="eastAsia"/>
        </w:rPr>
        <w:t>物流时间包括上海厂到服务需求方的物流时间和杭州厂到服务需求方的物流时间，即</w:t>
      </w:r>
      <w:r>
        <w:rPr>
          <w:rFonts w:hint="eastAsia"/>
        </w:rPr>
        <w:t>LT=50/50+180/50=4.6H</w:t>
      </w:r>
      <w:r w:rsidR="007678C0">
        <w:rPr>
          <w:rFonts w:hint="eastAsia"/>
        </w:rPr>
        <w:t>。</w:t>
      </w:r>
    </w:p>
    <w:p w14:paraId="573D90F5" w14:textId="2383EB06" w:rsidR="00F63D3E" w:rsidRPr="007678C0" w:rsidRDefault="007678C0" w:rsidP="007678C0">
      <w:pPr>
        <w:spacing w:line="400" w:lineRule="exact"/>
        <w:ind w:firstLineChars="200" w:firstLine="482"/>
      </w:pPr>
      <w:r w:rsidRPr="007678C0">
        <w:rPr>
          <w:rFonts w:hint="eastAsia"/>
          <w:b/>
        </w:rPr>
        <w:t>5</w:t>
      </w:r>
      <w:r w:rsidRPr="007678C0">
        <w:rPr>
          <w:rFonts w:hint="eastAsia"/>
          <w:b/>
        </w:rPr>
        <w:t>、</w:t>
      </w:r>
      <w:r w:rsidR="00F63D3E" w:rsidRPr="007678C0">
        <w:rPr>
          <w:rFonts w:hint="eastAsia"/>
          <w:b/>
        </w:rPr>
        <w:t>工位资源状态</w:t>
      </w:r>
      <w:r w:rsidR="00F63D3E" w:rsidRPr="007678C0">
        <w:rPr>
          <w:rFonts w:hint="eastAsia"/>
          <w:b/>
        </w:rPr>
        <w:t>SRS</w:t>
      </w:r>
    </w:p>
    <w:p w14:paraId="6FEEDD3E" w14:textId="4B289D05" w:rsidR="00F63D3E" w:rsidRDefault="00F63D3E" w:rsidP="007678C0">
      <w:pPr>
        <w:spacing w:line="400" w:lineRule="exact"/>
        <w:ind w:firstLineChars="200" w:firstLine="480"/>
      </w:pPr>
      <w:r>
        <w:rPr>
          <w:rFonts w:hint="eastAsia"/>
        </w:rPr>
        <w:t>以上海厂主轴加工为例，模型执行完成后，各个工位资源状态</w:t>
      </w:r>
      <w:r w:rsidRPr="008E490B">
        <w:rPr>
          <w:rFonts w:hint="eastAsia"/>
          <w:color w:val="FF0000"/>
        </w:rPr>
        <w:t>如图</w:t>
      </w:r>
      <w:r w:rsidR="006913C9">
        <w:rPr>
          <w:rFonts w:hint="eastAsia"/>
          <w:color w:val="FF0000"/>
        </w:rPr>
        <w:t>6.10</w:t>
      </w:r>
      <w:r>
        <w:rPr>
          <w:rFonts w:hint="eastAsia"/>
        </w:rPr>
        <w:t>所示。</w:t>
      </w:r>
    </w:p>
    <w:p w14:paraId="39AA9659" w14:textId="77777777" w:rsidR="00F63D3E" w:rsidRDefault="00F63D3E" w:rsidP="00F63D3E">
      <w:pPr>
        <w:pStyle w:val="a5"/>
      </w:pPr>
      <w:r w:rsidRPr="002549CD">
        <w:rPr>
          <w:noProof/>
        </w:rPr>
        <w:drawing>
          <wp:inline distT="0" distB="0" distL="0" distR="0" wp14:anchorId="533814CC" wp14:editId="2982C3F5">
            <wp:extent cx="3648075" cy="2667311"/>
            <wp:effectExtent l="0" t="0" r="0" b="0"/>
            <wp:docPr id="146" name="图片 146" descr="说明: 主轴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主轴device"/>
                    <pic:cNvPicPr>
                      <a:picLocks noChangeAspect="1" noChangeArrowheads="1"/>
                    </pic:cNvPicPr>
                  </pic:nvPicPr>
                  <pic:blipFill rotWithShape="1">
                    <a:blip r:embed="rId66">
                      <a:extLst>
                        <a:ext uri="{28A0092B-C50C-407E-A947-70E740481C1C}">
                          <a14:useLocalDpi xmlns:a14="http://schemas.microsoft.com/office/drawing/2010/main" val="0"/>
                        </a:ext>
                      </a:extLst>
                    </a:blip>
                    <a:srcRect b="13904"/>
                    <a:stretch/>
                  </pic:blipFill>
                  <pic:spPr bwMode="auto">
                    <a:xfrm>
                      <a:off x="0" y="0"/>
                      <a:ext cx="3648075" cy="2667311"/>
                    </a:xfrm>
                    <a:prstGeom prst="rect">
                      <a:avLst/>
                    </a:prstGeom>
                    <a:noFill/>
                    <a:ln>
                      <a:noFill/>
                    </a:ln>
                    <a:extLst>
                      <a:ext uri="{53640926-AAD7-44D8-BBD7-CCE9431645EC}">
                        <a14:shadowObscured xmlns:a14="http://schemas.microsoft.com/office/drawing/2010/main"/>
                      </a:ext>
                    </a:extLst>
                  </pic:spPr>
                </pic:pic>
              </a:graphicData>
            </a:graphic>
          </wp:inline>
        </w:drawing>
      </w:r>
    </w:p>
    <w:p w14:paraId="6056B3DD" w14:textId="204235D3" w:rsidR="00F63D3E" w:rsidRPr="00681024" w:rsidRDefault="00F63D3E" w:rsidP="00F63D3E">
      <w:pPr>
        <w:pStyle w:val="a4"/>
      </w:pPr>
      <w:r>
        <w:rPr>
          <w:rFonts w:hint="eastAsia"/>
        </w:rPr>
        <w:t>图</w:t>
      </w:r>
      <w:r w:rsidR="006913C9">
        <w:rPr>
          <w:rFonts w:hint="eastAsia"/>
        </w:rPr>
        <w:t>6.10</w:t>
      </w:r>
      <w:r>
        <w:rPr>
          <w:rFonts w:hint="eastAsia"/>
        </w:rPr>
        <w:t xml:space="preserve"> </w:t>
      </w:r>
      <w:r w:rsidRPr="00681024">
        <w:rPr>
          <w:rFonts w:hint="eastAsia"/>
        </w:rPr>
        <w:t>工位资源状态</w:t>
      </w:r>
      <w:r>
        <w:rPr>
          <w:rFonts w:hint="eastAsia"/>
        </w:rPr>
        <w:t>图</w:t>
      </w:r>
    </w:p>
    <w:p w14:paraId="1B8FD90C" w14:textId="77777777" w:rsidR="007678C0" w:rsidRDefault="007678C0" w:rsidP="007678C0">
      <w:pPr>
        <w:spacing w:line="400" w:lineRule="exact"/>
        <w:ind w:firstLineChars="200" w:firstLine="482"/>
        <w:rPr>
          <w:b/>
        </w:rPr>
      </w:pPr>
      <w:r w:rsidRPr="007678C0">
        <w:rPr>
          <w:rFonts w:hint="eastAsia"/>
          <w:b/>
        </w:rPr>
        <w:t>6</w:t>
      </w:r>
      <w:r w:rsidRPr="007678C0">
        <w:rPr>
          <w:rFonts w:hint="eastAsia"/>
          <w:b/>
        </w:rPr>
        <w:t>、</w:t>
      </w:r>
      <w:r w:rsidR="00F63D3E" w:rsidRPr="007678C0">
        <w:rPr>
          <w:rFonts w:hint="eastAsia"/>
          <w:b/>
        </w:rPr>
        <w:t>工件资源状态</w:t>
      </w:r>
      <w:r w:rsidR="00F63D3E" w:rsidRPr="007678C0">
        <w:rPr>
          <w:rFonts w:hint="eastAsia"/>
          <w:b/>
        </w:rPr>
        <w:t>ERS</w:t>
      </w:r>
    </w:p>
    <w:p w14:paraId="0435391D" w14:textId="25306C05" w:rsidR="00F63D3E" w:rsidRPr="007678C0" w:rsidRDefault="00F63D3E" w:rsidP="007678C0">
      <w:pPr>
        <w:spacing w:line="400" w:lineRule="exact"/>
        <w:ind w:firstLineChars="200" w:firstLine="480"/>
        <w:rPr>
          <w:b/>
        </w:rPr>
      </w:pPr>
      <w:r>
        <w:rPr>
          <w:rFonts w:hint="eastAsia"/>
        </w:rPr>
        <w:t>由于整条生产线的产品只有机床这一类成品，因此其资源状态如图</w:t>
      </w:r>
      <w:r w:rsidR="006913C9">
        <w:rPr>
          <w:rFonts w:hint="eastAsia"/>
        </w:rPr>
        <w:t>6.11</w:t>
      </w:r>
      <w:r>
        <w:rPr>
          <w:rFonts w:hint="eastAsia"/>
        </w:rPr>
        <w:t>所示。</w:t>
      </w:r>
    </w:p>
    <w:p w14:paraId="08DCD1F3" w14:textId="77777777" w:rsidR="00F63D3E" w:rsidRDefault="00F63D3E" w:rsidP="00F63D3E">
      <w:pPr>
        <w:pStyle w:val="a5"/>
      </w:pPr>
      <w:r>
        <w:rPr>
          <w:noProof/>
        </w:rPr>
        <w:drawing>
          <wp:inline distT="0" distB="0" distL="0" distR="0" wp14:anchorId="18A44C6C" wp14:editId="72148A79">
            <wp:extent cx="2743200" cy="2231137"/>
            <wp:effectExtent l="0" t="0" r="0" b="0"/>
            <wp:docPr id="147" name="图片 147" descr="说明: 微信截图_20170702165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说明: 微信截图_20170702165512"/>
                    <pic:cNvPicPr>
                      <a:picLocks noChangeAspect="1" noChangeArrowheads="1"/>
                    </pic:cNvPicPr>
                  </pic:nvPicPr>
                  <pic:blipFill rotWithShape="1">
                    <a:blip r:embed="rId67">
                      <a:extLst>
                        <a:ext uri="{28A0092B-C50C-407E-A947-70E740481C1C}">
                          <a14:useLocalDpi xmlns:a14="http://schemas.microsoft.com/office/drawing/2010/main" val="0"/>
                        </a:ext>
                      </a:extLst>
                    </a:blip>
                    <a:srcRect b="3748"/>
                    <a:stretch/>
                  </pic:blipFill>
                  <pic:spPr bwMode="auto">
                    <a:xfrm>
                      <a:off x="0" y="0"/>
                      <a:ext cx="2746290" cy="2233650"/>
                    </a:xfrm>
                    <a:prstGeom prst="rect">
                      <a:avLst/>
                    </a:prstGeom>
                    <a:noFill/>
                    <a:ln>
                      <a:noFill/>
                    </a:ln>
                    <a:extLst>
                      <a:ext uri="{53640926-AAD7-44D8-BBD7-CCE9431645EC}">
                        <a14:shadowObscured xmlns:a14="http://schemas.microsoft.com/office/drawing/2010/main"/>
                      </a:ext>
                    </a:extLst>
                  </pic:spPr>
                </pic:pic>
              </a:graphicData>
            </a:graphic>
          </wp:inline>
        </w:drawing>
      </w:r>
    </w:p>
    <w:p w14:paraId="1A6F0489" w14:textId="1270DC23" w:rsidR="00F63D3E" w:rsidRPr="00681024" w:rsidRDefault="00F63D3E" w:rsidP="00F63D3E">
      <w:pPr>
        <w:pStyle w:val="a4"/>
      </w:pPr>
      <w:r>
        <w:rPr>
          <w:rFonts w:hint="eastAsia"/>
        </w:rPr>
        <w:t>图</w:t>
      </w:r>
      <w:r w:rsidR="006913C9">
        <w:rPr>
          <w:rFonts w:hint="eastAsia"/>
        </w:rPr>
        <w:t>6.11</w:t>
      </w:r>
      <w:r>
        <w:rPr>
          <w:rFonts w:hint="eastAsia"/>
        </w:rPr>
        <w:t xml:space="preserve"> </w:t>
      </w:r>
      <w:r>
        <w:rPr>
          <w:rFonts w:hint="eastAsia"/>
        </w:rPr>
        <w:t>工件</w:t>
      </w:r>
      <w:r w:rsidRPr="00681024">
        <w:rPr>
          <w:rFonts w:hint="eastAsia"/>
        </w:rPr>
        <w:t>资源状态</w:t>
      </w:r>
      <w:r>
        <w:rPr>
          <w:rFonts w:hint="eastAsia"/>
        </w:rPr>
        <w:t>图</w:t>
      </w:r>
    </w:p>
    <w:p w14:paraId="300DCA85" w14:textId="348848ED" w:rsidR="00F63D3E" w:rsidRPr="00BB30D7" w:rsidRDefault="00F63D3E" w:rsidP="007678C0">
      <w:pPr>
        <w:spacing w:line="400" w:lineRule="exact"/>
        <w:ind w:firstLineChars="200" w:firstLine="480"/>
      </w:pPr>
      <w:r>
        <w:rPr>
          <w:rFonts w:hint="eastAsia"/>
        </w:rPr>
        <w:t>根据以上得到的仿真指标及默认参数，可以转换得到服务供需双方各自关注的指标如</w:t>
      </w:r>
      <w:r w:rsidRPr="008E490B">
        <w:rPr>
          <w:rFonts w:hint="eastAsia"/>
          <w:color w:val="FF0000"/>
        </w:rPr>
        <w:t>表</w:t>
      </w:r>
      <w:r w:rsidR="008E490B">
        <w:rPr>
          <w:rFonts w:hint="eastAsia"/>
          <w:color w:val="FF0000"/>
        </w:rPr>
        <w:t>6.3</w:t>
      </w:r>
      <w:r>
        <w:rPr>
          <w:rFonts w:hint="eastAsia"/>
        </w:rPr>
        <w:t>所示。通过仿真平台内部预置的仿真结果导出区域的对象，将服务供需双方的评价指标体系导出为外部</w:t>
      </w:r>
      <w:r>
        <w:rPr>
          <w:rFonts w:hint="eastAsia"/>
        </w:rPr>
        <w:t>XML</w:t>
      </w:r>
      <w:r>
        <w:rPr>
          <w:rFonts w:hint="eastAsia"/>
        </w:rPr>
        <w:t>格式的文件。</w:t>
      </w:r>
    </w:p>
    <w:p w14:paraId="1C1F267D" w14:textId="1E2F53FE" w:rsidR="00F63D3E" w:rsidRPr="00413E51" w:rsidRDefault="00F63D3E" w:rsidP="00F63D3E">
      <w:pPr>
        <w:pStyle w:val="a5"/>
      </w:pPr>
      <w:r>
        <w:rPr>
          <w:rFonts w:hint="eastAsia"/>
        </w:rPr>
        <w:t>表</w:t>
      </w:r>
      <w:r w:rsidR="008E490B">
        <w:rPr>
          <w:rFonts w:hint="eastAsia"/>
        </w:rPr>
        <w:t>6.3</w:t>
      </w:r>
      <w:r>
        <w:rPr>
          <w:rFonts w:hint="eastAsia"/>
        </w:rPr>
        <w:t xml:space="preserve"> </w:t>
      </w:r>
      <w:r>
        <w:rPr>
          <w:rFonts w:hint="eastAsia"/>
        </w:rPr>
        <w:t>典型案例指标体系表</w:t>
      </w:r>
    </w:p>
    <w:tbl>
      <w:tblPr>
        <w:tblW w:w="85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495"/>
        <w:gridCol w:w="3023"/>
      </w:tblGrid>
      <w:tr w:rsidR="00F63D3E" w14:paraId="3914F472" w14:textId="77777777" w:rsidTr="00B50FAB">
        <w:trPr>
          <w:jc w:val="center"/>
        </w:trPr>
        <w:tc>
          <w:tcPr>
            <w:tcW w:w="5495" w:type="dxa"/>
            <w:shd w:val="clear" w:color="auto" w:fill="auto"/>
            <w:vAlign w:val="center"/>
          </w:tcPr>
          <w:p w14:paraId="7214388A"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服务提供方关注的指标</w:t>
            </w:r>
          </w:p>
        </w:tc>
        <w:tc>
          <w:tcPr>
            <w:tcW w:w="3023" w:type="dxa"/>
            <w:shd w:val="clear" w:color="auto" w:fill="auto"/>
            <w:vAlign w:val="center"/>
          </w:tcPr>
          <w:p w14:paraId="0CC9E9A4" w14:textId="77777777" w:rsidR="00F63D3E" w:rsidRPr="004C1F74" w:rsidRDefault="00F63D3E" w:rsidP="00B50FAB">
            <w:pPr>
              <w:jc w:val="center"/>
              <w:rPr>
                <w:rFonts w:eastAsiaTheme="minorEastAsia" w:cstheme="minorBidi"/>
                <w:b/>
                <w:sz w:val="21"/>
                <w:szCs w:val="21"/>
              </w:rPr>
            </w:pPr>
            <w:r w:rsidRPr="004C1F74">
              <w:rPr>
                <w:rFonts w:eastAsiaTheme="minorEastAsia" w:cstheme="minorBidi" w:hint="eastAsia"/>
                <w:b/>
                <w:sz w:val="21"/>
                <w:szCs w:val="21"/>
              </w:rPr>
              <w:t>服务需求方关注的指标</w:t>
            </w:r>
          </w:p>
        </w:tc>
      </w:tr>
      <w:tr w:rsidR="00F63D3E" w14:paraId="2D9C7561" w14:textId="77777777" w:rsidTr="00B50FAB">
        <w:trPr>
          <w:jc w:val="center"/>
        </w:trPr>
        <w:tc>
          <w:tcPr>
            <w:tcW w:w="5495" w:type="dxa"/>
            <w:shd w:val="clear" w:color="auto" w:fill="auto"/>
            <w:vAlign w:val="center"/>
          </w:tcPr>
          <w:p w14:paraId="73F29845"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完工时间</w:t>
            </w:r>
            <w:r w:rsidRPr="004C1F74">
              <w:rPr>
                <w:rFonts w:eastAsiaTheme="minorEastAsia" w:cstheme="minorBidi" w:hint="eastAsia"/>
                <w:sz w:val="21"/>
                <w:szCs w:val="21"/>
              </w:rPr>
              <w:t>TCT</w:t>
            </w:r>
            <w:r w:rsidRPr="004C1F74">
              <w:rPr>
                <w:rFonts w:eastAsiaTheme="minorEastAsia" w:cstheme="minorBidi" w:hint="eastAsia"/>
                <w:sz w:val="21"/>
                <w:szCs w:val="21"/>
              </w:rPr>
              <w:t>，</w:t>
            </w:r>
            <w:r w:rsidRPr="004C1F74">
              <w:rPr>
                <w:rFonts w:eastAsiaTheme="minorEastAsia" w:cstheme="minorBidi" w:hint="eastAsia"/>
                <w:sz w:val="21"/>
                <w:szCs w:val="21"/>
              </w:rPr>
              <w:t>TCT=29.07H</w:t>
            </w:r>
          </w:p>
        </w:tc>
        <w:tc>
          <w:tcPr>
            <w:tcW w:w="3023" w:type="dxa"/>
            <w:vMerge w:val="restart"/>
            <w:shd w:val="clear" w:color="auto" w:fill="auto"/>
            <w:vAlign w:val="center"/>
          </w:tcPr>
          <w:p w14:paraId="3CC88D9F"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时间</w:t>
            </w:r>
            <w:r w:rsidRPr="004C1F74">
              <w:rPr>
                <w:rFonts w:eastAsiaTheme="minorEastAsia" w:cstheme="minorBidi" w:hint="eastAsia"/>
                <w:sz w:val="21"/>
                <w:szCs w:val="21"/>
              </w:rPr>
              <w:t>T</w:t>
            </w:r>
          </w:p>
          <w:p w14:paraId="74EDDEA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T = TCT + ST + LT</w:t>
            </w:r>
          </w:p>
          <w:p w14:paraId="6483C15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=29.07+11+4.6=44.67H</w:t>
            </w:r>
          </w:p>
        </w:tc>
      </w:tr>
      <w:tr w:rsidR="00F63D3E" w14:paraId="2F47D57E" w14:textId="77777777" w:rsidTr="00B50FAB">
        <w:trPr>
          <w:jc w:val="center"/>
        </w:trPr>
        <w:tc>
          <w:tcPr>
            <w:tcW w:w="5495" w:type="dxa"/>
            <w:shd w:val="clear" w:color="auto" w:fill="auto"/>
            <w:vAlign w:val="center"/>
          </w:tcPr>
          <w:p w14:paraId="664FD71D"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准备时间</w:t>
            </w:r>
            <w:r w:rsidRPr="004C1F74">
              <w:rPr>
                <w:rFonts w:eastAsiaTheme="minorEastAsia" w:cstheme="minorBidi" w:hint="eastAsia"/>
                <w:sz w:val="21"/>
                <w:szCs w:val="21"/>
              </w:rPr>
              <w:t>ST</w:t>
            </w:r>
            <w:r w:rsidRPr="004C1F74">
              <w:rPr>
                <w:rFonts w:eastAsiaTheme="minorEastAsia" w:cstheme="minorBidi" w:hint="eastAsia"/>
                <w:sz w:val="21"/>
                <w:szCs w:val="21"/>
              </w:rPr>
              <w:t>包括上海厂的准备时间和杭州厂的准备时间，</w:t>
            </w:r>
            <w:r w:rsidRPr="004C1F74">
              <w:rPr>
                <w:rFonts w:eastAsiaTheme="minorEastAsia" w:cstheme="minorBidi" w:hint="eastAsia"/>
                <w:sz w:val="21"/>
                <w:szCs w:val="21"/>
              </w:rPr>
              <w:t xml:space="preserve"> ST=4H+7H=11H</w:t>
            </w:r>
          </w:p>
        </w:tc>
        <w:tc>
          <w:tcPr>
            <w:tcW w:w="3023" w:type="dxa"/>
            <w:vMerge/>
            <w:shd w:val="clear" w:color="auto" w:fill="auto"/>
            <w:vAlign w:val="center"/>
          </w:tcPr>
          <w:p w14:paraId="1FFC5B50" w14:textId="77777777" w:rsidR="00F63D3E" w:rsidRPr="004C1F74" w:rsidRDefault="00F63D3E" w:rsidP="00B50FAB">
            <w:pPr>
              <w:jc w:val="center"/>
              <w:rPr>
                <w:rFonts w:eastAsiaTheme="minorEastAsia" w:cstheme="minorBidi"/>
                <w:sz w:val="21"/>
                <w:szCs w:val="21"/>
              </w:rPr>
            </w:pPr>
          </w:p>
        </w:tc>
      </w:tr>
      <w:tr w:rsidR="00F63D3E" w14:paraId="6D4D94DA" w14:textId="77777777" w:rsidTr="00B50FAB">
        <w:trPr>
          <w:jc w:val="center"/>
        </w:trPr>
        <w:tc>
          <w:tcPr>
            <w:tcW w:w="5495" w:type="dxa"/>
            <w:shd w:val="clear" w:color="auto" w:fill="auto"/>
            <w:vAlign w:val="center"/>
          </w:tcPr>
          <w:p w14:paraId="71D61CE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物流时间</w:t>
            </w:r>
            <w:r w:rsidRPr="004C1F74">
              <w:rPr>
                <w:rFonts w:eastAsiaTheme="minorEastAsia" w:cstheme="minorBidi" w:hint="eastAsia"/>
                <w:sz w:val="21"/>
                <w:szCs w:val="21"/>
              </w:rPr>
              <w:t>TT</w:t>
            </w:r>
            <w:r w:rsidRPr="004C1F74">
              <w:rPr>
                <w:rFonts w:eastAsiaTheme="minorEastAsia" w:cstheme="minorBidi" w:hint="eastAsia"/>
                <w:sz w:val="21"/>
                <w:szCs w:val="21"/>
              </w:rPr>
              <w:t>，</w:t>
            </w:r>
            <w:r w:rsidRPr="004C1F74">
              <w:rPr>
                <w:rFonts w:eastAsiaTheme="minorEastAsia" w:cstheme="minorBidi" w:hint="eastAsia"/>
                <w:sz w:val="21"/>
                <w:szCs w:val="21"/>
              </w:rPr>
              <w:t>LT=LD/LS=(50+180)/50=4.6H</w:t>
            </w:r>
          </w:p>
        </w:tc>
        <w:tc>
          <w:tcPr>
            <w:tcW w:w="3023" w:type="dxa"/>
            <w:vMerge/>
            <w:tcBorders>
              <w:bottom w:val="single" w:sz="4" w:space="0" w:color="auto"/>
            </w:tcBorders>
            <w:shd w:val="clear" w:color="auto" w:fill="auto"/>
            <w:vAlign w:val="center"/>
          </w:tcPr>
          <w:p w14:paraId="3E200431" w14:textId="77777777" w:rsidR="00F63D3E" w:rsidRPr="004C1F74" w:rsidRDefault="00F63D3E" w:rsidP="00B50FAB">
            <w:pPr>
              <w:jc w:val="center"/>
              <w:rPr>
                <w:rFonts w:eastAsiaTheme="minorEastAsia" w:cstheme="minorBidi"/>
                <w:sz w:val="21"/>
                <w:szCs w:val="21"/>
              </w:rPr>
            </w:pPr>
          </w:p>
        </w:tc>
      </w:tr>
      <w:tr w:rsidR="00F63D3E" w14:paraId="75852A1F" w14:textId="77777777" w:rsidTr="00B50FAB">
        <w:trPr>
          <w:jc w:val="center"/>
        </w:trPr>
        <w:tc>
          <w:tcPr>
            <w:tcW w:w="5495" w:type="dxa"/>
            <w:shd w:val="clear" w:color="auto" w:fill="auto"/>
            <w:vAlign w:val="center"/>
          </w:tcPr>
          <w:p w14:paraId="5454733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完工数量</w:t>
            </w:r>
            <w:r w:rsidRPr="004C1F74">
              <w:rPr>
                <w:rFonts w:eastAsiaTheme="minorEastAsia" w:cstheme="minorBidi" w:hint="eastAsia"/>
                <w:sz w:val="21"/>
                <w:szCs w:val="21"/>
              </w:rPr>
              <w:t>N</w:t>
            </w:r>
            <w:r w:rsidRPr="004C1F74">
              <w:rPr>
                <w:rFonts w:eastAsiaTheme="minorEastAsia" w:cstheme="minorBidi" w:hint="eastAsia"/>
                <w:sz w:val="21"/>
                <w:szCs w:val="21"/>
              </w:rPr>
              <w:t>，</w:t>
            </w:r>
            <w:r w:rsidRPr="004C1F74">
              <w:rPr>
                <w:rFonts w:eastAsiaTheme="minorEastAsia" w:cstheme="minorBidi" w:hint="eastAsia"/>
                <w:sz w:val="21"/>
                <w:szCs w:val="21"/>
              </w:rPr>
              <w:t>N=100</w:t>
            </w:r>
          </w:p>
        </w:tc>
        <w:tc>
          <w:tcPr>
            <w:tcW w:w="3023" w:type="dxa"/>
            <w:vMerge w:val="restart"/>
            <w:tcBorders>
              <w:tl2br w:val="single" w:sz="4" w:space="0" w:color="auto"/>
            </w:tcBorders>
            <w:shd w:val="clear" w:color="auto" w:fill="auto"/>
            <w:vAlign w:val="center"/>
          </w:tcPr>
          <w:p w14:paraId="46D50748" w14:textId="77777777" w:rsidR="00F63D3E" w:rsidRPr="004C1F74" w:rsidRDefault="00F63D3E" w:rsidP="00B50FAB">
            <w:pPr>
              <w:jc w:val="center"/>
              <w:rPr>
                <w:rFonts w:eastAsiaTheme="minorEastAsia" w:cstheme="minorBidi"/>
                <w:sz w:val="21"/>
                <w:szCs w:val="21"/>
              </w:rPr>
            </w:pPr>
          </w:p>
        </w:tc>
      </w:tr>
      <w:tr w:rsidR="00F63D3E" w14:paraId="084DE146" w14:textId="77777777" w:rsidTr="00B50FAB">
        <w:trPr>
          <w:trHeight w:val="820"/>
          <w:jc w:val="center"/>
        </w:trPr>
        <w:tc>
          <w:tcPr>
            <w:tcW w:w="5495" w:type="dxa"/>
            <w:tcBorders>
              <w:bottom w:val="single" w:sz="4" w:space="0" w:color="auto"/>
            </w:tcBorders>
            <w:shd w:val="clear" w:color="auto" w:fill="auto"/>
            <w:vAlign w:val="center"/>
          </w:tcPr>
          <w:p w14:paraId="10ADE6B8"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生产周期</w:t>
            </w:r>
            <w:r w:rsidRPr="004C1F74">
              <w:rPr>
                <w:rFonts w:eastAsiaTheme="minorEastAsia" w:cstheme="minorBidi" w:hint="eastAsia"/>
                <w:sz w:val="21"/>
                <w:szCs w:val="21"/>
              </w:rPr>
              <w:t>CT</w:t>
            </w:r>
            <w:r w:rsidRPr="004C1F74">
              <w:rPr>
                <w:rFonts w:eastAsiaTheme="minorEastAsia" w:cstheme="minorBidi" w:hint="eastAsia"/>
                <w:sz w:val="21"/>
                <w:szCs w:val="21"/>
              </w:rPr>
              <w:t>，</w:t>
            </w:r>
            <w:r w:rsidRPr="004C1F74">
              <w:rPr>
                <w:rFonts w:eastAsiaTheme="minorEastAsia" w:cstheme="minorBidi" w:hint="eastAsia"/>
                <w:sz w:val="21"/>
                <w:szCs w:val="21"/>
              </w:rPr>
              <w:t>CT=TCT/N=29.07H/100=0.2907H</w:t>
            </w:r>
          </w:p>
        </w:tc>
        <w:tc>
          <w:tcPr>
            <w:tcW w:w="3023" w:type="dxa"/>
            <w:vMerge/>
            <w:tcBorders>
              <w:bottom w:val="single" w:sz="4" w:space="0" w:color="auto"/>
              <w:tl2br w:val="single" w:sz="4" w:space="0" w:color="auto"/>
            </w:tcBorders>
            <w:shd w:val="clear" w:color="auto" w:fill="auto"/>
            <w:vAlign w:val="center"/>
          </w:tcPr>
          <w:p w14:paraId="7A78D344" w14:textId="77777777" w:rsidR="00F63D3E" w:rsidRPr="004C1F74" w:rsidRDefault="00F63D3E" w:rsidP="00B50FAB">
            <w:pPr>
              <w:jc w:val="center"/>
              <w:rPr>
                <w:rFonts w:eastAsiaTheme="minorEastAsia" w:cstheme="minorBidi"/>
                <w:sz w:val="21"/>
                <w:szCs w:val="21"/>
              </w:rPr>
            </w:pPr>
          </w:p>
        </w:tc>
      </w:tr>
      <w:tr w:rsidR="00F63D3E" w14:paraId="40DADC7A" w14:textId="77777777" w:rsidTr="00B50FAB">
        <w:trPr>
          <w:trHeight w:val="820"/>
          <w:jc w:val="center"/>
        </w:trPr>
        <w:tc>
          <w:tcPr>
            <w:tcW w:w="5495" w:type="dxa"/>
            <w:tcBorders>
              <w:bottom w:val="single" w:sz="4" w:space="0" w:color="auto"/>
            </w:tcBorders>
            <w:shd w:val="clear" w:color="auto" w:fill="auto"/>
            <w:vAlign w:val="center"/>
          </w:tcPr>
          <w:p w14:paraId="2EC800CA"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生产线的瓶颈率</w:t>
            </w:r>
            <w:r w:rsidRPr="004C1F74">
              <w:rPr>
                <w:rFonts w:eastAsiaTheme="minorEastAsia" w:cstheme="minorBidi" w:hint="eastAsia"/>
                <w:sz w:val="21"/>
                <w:szCs w:val="21"/>
              </w:rPr>
              <w:t>RB</w:t>
            </w:r>
            <w:r w:rsidRPr="004C1F74">
              <w:rPr>
                <w:rFonts w:eastAsiaTheme="minorEastAsia" w:cstheme="minorBidi" w:hint="eastAsia"/>
                <w:sz w:val="21"/>
                <w:szCs w:val="21"/>
              </w:rPr>
              <w:t>，</w:t>
            </w:r>
            <w:r w:rsidRPr="004C1F74">
              <w:rPr>
                <w:rFonts w:eastAsiaTheme="minorEastAsia" w:cstheme="minorBidi" w:hint="eastAsia"/>
                <w:sz w:val="21"/>
                <w:szCs w:val="21"/>
              </w:rPr>
              <w:t>RB=TCT/N=100/29.07=3.44</w:t>
            </w:r>
          </w:p>
        </w:tc>
        <w:tc>
          <w:tcPr>
            <w:tcW w:w="3023" w:type="dxa"/>
            <w:vMerge/>
            <w:tcBorders>
              <w:bottom w:val="single" w:sz="4" w:space="0" w:color="auto"/>
              <w:tl2br w:val="single" w:sz="4" w:space="0" w:color="auto"/>
            </w:tcBorders>
            <w:shd w:val="clear" w:color="auto" w:fill="auto"/>
            <w:vAlign w:val="center"/>
          </w:tcPr>
          <w:p w14:paraId="49D30E5D" w14:textId="77777777" w:rsidR="00F63D3E" w:rsidRPr="004C1F74" w:rsidRDefault="00F63D3E" w:rsidP="00B50FAB">
            <w:pPr>
              <w:jc w:val="center"/>
              <w:rPr>
                <w:rFonts w:eastAsiaTheme="minorEastAsia" w:cstheme="minorBidi"/>
                <w:sz w:val="21"/>
                <w:szCs w:val="21"/>
              </w:rPr>
            </w:pPr>
          </w:p>
        </w:tc>
      </w:tr>
      <w:tr w:rsidR="00F63D3E" w14:paraId="5F837135" w14:textId="77777777" w:rsidTr="00B50FAB">
        <w:trPr>
          <w:trHeight w:val="820"/>
          <w:jc w:val="center"/>
        </w:trPr>
        <w:tc>
          <w:tcPr>
            <w:tcW w:w="5495" w:type="dxa"/>
            <w:tcBorders>
              <w:bottom w:val="single" w:sz="4" w:space="0" w:color="auto"/>
            </w:tcBorders>
            <w:shd w:val="clear" w:color="auto" w:fill="auto"/>
            <w:vAlign w:val="center"/>
          </w:tcPr>
          <w:p w14:paraId="2749143B"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单位时间生产量</w:t>
            </w:r>
            <w:r w:rsidRPr="004C1F74">
              <w:rPr>
                <w:rFonts w:eastAsiaTheme="minorEastAsia" w:cstheme="minorBidi" w:hint="eastAsia"/>
                <w:sz w:val="21"/>
                <w:szCs w:val="21"/>
              </w:rPr>
              <w:t>TH</w:t>
            </w:r>
            <w:r w:rsidRPr="004C1F74">
              <w:rPr>
                <w:rFonts w:eastAsiaTheme="minorEastAsia" w:cstheme="minorBidi" w:hint="eastAsia"/>
                <w:sz w:val="21"/>
                <w:szCs w:val="21"/>
              </w:rPr>
              <w:t>，</w:t>
            </w:r>
            <w:r w:rsidRPr="004C1F74">
              <w:rPr>
                <w:rFonts w:eastAsiaTheme="minorEastAsia" w:cstheme="minorBidi" w:hint="eastAsia"/>
                <w:sz w:val="21"/>
                <w:szCs w:val="21"/>
              </w:rPr>
              <w:t>TH=N/TCT=100/29.07=3.44</w:t>
            </w:r>
          </w:p>
        </w:tc>
        <w:tc>
          <w:tcPr>
            <w:tcW w:w="3023" w:type="dxa"/>
            <w:vMerge/>
            <w:tcBorders>
              <w:bottom w:val="single" w:sz="4" w:space="0" w:color="auto"/>
              <w:tl2br w:val="single" w:sz="4" w:space="0" w:color="auto"/>
            </w:tcBorders>
            <w:shd w:val="clear" w:color="auto" w:fill="auto"/>
            <w:vAlign w:val="center"/>
          </w:tcPr>
          <w:p w14:paraId="3999E217" w14:textId="77777777" w:rsidR="00F63D3E" w:rsidRPr="004C1F74" w:rsidRDefault="00F63D3E" w:rsidP="00B50FAB">
            <w:pPr>
              <w:jc w:val="center"/>
              <w:rPr>
                <w:rFonts w:eastAsiaTheme="minorEastAsia" w:cstheme="minorBidi"/>
                <w:sz w:val="21"/>
                <w:szCs w:val="21"/>
              </w:rPr>
            </w:pPr>
          </w:p>
        </w:tc>
      </w:tr>
      <w:tr w:rsidR="00F63D3E" w14:paraId="539D5862" w14:textId="77777777" w:rsidTr="00B50FAB">
        <w:trPr>
          <w:jc w:val="center"/>
        </w:trPr>
        <w:tc>
          <w:tcPr>
            <w:tcW w:w="5495" w:type="dxa"/>
            <w:shd w:val="clear" w:color="auto" w:fill="auto"/>
            <w:vAlign w:val="center"/>
          </w:tcPr>
          <w:p w14:paraId="509AEAD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工位资源状态</w:t>
            </w:r>
            <w:r w:rsidRPr="004C1F74">
              <w:rPr>
                <w:rFonts w:eastAsiaTheme="minorEastAsia" w:cstheme="minorBidi" w:hint="eastAsia"/>
                <w:sz w:val="21"/>
                <w:szCs w:val="21"/>
              </w:rPr>
              <w:t>SRS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SRS.jpg</w:t>
            </w:r>
          </w:p>
        </w:tc>
        <w:tc>
          <w:tcPr>
            <w:tcW w:w="3023" w:type="dxa"/>
            <w:vMerge/>
            <w:tcBorders>
              <w:tl2br w:val="single" w:sz="4" w:space="0" w:color="auto"/>
            </w:tcBorders>
            <w:shd w:val="clear" w:color="auto" w:fill="auto"/>
            <w:vAlign w:val="center"/>
          </w:tcPr>
          <w:p w14:paraId="622F820F" w14:textId="77777777" w:rsidR="00F63D3E" w:rsidRPr="004C1F74" w:rsidRDefault="00F63D3E" w:rsidP="00B50FAB">
            <w:pPr>
              <w:pStyle w:val="a4"/>
              <w:spacing w:before="0" w:after="0"/>
              <w:rPr>
                <w:rFonts w:eastAsiaTheme="minorEastAsia" w:cstheme="minorBidi"/>
                <w:szCs w:val="21"/>
              </w:rPr>
            </w:pPr>
          </w:p>
        </w:tc>
      </w:tr>
      <w:tr w:rsidR="00F63D3E" w14:paraId="5F94F9D5" w14:textId="77777777" w:rsidTr="00B50FAB">
        <w:trPr>
          <w:jc w:val="center"/>
        </w:trPr>
        <w:tc>
          <w:tcPr>
            <w:tcW w:w="5495" w:type="dxa"/>
            <w:shd w:val="clear" w:color="auto" w:fill="auto"/>
            <w:vAlign w:val="center"/>
          </w:tcPr>
          <w:p w14:paraId="565486C2"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工件资源状态</w:t>
            </w:r>
            <w:r w:rsidRPr="004C1F74">
              <w:rPr>
                <w:rFonts w:eastAsiaTheme="minorEastAsia" w:cstheme="minorBidi" w:hint="eastAsia"/>
                <w:sz w:val="21"/>
                <w:szCs w:val="21"/>
              </w:rPr>
              <w:t>ERS</w:t>
            </w:r>
            <w:r w:rsidRPr="004C1F74">
              <w:rPr>
                <w:rFonts w:eastAsiaTheme="minorEastAsia" w:cstheme="minorBidi" w:hint="eastAsia"/>
                <w:sz w:val="21"/>
                <w:szCs w:val="21"/>
              </w:rPr>
              <w:t>，表示为路径：</w:t>
            </w:r>
            <w:r w:rsidRPr="004C1F74">
              <w:rPr>
                <w:rFonts w:eastAsiaTheme="minorEastAsia" w:cstheme="minorBidi"/>
                <w:sz w:val="21"/>
                <w:szCs w:val="21"/>
              </w:rPr>
              <w:t>F:\</w:t>
            </w:r>
            <w:r w:rsidRPr="004C1F74">
              <w:rPr>
                <w:rFonts w:eastAsiaTheme="minorEastAsia" w:cstheme="minorBidi" w:hint="eastAsia"/>
                <w:sz w:val="21"/>
                <w:szCs w:val="21"/>
              </w:rPr>
              <w:t>ERS.jpg</w:t>
            </w:r>
          </w:p>
        </w:tc>
        <w:tc>
          <w:tcPr>
            <w:tcW w:w="3023" w:type="dxa"/>
            <w:vMerge/>
            <w:tcBorders>
              <w:bottom w:val="single" w:sz="4" w:space="0" w:color="auto"/>
              <w:tl2br w:val="single" w:sz="4" w:space="0" w:color="auto"/>
            </w:tcBorders>
            <w:shd w:val="clear" w:color="auto" w:fill="auto"/>
            <w:vAlign w:val="center"/>
          </w:tcPr>
          <w:p w14:paraId="03C2B48B" w14:textId="77777777" w:rsidR="00F63D3E" w:rsidRPr="004C1F74" w:rsidRDefault="00F63D3E" w:rsidP="00B50FAB">
            <w:pPr>
              <w:pStyle w:val="a4"/>
              <w:spacing w:before="0" w:after="0"/>
              <w:rPr>
                <w:rFonts w:eastAsiaTheme="minorEastAsia" w:cstheme="minorBidi"/>
                <w:szCs w:val="21"/>
              </w:rPr>
            </w:pPr>
          </w:p>
        </w:tc>
      </w:tr>
      <w:tr w:rsidR="00F63D3E" w14:paraId="023953DF" w14:textId="77777777" w:rsidTr="00B50FAB">
        <w:trPr>
          <w:jc w:val="center"/>
        </w:trPr>
        <w:tc>
          <w:tcPr>
            <w:tcW w:w="5495" w:type="dxa"/>
            <w:shd w:val="clear" w:color="auto" w:fill="auto"/>
            <w:vAlign w:val="center"/>
          </w:tcPr>
          <w:p w14:paraId="71414933"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加工成本</w:t>
            </w:r>
            <w:r w:rsidRPr="004C1F74">
              <w:rPr>
                <w:rFonts w:eastAsiaTheme="minorEastAsia" w:cstheme="minorBidi" w:hint="eastAsia"/>
                <w:sz w:val="21"/>
                <w:szCs w:val="21"/>
              </w:rPr>
              <w:t>PC</w:t>
            </w:r>
            <w:r w:rsidRPr="004C1F74">
              <w:rPr>
                <w:rFonts w:eastAsiaTheme="minorEastAsia" w:cstheme="minorBidi" w:hint="eastAsia"/>
                <w:sz w:val="21"/>
                <w:szCs w:val="21"/>
              </w:rPr>
              <w:t>，</w:t>
            </w:r>
            <w:r w:rsidRPr="004C1F74">
              <w:rPr>
                <w:rFonts w:eastAsiaTheme="minorEastAsia" w:cstheme="minorBidi" w:hint="eastAsia"/>
                <w:sz w:val="21"/>
                <w:szCs w:val="21"/>
              </w:rPr>
              <w:t>PC=TCT*PCU=29.07*1000=29070</w:t>
            </w:r>
            <w:r w:rsidRPr="004C1F74">
              <w:rPr>
                <w:rFonts w:eastAsiaTheme="minorEastAsia" w:cstheme="minorBidi" w:hint="eastAsia"/>
                <w:sz w:val="21"/>
                <w:szCs w:val="21"/>
              </w:rPr>
              <w:t>元</w:t>
            </w:r>
          </w:p>
        </w:tc>
        <w:tc>
          <w:tcPr>
            <w:tcW w:w="3023" w:type="dxa"/>
            <w:vMerge w:val="restart"/>
            <w:tcBorders>
              <w:tl2br w:val="nil"/>
            </w:tcBorders>
            <w:shd w:val="clear" w:color="auto" w:fill="auto"/>
            <w:vAlign w:val="center"/>
          </w:tcPr>
          <w:p w14:paraId="70A22E26"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成本</w:t>
            </w:r>
            <w:r w:rsidRPr="004C1F74">
              <w:rPr>
                <w:rFonts w:eastAsiaTheme="minorEastAsia" w:cstheme="minorBidi" w:hint="eastAsia"/>
                <w:szCs w:val="21"/>
              </w:rPr>
              <w:t>C</w:t>
            </w:r>
          </w:p>
          <w:p w14:paraId="18D1552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C = PC + LC + AC</w:t>
            </w:r>
          </w:p>
          <w:p w14:paraId="31BB8711" w14:textId="77777777" w:rsidR="00F63D3E" w:rsidRPr="004C1F74" w:rsidRDefault="00F63D3E" w:rsidP="00B50FAB">
            <w:pPr>
              <w:pStyle w:val="a4"/>
              <w:spacing w:before="0" w:after="0"/>
              <w:rPr>
                <w:rFonts w:eastAsiaTheme="minorEastAsia" w:cstheme="minorBidi"/>
                <w:szCs w:val="21"/>
              </w:rPr>
            </w:pPr>
            <w:r w:rsidRPr="004C1F74">
              <w:rPr>
                <w:rFonts w:eastAsiaTheme="minorEastAsia" w:cstheme="minorBidi" w:hint="eastAsia"/>
                <w:szCs w:val="21"/>
              </w:rPr>
              <w:t>=29070+4600+2907=36577</w:t>
            </w:r>
            <w:r w:rsidRPr="004C1F74">
              <w:rPr>
                <w:rFonts w:eastAsiaTheme="minorEastAsia" w:cstheme="minorBidi" w:hint="eastAsia"/>
                <w:szCs w:val="21"/>
              </w:rPr>
              <w:t>元</w:t>
            </w:r>
          </w:p>
        </w:tc>
      </w:tr>
      <w:tr w:rsidR="00F63D3E" w14:paraId="14EDC8E2" w14:textId="77777777" w:rsidTr="00B50FAB">
        <w:trPr>
          <w:jc w:val="center"/>
        </w:trPr>
        <w:tc>
          <w:tcPr>
            <w:tcW w:w="5495" w:type="dxa"/>
            <w:shd w:val="clear" w:color="auto" w:fill="auto"/>
            <w:vAlign w:val="center"/>
          </w:tcPr>
          <w:p w14:paraId="6C534A6E"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运输成本</w:t>
            </w:r>
            <w:r w:rsidRPr="004C1F74">
              <w:rPr>
                <w:rFonts w:eastAsiaTheme="minorEastAsia" w:cstheme="minorBidi" w:hint="eastAsia"/>
                <w:sz w:val="21"/>
                <w:szCs w:val="21"/>
              </w:rPr>
              <w:t>LC</w:t>
            </w:r>
            <w:r w:rsidRPr="004C1F74">
              <w:rPr>
                <w:rFonts w:eastAsiaTheme="minorEastAsia" w:cstheme="minorBidi" w:hint="eastAsia"/>
                <w:sz w:val="21"/>
                <w:szCs w:val="21"/>
              </w:rPr>
              <w:t>，</w:t>
            </w:r>
            <w:r w:rsidRPr="004C1F74">
              <w:rPr>
                <w:rFonts w:eastAsiaTheme="minorEastAsia" w:cstheme="minorBidi" w:hint="eastAsia"/>
                <w:sz w:val="21"/>
                <w:szCs w:val="21"/>
              </w:rPr>
              <w:t>LC=LT*LCU=4.6*1000=4600</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525B558C" w14:textId="77777777" w:rsidR="00F63D3E" w:rsidRPr="00E13607" w:rsidRDefault="00F63D3E" w:rsidP="00B50FAB">
            <w:pPr>
              <w:jc w:val="center"/>
              <w:rPr>
                <w:sz w:val="21"/>
              </w:rPr>
            </w:pPr>
          </w:p>
        </w:tc>
      </w:tr>
      <w:tr w:rsidR="00F63D3E" w14:paraId="679ED401" w14:textId="77777777" w:rsidTr="00B50FAB">
        <w:trPr>
          <w:jc w:val="center"/>
        </w:trPr>
        <w:tc>
          <w:tcPr>
            <w:tcW w:w="5495" w:type="dxa"/>
            <w:shd w:val="clear" w:color="auto" w:fill="auto"/>
            <w:vAlign w:val="center"/>
          </w:tcPr>
          <w:p w14:paraId="01404499" w14:textId="77777777" w:rsidR="00F63D3E" w:rsidRPr="004C1F74" w:rsidRDefault="00F63D3E" w:rsidP="00B50FAB">
            <w:pPr>
              <w:jc w:val="center"/>
              <w:rPr>
                <w:rFonts w:eastAsiaTheme="minorEastAsia" w:cstheme="minorBidi"/>
                <w:sz w:val="21"/>
                <w:szCs w:val="21"/>
              </w:rPr>
            </w:pPr>
            <w:r w:rsidRPr="004C1F74">
              <w:rPr>
                <w:rFonts w:eastAsiaTheme="minorEastAsia" w:cstheme="minorBidi" w:hint="eastAsia"/>
                <w:sz w:val="21"/>
                <w:szCs w:val="21"/>
              </w:rPr>
              <w:t>管理成本</w:t>
            </w:r>
            <w:r w:rsidRPr="004C1F74">
              <w:rPr>
                <w:rFonts w:eastAsiaTheme="minorEastAsia" w:cstheme="minorBidi" w:hint="eastAsia"/>
                <w:sz w:val="21"/>
                <w:szCs w:val="21"/>
              </w:rPr>
              <w:t>AC</w:t>
            </w:r>
            <w:r w:rsidRPr="004C1F74">
              <w:rPr>
                <w:rFonts w:eastAsiaTheme="minorEastAsia" w:cstheme="minorBidi" w:hint="eastAsia"/>
                <w:sz w:val="21"/>
                <w:szCs w:val="21"/>
              </w:rPr>
              <w:t>，</w:t>
            </w:r>
            <w:r w:rsidRPr="004C1F74">
              <w:rPr>
                <w:rFonts w:eastAsiaTheme="minorEastAsia" w:cstheme="minorBidi" w:hint="eastAsia"/>
                <w:sz w:val="21"/>
                <w:szCs w:val="21"/>
              </w:rPr>
              <w:t>AC=TCT*ACU=29.07*100=2907</w:t>
            </w:r>
            <w:r w:rsidRPr="004C1F74">
              <w:rPr>
                <w:rFonts w:eastAsiaTheme="minorEastAsia" w:cstheme="minorBidi" w:hint="eastAsia"/>
                <w:sz w:val="21"/>
                <w:szCs w:val="21"/>
              </w:rPr>
              <w:t>元</w:t>
            </w:r>
          </w:p>
        </w:tc>
        <w:tc>
          <w:tcPr>
            <w:tcW w:w="3023" w:type="dxa"/>
            <w:vMerge/>
            <w:tcBorders>
              <w:tl2br w:val="nil"/>
            </w:tcBorders>
            <w:shd w:val="clear" w:color="auto" w:fill="auto"/>
            <w:vAlign w:val="center"/>
          </w:tcPr>
          <w:p w14:paraId="1994416E" w14:textId="77777777" w:rsidR="00F63D3E" w:rsidRPr="00E13607" w:rsidRDefault="00F63D3E" w:rsidP="00B50FAB">
            <w:pPr>
              <w:jc w:val="center"/>
              <w:rPr>
                <w:sz w:val="21"/>
              </w:rPr>
            </w:pPr>
          </w:p>
        </w:tc>
      </w:tr>
    </w:tbl>
    <w:p w14:paraId="6B627407" w14:textId="06E20DD6" w:rsidR="008E490B" w:rsidRDefault="008E490B" w:rsidP="007678C0">
      <w:pPr>
        <w:spacing w:line="400" w:lineRule="exact"/>
        <w:ind w:firstLineChars="200" w:firstLine="480"/>
      </w:pPr>
      <w:r w:rsidRPr="008E490B">
        <w:rPr>
          <w:rFonts w:hint="eastAsia"/>
          <w:color w:val="FF0000"/>
        </w:rPr>
        <w:t>表</w:t>
      </w:r>
      <w:r w:rsidRPr="008E490B">
        <w:rPr>
          <w:rFonts w:hint="eastAsia"/>
          <w:color w:val="FF0000"/>
        </w:rPr>
        <w:t>6.3</w:t>
      </w:r>
      <w:r>
        <w:rPr>
          <w:rFonts w:hint="eastAsia"/>
        </w:rPr>
        <w:t>给出了服务供需双方关注的指标，双方可各自根据时间、成本等主要评价参数来决定合作意向，同时可以通过论文中的仿真方法得到其他服务组合相应的评价参数，从而进行意向服务组合之间的比较，选出合适的订单。</w:t>
      </w:r>
    </w:p>
    <w:p w14:paraId="512B1E26" w14:textId="73BA239D" w:rsidR="00281E33" w:rsidRPr="008E490B" w:rsidRDefault="008E490B" w:rsidP="007678C0">
      <w:pPr>
        <w:spacing w:line="400" w:lineRule="exact"/>
        <w:ind w:firstLineChars="200" w:firstLine="480"/>
      </w:pPr>
      <w:r>
        <w:rPr>
          <w:rFonts w:hint="eastAsia"/>
        </w:rPr>
        <w:t>需要说明，</w:t>
      </w:r>
      <w:r w:rsidRPr="008E490B">
        <w:rPr>
          <w:rFonts w:hint="eastAsia"/>
          <w:color w:val="FF0000"/>
        </w:rPr>
        <w:t>表</w:t>
      </w:r>
      <w:r>
        <w:rPr>
          <w:rFonts w:hint="eastAsia"/>
          <w:color w:val="FF0000"/>
        </w:rPr>
        <w:t>6.3</w:t>
      </w:r>
      <w:r>
        <w:rPr>
          <w:rFonts w:hint="eastAsia"/>
        </w:rPr>
        <w:t>中的指标并不完全覆盖服务组合选择的评价指标，只给出了仿真能够得到的部分，质量、服务可靠性等指标可以通过其他方法得到，论文不作展开。</w:t>
      </w:r>
    </w:p>
    <w:p w14:paraId="1C6D636B" w14:textId="382CC3DF" w:rsidR="00281E33" w:rsidRDefault="008E490B" w:rsidP="008E490B">
      <w:pPr>
        <w:pStyle w:val="2"/>
      </w:pPr>
      <w:bookmarkStart w:id="143" w:name="_Toc501892851"/>
      <w:r>
        <w:rPr>
          <w:rFonts w:hint="eastAsia"/>
        </w:rPr>
        <w:t>6.5</w:t>
      </w:r>
      <w:r>
        <w:t xml:space="preserve"> </w:t>
      </w:r>
      <w:r>
        <w:rPr>
          <w:rFonts w:hint="eastAsia"/>
        </w:rPr>
        <w:t>本章小结</w:t>
      </w:r>
      <w:bookmarkEnd w:id="143"/>
    </w:p>
    <w:p w14:paraId="7C2BA53C" w14:textId="21041863" w:rsidR="00281E33" w:rsidRDefault="000E14DA" w:rsidP="000E14DA">
      <w:pPr>
        <w:spacing w:line="400" w:lineRule="exact"/>
        <w:ind w:firstLineChars="200" w:firstLine="480"/>
      </w:pPr>
      <w:r w:rsidRPr="00A164A5">
        <w:rPr>
          <w:rFonts w:hint="eastAsia"/>
        </w:rPr>
        <w:t>本章给出了案例验证，设计了典型的加工场景，</w:t>
      </w:r>
      <w:r>
        <w:rPr>
          <w:rFonts w:hint="eastAsia"/>
        </w:rPr>
        <w:t>详细说明了面向仿真的服务发布方法的细节</w:t>
      </w:r>
      <w:r w:rsidR="00321E37">
        <w:rPr>
          <w:rFonts w:hint="eastAsia"/>
        </w:rPr>
        <w:t>以及包含仿真信息的服务组合文档的生成方法</w:t>
      </w:r>
      <w:r>
        <w:rPr>
          <w:rFonts w:hint="eastAsia"/>
        </w:rPr>
        <w:t>，</w:t>
      </w:r>
      <w:r w:rsidRPr="00A164A5">
        <w:rPr>
          <w:rFonts w:hint="eastAsia"/>
        </w:rPr>
        <w:t>并针对该场景建立相应的仿真模型，实现了</w:t>
      </w:r>
      <w:r w:rsidRPr="00A164A5">
        <w:rPr>
          <w:rFonts w:hint="eastAsia"/>
        </w:rPr>
        <w:t>Plant Simulation</w:t>
      </w:r>
      <w:r w:rsidRPr="00A164A5">
        <w:rPr>
          <w:rFonts w:hint="eastAsia"/>
        </w:rPr>
        <w:t>读取</w:t>
      </w:r>
      <w:r w:rsidRPr="00A164A5">
        <w:rPr>
          <w:rFonts w:hint="eastAsia"/>
        </w:rPr>
        <w:t>OWL-S</w:t>
      </w:r>
      <w:r w:rsidRPr="00A164A5">
        <w:rPr>
          <w:rFonts w:hint="eastAsia"/>
        </w:rPr>
        <w:t>文档，建立仿真模型并给出相应指标</w:t>
      </w:r>
      <w:r w:rsidR="00321E37">
        <w:rPr>
          <w:rFonts w:hint="eastAsia"/>
        </w:rPr>
        <w:t>。</w:t>
      </w:r>
    </w:p>
    <w:p w14:paraId="6CFDB47D" w14:textId="77777777" w:rsidR="00727C28" w:rsidRDefault="00727C28">
      <w:pPr>
        <w:sectPr w:rsidR="00727C28" w:rsidSect="00312A6E">
          <w:headerReference w:type="even" r:id="rId68"/>
          <w:headerReference w:type="default" r:id="rId69"/>
          <w:pgSz w:w="11906" w:h="16838" w:code="9"/>
          <w:pgMar w:top="1440" w:right="1797" w:bottom="1440" w:left="1797" w:header="1134" w:footer="1134" w:gutter="0"/>
          <w:cols w:space="425"/>
          <w:docGrid w:type="lines" w:linePitch="326"/>
        </w:sectPr>
      </w:pPr>
    </w:p>
    <w:p w14:paraId="17B50D3C" w14:textId="0FDE0B40" w:rsidR="002D0E83" w:rsidRPr="001A5C6A" w:rsidRDefault="002D0E83" w:rsidP="002D0E83">
      <w:pPr>
        <w:pStyle w:val="1"/>
      </w:pPr>
      <w:bookmarkStart w:id="144" w:name="_Toc488759706"/>
      <w:bookmarkStart w:id="145" w:name="_Toc501892852"/>
      <w:r w:rsidRPr="001A5C6A">
        <w:rPr>
          <w:rFonts w:hint="eastAsia"/>
        </w:rPr>
        <w:t>第</w:t>
      </w:r>
      <w:r>
        <w:rPr>
          <w:rFonts w:hint="eastAsia"/>
        </w:rPr>
        <w:t>7</w:t>
      </w:r>
      <w:r w:rsidRPr="001A5C6A">
        <w:rPr>
          <w:rFonts w:hint="eastAsia"/>
        </w:rPr>
        <w:t>章</w:t>
      </w:r>
      <w:r>
        <w:rPr>
          <w:rFonts w:ascii="宋体" w:eastAsia="宋体" w:hAnsi="宋体" w:cs="宋体" w:hint="eastAsia"/>
        </w:rPr>
        <w:t xml:space="preserve"> </w:t>
      </w:r>
      <w:r w:rsidRPr="001A5C6A">
        <w:rPr>
          <w:rFonts w:hint="eastAsia"/>
        </w:rPr>
        <w:t>总结与展望</w:t>
      </w:r>
      <w:bookmarkEnd w:id="144"/>
      <w:bookmarkEnd w:id="145"/>
    </w:p>
    <w:p w14:paraId="17C963E8" w14:textId="76A3D945" w:rsidR="002D0E83" w:rsidRPr="001A5C6A" w:rsidRDefault="002D0E83" w:rsidP="004604E2">
      <w:pPr>
        <w:pStyle w:val="2"/>
        <w:numPr>
          <w:ilvl w:val="1"/>
          <w:numId w:val="9"/>
        </w:numPr>
      </w:pPr>
      <w:bookmarkStart w:id="146" w:name="_Toc93734166"/>
      <w:bookmarkStart w:id="147" w:name="_Toc487899367"/>
      <w:bookmarkStart w:id="148" w:name="_Toc487899886"/>
      <w:bookmarkStart w:id="149" w:name="_Toc488759707"/>
      <w:bookmarkStart w:id="150" w:name="_Toc501892853"/>
      <w:r w:rsidRPr="001A5C6A">
        <w:rPr>
          <w:rFonts w:hint="eastAsia"/>
        </w:rPr>
        <w:t>结论</w:t>
      </w:r>
      <w:bookmarkEnd w:id="146"/>
      <w:bookmarkEnd w:id="147"/>
      <w:bookmarkEnd w:id="148"/>
      <w:bookmarkEnd w:id="149"/>
      <w:bookmarkEnd w:id="150"/>
    </w:p>
    <w:p w14:paraId="5EC5632A" w14:textId="77777777" w:rsidR="004604E2" w:rsidRDefault="002D0E83" w:rsidP="004604E2">
      <w:pPr>
        <w:spacing w:line="400" w:lineRule="exact"/>
        <w:ind w:firstLineChars="200" w:firstLine="480"/>
      </w:pPr>
      <w:r w:rsidRPr="00A164A5">
        <w:rPr>
          <w:rFonts w:hint="eastAsia"/>
        </w:rPr>
        <w:t>论文以</w:t>
      </w:r>
      <w:r w:rsidR="00DA34DA" w:rsidRPr="00DA34DA">
        <w:rPr>
          <w:rFonts w:hint="eastAsia"/>
        </w:rPr>
        <w:t>面向</w:t>
      </w:r>
      <w:r w:rsidR="00DA34DA" w:rsidRPr="00DA34DA">
        <w:t>仿真的制造</w:t>
      </w:r>
      <w:proofErr w:type="gramStart"/>
      <w:r w:rsidR="00DA34DA" w:rsidRPr="00DA34DA">
        <w:t>云服务</w:t>
      </w:r>
      <w:proofErr w:type="gramEnd"/>
      <w:r w:rsidR="00DA34DA" w:rsidRPr="00DA34DA">
        <w:rPr>
          <w:rFonts w:hint="eastAsia"/>
        </w:rPr>
        <w:t>发布</w:t>
      </w:r>
      <w:r w:rsidR="00DA34DA" w:rsidRPr="00DA34DA">
        <w:t>与组合方法的研究</w:t>
      </w:r>
      <w:r w:rsidRPr="00A164A5">
        <w:rPr>
          <w:rFonts w:hint="eastAsia"/>
        </w:rPr>
        <w:t>为主线</w:t>
      </w:r>
      <w:r>
        <w:rPr>
          <w:rFonts w:hint="eastAsia"/>
        </w:rPr>
        <w:t>展开</w:t>
      </w:r>
      <w:r w:rsidRPr="00A164A5">
        <w:rPr>
          <w:rFonts w:hint="eastAsia"/>
        </w:rPr>
        <w:t>，首先</w:t>
      </w:r>
      <w:r>
        <w:rPr>
          <w:rFonts w:hint="eastAsia"/>
        </w:rPr>
        <w:t>分析和总结了</w:t>
      </w:r>
      <w:proofErr w:type="gramStart"/>
      <w:r>
        <w:rPr>
          <w:rFonts w:hint="eastAsia"/>
        </w:rPr>
        <w:t>云制造</w:t>
      </w:r>
      <w:proofErr w:type="gramEnd"/>
      <w:r>
        <w:rPr>
          <w:rFonts w:hint="eastAsia"/>
        </w:rPr>
        <w:t>服务</w:t>
      </w:r>
      <w:r w:rsidR="005E144F">
        <w:rPr>
          <w:rFonts w:hint="eastAsia"/>
        </w:rPr>
        <w:t>发布、匹配和组合方法的研究现状</w:t>
      </w:r>
      <w:r>
        <w:rPr>
          <w:rFonts w:hint="eastAsia"/>
        </w:rPr>
        <w:t>，然后提出把</w:t>
      </w:r>
      <w:r w:rsidRPr="00A164A5">
        <w:rPr>
          <w:rFonts w:hint="eastAsia"/>
        </w:rPr>
        <w:t>仿真的方法应用到</w:t>
      </w:r>
      <w:proofErr w:type="gramStart"/>
      <w:r w:rsidRPr="00A164A5">
        <w:rPr>
          <w:rFonts w:hint="eastAsia"/>
        </w:rPr>
        <w:t>云制造</w:t>
      </w:r>
      <w:proofErr w:type="gramEnd"/>
      <w:r w:rsidRPr="00A164A5">
        <w:rPr>
          <w:rFonts w:hint="eastAsia"/>
        </w:rPr>
        <w:t>服务组合</w:t>
      </w:r>
      <w:r>
        <w:rPr>
          <w:rFonts w:hint="eastAsia"/>
        </w:rPr>
        <w:t>执行过程</w:t>
      </w:r>
      <w:r w:rsidRPr="00A164A5">
        <w:rPr>
          <w:rFonts w:hint="eastAsia"/>
        </w:rPr>
        <w:t>的评价当中去，</w:t>
      </w:r>
      <w:r w:rsidR="006022F7">
        <w:rPr>
          <w:rFonts w:hint="eastAsia"/>
        </w:rPr>
        <w:t>即需要在服务发布阶段将仿真信息注入到服务描述文档中，在服务组合之后，可以构建</w:t>
      </w:r>
      <w:r w:rsidRPr="00A164A5">
        <w:rPr>
          <w:rFonts w:hint="eastAsia"/>
        </w:rPr>
        <w:t>仿真模型，给出评价指标</w:t>
      </w:r>
      <w:r>
        <w:rPr>
          <w:rFonts w:hint="eastAsia"/>
        </w:rPr>
        <w:t>并反馈给云平台，得到如下结论：</w:t>
      </w:r>
    </w:p>
    <w:p w14:paraId="41478321" w14:textId="4CDB75C0" w:rsidR="002D0E83" w:rsidRDefault="004604E2" w:rsidP="004604E2">
      <w:pPr>
        <w:spacing w:line="400" w:lineRule="exact"/>
        <w:ind w:firstLineChars="200" w:firstLine="480"/>
      </w:pPr>
      <w:r>
        <w:rPr>
          <w:rFonts w:hint="eastAsia"/>
        </w:rPr>
        <w:t xml:space="preserve">1. </w:t>
      </w:r>
      <w:r w:rsidR="002D0E83">
        <w:rPr>
          <w:rFonts w:hint="eastAsia"/>
        </w:rPr>
        <w:t>基于对</w:t>
      </w:r>
      <w:r w:rsidR="00FE3F10">
        <w:rPr>
          <w:rFonts w:hint="eastAsia"/>
        </w:rPr>
        <w:t>企业制造资源和制造能力的分析</w:t>
      </w:r>
      <w:r w:rsidR="002D0E83">
        <w:rPr>
          <w:rFonts w:hint="eastAsia"/>
        </w:rPr>
        <w:t>，构建了</w:t>
      </w:r>
      <w:r w:rsidR="00FE3F10">
        <w:rPr>
          <w:rFonts w:hint="eastAsia"/>
        </w:rPr>
        <w:t>制造资源和制造能力的虚拟化模型</w:t>
      </w:r>
      <w:r>
        <w:rPr>
          <w:rFonts w:hint="eastAsia"/>
        </w:rPr>
        <w:t>和</w:t>
      </w:r>
      <w:r w:rsidR="00006B3A">
        <w:rPr>
          <w:rFonts w:hint="eastAsia"/>
        </w:rPr>
        <w:t>Web</w:t>
      </w:r>
      <w:r w:rsidR="00006B3A">
        <w:t xml:space="preserve"> S</w:t>
      </w:r>
      <w:r w:rsidR="00006B3A">
        <w:rPr>
          <w:rFonts w:hint="eastAsia"/>
        </w:rPr>
        <w:t>ervice</w:t>
      </w:r>
      <w:r w:rsidR="00006B3A">
        <w:rPr>
          <w:rFonts w:hint="eastAsia"/>
        </w:rPr>
        <w:t>形式的</w:t>
      </w:r>
      <w:r>
        <w:rPr>
          <w:rFonts w:hint="eastAsia"/>
        </w:rPr>
        <w:t>服务化发布方法</w:t>
      </w:r>
      <w:r w:rsidR="00FE3F10">
        <w:rPr>
          <w:rFonts w:hint="eastAsia"/>
        </w:rPr>
        <w:t>，进而构建了制造资源和制造能力的本体模型</w:t>
      </w:r>
      <w:r w:rsidR="002D0E83">
        <w:rPr>
          <w:rFonts w:hint="eastAsia"/>
        </w:rPr>
        <w:t>。</w:t>
      </w:r>
    </w:p>
    <w:p w14:paraId="1A412709" w14:textId="2DD930A9" w:rsidR="00B31CC9" w:rsidRDefault="00B31CC9" w:rsidP="004604E2">
      <w:pPr>
        <w:spacing w:line="400" w:lineRule="exact"/>
        <w:ind w:firstLineChars="200" w:firstLine="480"/>
      </w:pPr>
      <w:r>
        <w:rPr>
          <w:rFonts w:hint="eastAsia"/>
        </w:rPr>
        <w:t>2.</w:t>
      </w:r>
      <w:r>
        <w:t xml:space="preserve"> </w:t>
      </w:r>
      <w:r>
        <w:rPr>
          <w:rFonts w:hint="eastAsia"/>
        </w:rPr>
        <w:t>分析</w:t>
      </w:r>
      <w:r>
        <w:rPr>
          <w:rFonts w:hint="eastAsia"/>
        </w:rPr>
        <w:t>Web</w:t>
      </w:r>
      <w:r>
        <w:t xml:space="preserve"> S</w:t>
      </w:r>
      <w:r>
        <w:rPr>
          <w:rFonts w:hint="eastAsia"/>
        </w:rPr>
        <w:t>ervice</w:t>
      </w:r>
      <w:r>
        <w:rPr>
          <w:rFonts w:hint="eastAsia"/>
        </w:rPr>
        <w:t>描述语言</w:t>
      </w:r>
      <w:r>
        <w:rPr>
          <w:rFonts w:hint="eastAsia"/>
        </w:rPr>
        <w:t>WSDL</w:t>
      </w:r>
      <w:r>
        <w:rPr>
          <w:rFonts w:hint="eastAsia"/>
        </w:rPr>
        <w:t>的特点，并实现转换器将其转换为更适合用户理解和扩展的</w:t>
      </w:r>
      <w:r>
        <w:rPr>
          <w:rFonts w:hint="eastAsia"/>
        </w:rPr>
        <w:t>OWL-S</w:t>
      </w:r>
      <w:r>
        <w:rPr>
          <w:rFonts w:hint="eastAsia"/>
        </w:rPr>
        <w:t>语言。结合图数据库</w:t>
      </w:r>
      <w:r>
        <w:rPr>
          <w:rFonts w:hint="eastAsia"/>
        </w:rPr>
        <w:t>RDF4</w:t>
      </w:r>
      <w:r>
        <w:t>J</w:t>
      </w:r>
      <w:r>
        <w:rPr>
          <w:rFonts w:hint="eastAsia"/>
        </w:rPr>
        <w:t>，实现了服务描述文档在</w:t>
      </w:r>
      <w:r>
        <w:rPr>
          <w:rFonts w:hint="eastAsia"/>
        </w:rPr>
        <w:t>RDF4J</w:t>
      </w:r>
      <w:r>
        <w:rPr>
          <w:rFonts w:hint="eastAsia"/>
        </w:rPr>
        <w:t>中的读写操作。</w:t>
      </w:r>
      <w:r w:rsidR="007E003F">
        <w:rPr>
          <w:rFonts w:hint="eastAsia"/>
        </w:rPr>
        <w:t>通过</w:t>
      </w:r>
      <w:r w:rsidR="007E003F">
        <w:rPr>
          <w:rFonts w:hint="eastAsia"/>
        </w:rPr>
        <w:t>Apache</w:t>
      </w:r>
      <w:r w:rsidR="007E003F">
        <w:t xml:space="preserve"> J</w:t>
      </w:r>
      <w:r w:rsidR="007E003F">
        <w:rPr>
          <w:rFonts w:hint="eastAsia"/>
        </w:rPr>
        <w:t>ena</w:t>
      </w:r>
      <w:r w:rsidR="007E003F">
        <w:rPr>
          <w:rFonts w:hint="eastAsia"/>
        </w:rPr>
        <w:t>研究在</w:t>
      </w:r>
      <w:r w:rsidR="007E003F">
        <w:rPr>
          <w:rFonts w:hint="eastAsia"/>
        </w:rPr>
        <w:t>RDF4J</w:t>
      </w:r>
      <w:r w:rsidR="007E003F">
        <w:rPr>
          <w:rFonts w:hint="eastAsia"/>
        </w:rPr>
        <w:t>数据库中，基于逻辑推理能力的检索功能。</w:t>
      </w:r>
    </w:p>
    <w:p w14:paraId="6F7E5DBB" w14:textId="39234D05" w:rsidR="002D0E83" w:rsidRPr="007114C2" w:rsidRDefault="00B31CC9" w:rsidP="002D0E83">
      <w:pPr>
        <w:spacing w:line="400" w:lineRule="exact"/>
        <w:ind w:firstLineChars="200" w:firstLine="480"/>
      </w:pPr>
      <w:r>
        <w:rPr>
          <w:rFonts w:hint="eastAsia"/>
        </w:rPr>
        <w:t>3</w:t>
      </w:r>
      <w:r w:rsidR="002D0E83">
        <w:rPr>
          <w:rFonts w:hint="eastAsia"/>
        </w:rPr>
        <w:t xml:space="preserve">. </w:t>
      </w:r>
      <w:r w:rsidR="002D0E83">
        <w:rPr>
          <w:rFonts w:hint="eastAsia"/>
        </w:rPr>
        <w:t>分析</w:t>
      </w:r>
      <w:r w:rsidR="002D0E83" w:rsidRPr="00A164A5">
        <w:rPr>
          <w:rFonts w:hint="eastAsia"/>
        </w:rPr>
        <w:t>了语义</w:t>
      </w:r>
      <w:r w:rsidR="002D0E83" w:rsidRPr="00A164A5">
        <w:rPr>
          <w:rFonts w:hint="eastAsia"/>
        </w:rPr>
        <w:t>Web</w:t>
      </w:r>
      <w:r w:rsidR="002D0E83" w:rsidRPr="00A164A5">
        <w:rPr>
          <w:rFonts w:hint="eastAsia"/>
        </w:rPr>
        <w:t>服务描述语言</w:t>
      </w:r>
      <w:r w:rsidR="002D0E83" w:rsidRPr="00A164A5">
        <w:rPr>
          <w:rFonts w:hint="eastAsia"/>
        </w:rPr>
        <w:t>OWL-S</w:t>
      </w:r>
      <w:r w:rsidR="002D0E83">
        <w:rPr>
          <w:rFonts w:hint="eastAsia"/>
        </w:rPr>
        <w:t>的基本描述能力及其扩展能力，</w:t>
      </w:r>
      <w:r w:rsidR="002971A8">
        <w:rPr>
          <w:rFonts w:hint="eastAsia"/>
        </w:rPr>
        <w:t>实现</w:t>
      </w:r>
      <w:r w:rsidR="002D0E83">
        <w:rPr>
          <w:rFonts w:hint="eastAsia"/>
        </w:rPr>
        <w:t>在</w:t>
      </w:r>
      <w:r w:rsidR="00516943">
        <w:rPr>
          <w:rFonts w:hint="eastAsia"/>
        </w:rPr>
        <w:t>服务描述</w:t>
      </w:r>
      <w:r w:rsidR="002D0E83">
        <w:rPr>
          <w:rFonts w:hint="eastAsia"/>
        </w:rPr>
        <w:t>文档中加入仿真信息</w:t>
      </w:r>
      <w:r w:rsidR="00516943">
        <w:rPr>
          <w:rFonts w:hint="eastAsia"/>
        </w:rPr>
        <w:t>的方法和服务组合阶段</w:t>
      </w:r>
      <w:r w:rsidR="003C6E17">
        <w:rPr>
          <w:rFonts w:hint="eastAsia"/>
        </w:rPr>
        <w:t>包含</w:t>
      </w:r>
      <w:r w:rsidR="00516943">
        <w:rPr>
          <w:rFonts w:hint="eastAsia"/>
        </w:rPr>
        <w:t>仿真信息的组合方法</w:t>
      </w:r>
      <w:r w:rsidR="002D0E83">
        <w:rPr>
          <w:rFonts w:hint="eastAsia"/>
        </w:rPr>
        <w:t>，</w:t>
      </w:r>
      <w:r w:rsidR="00516943">
        <w:rPr>
          <w:rFonts w:hint="eastAsia"/>
        </w:rPr>
        <w:t>并</w:t>
      </w:r>
      <w:r w:rsidR="002D0E83">
        <w:rPr>
          <w:rFonts w:hint="eastAsia"/>
        </w:rPr>
        <w:t>能够提供给仿真平台进行解析使用；并结合具体的仿真平台</w:t>
      </w:r>
      <w:r w:rsidR="002D0E83" w:rsidRPr="00A164A5">
        <w:rPr>
          <w:rFonts w:hint="eastAsia"/>
        </w:rPr>
        <w:t>Plant Simulation</w:t>
      </w:r>
      <w:r w:rsidR="002D0E83">
        <w:rPr>
          <w:rFonts w:hint="eastAsia"/>
        </w:rPr>
        <w:t>建立通用的仿真模型库，给出了基于</w:t>
      </w:r>
      <w:r w:rsidR="002D0E83" w:rsidRPr="001E020B">
        <w:rPr>
          <w:rFonts w:hint="eastAsia"/>
        </w:rPr>
        <w:t>语义</w:t>
      </w:r>
      <w:r w:rsidR="002D0E83">
        <w:rPr>
          <w:rFonts w:hint="eastAsia"/>
        </w:rPr>
        <w:t>的</w:t>
      </w:r>
      <w:r w:rsidR="002D0E83" w:rsidRPr="001E020B">
        <w:rPr>
          <w:rFonts w:hint="eastAsia"/>
        </w:rPr>
        <w:t>Web</w:t>
      </w:r>
      <w:r w:rsidR="002D0E83" w:rsidRPr="001E020B">
        <w:rPr>
          <w:rFonts w:hint="eastAsia"/>
        </w:rPr>
        <w:t>服务组合结果</w:t>
      </w:r>
      <w:r w:rsidR="002D0E83">
        <w:rPr>
          <w:rFonts w:hint="eastAsia"/>
        </w:rPr>
        <w:t>描述文档到仿真模型</w:t>
      </w:r>
      <w:r w:rsidR="002D0E83" w:rsidRPr="001E020B">
        <w:rPr>
          <w:rFonts w:hint="eastAsia"/>
        </w:rPr>
        <w:t>的总体</w:t>
      </w:r>
      <w:r w:rsidR="002D0E83">
        <w:rPr>
          <w:rFonts w:hint="eastAsia"/>
        </w:rPr>
        <w:t>实现方法。</w:t>
      </w:r>
    </w:p>
    <w:p w14:paraId="5DDEB97B" w14:textId="58859EEC" w:rsidR="002D0E83" w:rsidRDefault="007E003F" w:rsidP="002D0E83">
      <w:pPr>
        <w:spacing w:line="400" w:lineRule="exact"/>
        <w:ind w:firstLineChars="200" w:firstLine="480"/>
      </w:pPr>
      <w:r>
        <w:rPr>
          <w:rFonts w:hint="eastAsia"/>
        </w:rPr>
        <w:t>4</w:t>
      </w:r>
      <w:r w:rsidR="002D0E83">
        <w:rPr>
          <w:rFonts w:hint="eastAsia"/>
        </w:rPr>
        <w:t xml:space="preserve">. </w:t>
      </w:r>
      <w:r w:rsidR="002D0E83">
        <w:rPr>
          <w:rFonts w:hint="eastAsia"/>
        </w:rPr>
        <w:t>把仿真的方法引入到对</w:t>
      </w:r>
      <w:proofErr w:type="gramStart"/>
      <w:r w:rsidR="002D0E83">
        <w:rPr>
          <w:rFonts w:hint="eastAsia"/>
        </w:rPr>
        <w:t>云制造</w:t>
      </w:r>
      <w:proofErr w:type="gramEnd"/>
      <w:r w:rsidR="002D0E83">
        <w:rPr>
          <w:rFonts w:hint="eastAsia"/>
        </w:rPr>
        <w:t>服务及其组合的评价中，</w:t>
      </w:r>
      <w:r w:rsidR="002D0E83" w:rsidRPr="00A164A5">
        <w:rPr>
          <w:rFonts w:hint="eastAsia"/>
        </w:rPr>
        <w:t>研究了服务组合和仿真模型之间的关系，讨论了仿真平台针对不同类型的</w:t>
      </w:r>
      <w:r w:rsidR="002D0E83" w:rsidRPr="00A164A5">
        <w:rPr>
          <w:rFonts w:hint="eastAsia"/>
        </w:rPr>
        <w:t>OWL-S</w:t>
      </w:r>
      <w:r w:rsidR="002D0E83" w:rsidRPr="00A164A5">
        <w:rPr>
          <w:rFonts w:hint="eastAsia"/>
        </w:rPr>
        <w:t>文档进行解析的方法</w:t>
      </w:r>
      <w:r w:rsidR="002D0E83">
        <w:rPr>
          <w:rFonts w:hint="eastAsia"/>
        </w:rPr>
        <w:t>。以此得出，仿真的方法对</w:t>
      </w:r>
      <w:proofErr w:type="gramStart"/>
      <w:r w:rsidR="002D0E83">
        <w:rPr>
          <w:rFonts w:hint="eastAsia"/>
        </w:rPr>
        <w:t>云制造</w:t>
      </w:r>
      <w:proofErr w:type="gramEnd"/>
      <w:r w:rsidR="002D0E83">
        <w:rPr>
          <w:rFonts w:hint="eastAsia"/>
        </w:rPr>
        <w:t>服务组合的评价具有一定的适用性，该方法较传统方法能够给出更加精确、直观的评价指标。</w:t>
      </w:r>
    </w:p>
    <w:p w14:paraId="447E88E9" w14:textId="108771A5" w:rsidR="002D0E83" w:rsidRDefault="004D5FDB" w:rsidP="002D0E83">
      <w:pPr>
        <w:spacing w:line="400" w:lineRule="exact"/>
        <w:ind w:firstLineChars="200" w:firstLine="480"/>
      </w:pPr>
      <w:r>
        <w:rPr>
          <w:rFonts w:hint="eastAsia"/>
        </w:rPr>
        <w:t>5</w:t>
      </w:r>
      <w:r w:rsidR="002D0E83">
        <w:rPr>
          <w:rFonts w:hint="eastAsia"/>
        </w:rPr>
        <w:t xml:space="preserve">. </w:t>
      </w:r>
      <w:r w:rsidR="002D0E83">
        <w:rPr>
          <w:rFonts w:hint="eastAsia"/>
        </w:rPr>
        <w:t>结合</w:t>
      </w:r>
      <w:r w:rsidR="002D0E83" w:rsidRPr="00A164A5">
        <w:rPr>
          <w:rFonts w:hint="eastAsia"/>
        </w:rPr>
        <w:t>案例</w:t>
      </w:r>
      <w:r w:rsidR="00316758">
        <w:rPr>
          <w:rFonts w:hint="eastAsia"/>
        </w:rPr>
        <w:t>并设计了</w:t>
      </w:r>
      <w:proofErr w:type="gramStart"/>
      <w:r w:rsidR="00316758">
        <w:rPr>
          <w:rFonts w:hint="eastAsia"/>
        </w:rPr>
        <w:t>云制造</w:t>
      </w:r>
      <w:proofErr w:type="gramEnd"/>
      <w:r w:rsidR="00316758">
        <w:rPr>
          <w:rFonts w:hint="eastAsia"/>
        </w:rPr>
        <w:t>服务原型系统</w:t>
      </w:r>
      <w:r w:rsidR="002D0E83" w:rsidRPr="00A164A5">
        <w:rPr>
          <w:rFonts w:hint="eastAsia"/>
        </w:rPr>
        <w:t>验证</w:t>
      </w:r>
      <w:r w:rsidR="002D0E83">
        <w:rPr>
          <w:rFonts w:hint="eastAsia"/>
        </w:rPr>
        <w:t>了论文方法的</w:t>
      </w:r>
      <w:r w:rsidR="002D0E83">
        <w:t>可行性</w:t>
      </w:r>
      <w:r w:rsidR="002D0E83" w:rsidRPr="00A164A5">
        <w:rPr>
          <w:rFonts w:hint="eastAsia"/>
        </w:rPr>
        <w:t>，设计了典型的</w:t>
      </w:r>
      <w:r w:rsidR="002D0E83">
        <w:rPr>
          <w:rFonts w:hint="eastAsia"/>
        </w:rPr>
        <w:t>以数控机床为基础的加工服务</w:t>
      </w:r>
      <w:r w:rsidR="002D0E83" w:rsidRPr="00A164A5">
        <w:rPr>
          <w:rFonts w:hint="eastAsia"/>
        </w:rPr>
        <w:t>场景，</w:t>
      </w:r>
      <w:r w:rsidR="00BA7A4C">
        <w:rPr>
          <w:rFonts w:hint="eastAsia"/>
        </w:rPr>
        <w:t>实现了服务的发布、需求发布与匹配、服务组合与评价等功能，</w:t>
      </w:r>
      <w:r w:rsidR="002D0E83" w:rsidRPr="00A164A5">
        <w:rPr>
          <w:rFonts w:hint="eastAsia"/>
        </w:rPr>
        <w:t>并</w:t>
      </w:r>
      <w:r w:rsidR="002D0E83">
        <w:rPr>
          <w:rFonts w:hint="eastAsia"/>
        </w:rPr>
        <w:t>基于</w:t>
      </w:r>
      <w:r w:rsidR="002D0E83" w:rsidRPr="00A164A5">
        <w:t>Plant Simulation</w:t>
      </w:r>
      <w:r w:rsidR="002D0E83">
        <w:rPr>
          <w:rFonts w:hint="eastAsia"/>
        </w:rPr>
        <w:t>软件，</w:t>
      </w:r>
      <w:r w:rsidR="002D0E83" w:rsidRPr="00A164A5">
        <w:rPr>
          <w:rFonts w:hint="eastAsia"/>
        </w:rPr>
        <w:t>针对该场景建立相应的仿真模型库，实现了</w:t>
      </w:r>
      <w:r w:rsidR="002D0E83" w:rsidRPr="00A164A5">
        <w:rPr>
          <w:rFonts w:hint="eastAsia"/>
        </w:rPr>
        <w:t>OWL-S</w:t>
      </w:r>
      <w:r w:rsidR="002D0E83" w:rsidRPr="00A164A5">
        <w:rPr>
          <w:rFonts w:hint="eastAsia"/>
        </w:rPr>
        <w:t>文档</w:t>
      </w:r>
      <w:r w:rsidR="002D0E83">
        <w:rPr>
          <w:rFonts w:hint="eastAsia"/>
        </w:rPr>
        <w:t>的读取，建立仿真模型并给出相应指标，以</w:t>
      </w:r>
      <w:r w:rsidR="002D0E83">
        <w:rPr>
          <w:rFonts w:hint="eastAsia"/>
        </w:rPr>
        <w:t>XML</w:t>
      </w:r>
      <w:r w:rsidR="002D0E83">
        <w:rPr>
          <w:rFonts w:hint="eastAsia"/>
        </w:rPr>
        <w:t>文件</w:t>
      </w:r>
      <w:r w:rsidR="002D0E83" w:rsidRPr="00A164A5">
        <w:rPr>
          <w:rFonts w:hint="eastAsia"/>
        </w:rPr>
        <w:t>的形式返回给云平台进行归类展示。</w:t>
      </w:r>
    </w:p>
    <w:p w14:paraId="45573BB2" w14:textId="369240DF" w:rsidR="002D0E83" w:rsidRPr="007114C2" w:rsidRDefault="00C505F5" w:rsidP="002D0E83">
      <w:pPr>
        <w:spacing w:line="400" w:lineRule="exact"/>
        <w:ind w:firstLineChars="200" w:firstLine="480"/>
      </w:pPr>
      <w:r>
        <w:rPr>
          <w:rFonts w:hint="eastAsia"/>
        </w:rPr>
        <w:t>6</w:t>
      </w:r>
      <w:r w:rsidR="002D0E83">
        <w:rPr>
          <w:rFonts w:hint="eastAsia"/>
        </w:rPr>
        <w:t xml:space="preserve">. </w:t>
      </w:r>
      <w:r w:rsidR="002D0E83">
        <w:rPr>
          <w:rFonts w:hint="eastAsia"/>
        </w:rPr>
        <w:t>仿真方法只能</w:t>
      </w:r>
      <w:r w:rsidR="002D0E83">
        <w:t>得到</w:t>
      </w:r>
      <w:proofErr w:type="gramStart"/>
      <w:r w:rsidR="002D0E83">
        <w:rPr>
          <w:rFonts w:hint="eastAsia"/>
        </w:rPr>
        <w:t>云制造</w:t>
      </w:r>
      <w:proofErr w:type="gramEnd"/>
      <w:r w:rsidR="002D0E83">
        <w:rPr>
          <w:rFonts w:hint="eastAsia"/>
        </w:rPr>
        <w:t>服务组合执行过程的部分评价指标</w:t>
      </w:r>
      <w:r w:rsidR="002D0E83">
        <w:t>，</w:t>
      </w:r>
      <w:r w:rsidR="002D0E83">
        <w:rPr>
          <w:rFonts w:hint="eastAsia"/>
        </w:rPr>
        <w:t>全面综合的评价还</w:t>
      </w:r>
      <w:r w:rsidR="002D0E83">
        <w:t>需要结合其它方法，例如</w:t>
      </w:r>
      <w:r w:rsidR="002D0E83">
        <w:rPr>
          <w:rFonts w:hint="eastAsia"/>
        </w:rPr>
        <w:t>整数规划方法、建立信任度模型的方法等。</w:t>
      </w:r>
    </w:p>
    <w:p w14:paraId="3E99E877" w14:textId="701B93EC" w:rsidR="002D0E83" w:rsidRPr="001A5C6A" w:rsidRDefault="002D0E83" w:rsidP="002D0E83">
      <w:pPr>
        <w:pStyle w:val="2"/>
      </w:pPr>
      <w:bookmarkStart w:id="151" w:name="_Toc93734167"/>
      <w:bookmarkStart w:id="152" w:name="_Toc487899368"/>
      <w:bookmarkStart w:id="153" w:name="_Toc487899887"/>
      <w:bookmarkStart w:id="154" w:name="_Toc488759708"/>
      <w:bookmarkStart w:id="155" w:name="_Toc501892854"/>
      <w:r>
        <w:rPr>
          <w:rFonts w:hint="eastAsia"/>
        </w:rPr>
        <w:t>7</w:t>
      </w:r>
      <w:r w:rsidRPr="001A5C6A">
        <w:rPr>
          <w:rFonts w:hint="eastAsia"/>
        </w:rPr>
        <w:t>.2 进一步工作的方向</w:t>
      </w:r>
      <w:bookmarkEnd w:id="151"/>
      <w:bookmarkEnd w:id="152"/>
      <w:bookmarkEnd w:id="153"/>
      <w:bookmarkEnd w:id="154"/>
      <w:bookmarkEnd w:id="155"/>
    </w:p>
    <w:p w14:paraId="3177FE0A" w14:textId="220F653E" w:rsidR="002D0E83" w:rsidRDefault="00C505F5" w:rsidP="002D0E83">
      <w:pPr>
        <w:spacing w:line="400" w:lineRule="exact"/>
        <w:ind w:firstLineChars="200" w:firstLine="480"/>
      </w:pPr>
      <w:proofErr w:type="gramStart"/>
      <w:r>
        <w:rPr>
          <w:rFonts w:hint="eastAsia"/>
        </w:rPr>
        <w:t>云制造</w:t>
      </w:r>
      <w:proofErr w:type="gramEnd"/>
      <w:r>
        <w:rPr>
          <w:rFonts w:hint="eastAsia"/>
        </w:rPr>
        <w:t>服务的研究方面有很多，本文仅对服务发布与组合方法</w:t>
      </w:r>
      <w:r w:rsidR="002D0E83">
        <w:rPr>
          <w:rFonts w:hint="eastAsia"/>
        </w:rPr>
        <w:t>进行了研究，取得了一定的进展，还存在许多不足之处</w:t>
      </w:r>
      <w:r w:rsidR="002D0E83" w:rsidRPr="00C64A6C">
        <w:rPr>
          <w:rFonts w:hint="eastAsia"/>
        </w:rPr>
        <w:t>，很多问题有待进一步研究和改进。主要包括以下几个方面：</w:t>
      </w:r>
    </w:p>
    <w:p w14:paraId="6359932F" w14:textId="2AD10E4C" w:rsidR="002D0E83" w:rsidRDefault="002D0E83" w:rsidP="002D0E83">
      <w:pPr>
        <w:spacing w:line="400" w:lineRule="exact"/>
        <w:ind w:firstLineChars="200" w:firstLine="480"/>
      </w:pPr>
      <w:r>
        <w:rPr>
          <w:rFonts w:hint="eastAsia"/>
        </w:rPr>
        <w:t xml:space="preserve">1. </w:t>
      </w:r>
      <w:r w:rsidR="00EC3EA7">
        <w:rPr>
          <w:rFonts w:hint="eastAsia"/>
        </w:rPr>
        <w:t>对</w:t>
      </w:r>
      <w:proofErr w:type="gramStart"/>
      <w:r w:rsidR="00893585">
        <w:rPr>
          <w:rFonts w:hint="eastAsia"/>
        </w:rPr>
        <w:t>云制造</w:t>
      </w:r>
      <w:proofErr w:type="gramEnd"/>
      <w:r w:rsidR="00893585">
        <w:rPr>
          <w:rFonts w:hint="eastAsia"/>
        </w:rPr>
        <w:t>环节中</w:t>
      </w:r>
      <w:r w:rsidR="00EC3EA7">
        <w:rPr>
          <w:rFonts w:hint="eastAsia"/>
        </w:rPr>
        <w:t>服务匹配</w:t>
      </w:r>
      <w:r w:rsidR="003A5090">
        <w:rPr>
          <w:rFonts w:hint="eastAsia"/>
        </w:rPr>
        <w:t>和服务组合方法</w:t>
      </w:r>
      <w:r w:rsidR="00EC3EA7">
        <w:rPr>
          <w:rFonts w:hint="eastAsia"/>
        </w:rPr>
        <w:t>做进一步研究，</w:t>
      </w:r>
      <w:r w:rsidR="00ED03BF">
        <w:rPr>
          <w:rFonts w:hint="eastAsia"/>
        </w:rPr>
        <w:t>一方面</w:t>
      </w:r>
      <w:r w:rsidR="00EC3EA7">
        <w:rPr>
          <w:rFonts w:hint="eastAsia"/>
        </w:rPr>
        <w:t>提高服务的查全率和查准率</w:t>
      </w:r>
      <w:r w:rsidR="00BE4FC1">
        <w:rPr>
          <w:rFonts w:hint="eastAsia"/>
        </w:rPr>
        <w:t>，另一方面需要研究原子服务</w:t>
      </w:r>
      <w:r w:rsidR="00C6235D">
        <w:rPr>
          <w:rFonts w:hint="eastAsia"/>
        </w:rPr>
        <w:t>是否</w:t>
      </w:r>
      <w:r w:rsidR="00BE4FC1">
        <w:rPr>
          <w:rFonts w:hint="eastAsia"/>
        </w:rPr>
        <w:t>可组合判断</w:t>
      </w:r>
      <w:r w:rsidR="00960D8D">
        <w:rPr>
          <w:rFonts w:hint="eastAsia"/>
        </w:rPr>
        <w:t>，对此</w:t>
      </w:r>
      <w:r w:rsidR="003C6819">
        <w:rPr>
          <w:rFonts w:hint="eastAsia"/>
        </w:rPr>
        <w:t>比较重要的一点是</w:t>
      </w:r>
      <w:r w:rsidR="00960D8D">
        <w:rPr>
          <w:rFonts w:hint="eastAsia"/>
        </w:rPr>
        <w:t>需要对各服务提供者制造服务的输入标准和输出标准进行统一。</w:t>
      </w:r>
    </w:p>
    <w:p w14:paraId="7E704BD6" w14:textId="77777777" w:rsidR="002D0E83" w:rsidRDefault="002D0E83" w:rsidP="002D0E83">
      <w:pPr>
        <w:spacing w:line="400" w:lineRule="exact"/>
        <w:ind w:firstLineChars="200" w:firstLine="480"/>
      </w:pPr>
      <w:r>
        <w:rPr>
          <w:rFonts w:hint="eastAsia"/>
        </w:rPr>
        <w:t xml:space="preserve">2. </w:t>
      </w:r>
      <w:r>
        <w:rPr>
          <w:rFonts w:hint="eastAsia"/>
        </w:rPr>
        <w:t>论文所用的仿真方法仅适用于</w:t>
      </w:r>
      <w:proofErr w:type="gramStart"/>
      <w:r>
        <w:rPr>
          <w:rFonts w:hint="eastAsia"/>
        </w:rPr>
        <w:t>云制造</w:t>
      </w:r>
      <w:proofErr w:type="gramEnd"/>
      <w:r>
        <w:rPr>
          <w:rFonts w:hint="eastAsia"/>
        </w:rPr>
        <w:t>服务中的制造环节，对于询价环节、交易环节等商务性的环节，无法进行合适的仿真描述。应对</w:t>
      </w:r>
      <w:proofErr w:type="gramStart"/>
      <w:r>
        <w:rPr>
          <w:rFonts w:hint="eastAsia"/>
        </w:rPr>
        <w:t>云制造</w:t>
      </w:r>
      <w:proofErr w:type="gramEnd"/>
      <w:r>
        <w:rPr>
          <w:rFonts w:hint="eastAsia"/>
        </w:rPr>
        <w:t>服务的多个环节进行全面的研究，探索适用于多方面的仿真方法和仿真软件，以期实现</w:t>
      </w:r>
      <w:proofErr w:type="gramStart"/>
      <w:r>
        <w:rPr>
          <w:rFonts w:hint="eastAsia"/>
        </w:rPr>
        <w:t>云制造</w:t>
      </w:r>
      <w:proofErr w:type="gramEnd"/>
      <w:r>
        <w:rPr>
          <w:rFonts w:hint="eastAsia"/>
        </w:rPr>
        <w:t>服务完整而全面的仿真与评价。同时，文中的仿真方法仅能够得到部分评价指标，应探索能够得到更加全面的指标的实现方法。</w:t>
      </w:r>
    </w:p>
    <w:p w14:paraId="351A41CF" w14:textId="77777777" w:rsidR="002D0E83" w:rsidRPr="002875B0" w:rsidRDefault="002D0E83" w:rsidP="002D0E83">
      <w:pPr>
        <w:spacing w:line="400" w:lineRule="exact"/>
        <w:ind w:firstLineChars="200" w:firstLine="480"/>
      </w:pPr>
      <w:r>
        <w:rPr>
          <w:rFonts w:hint="eastAsia"/>
        </w:rPr>
        <w:t xml:space="preserve">3. </w:t>
      </w:r>
      <w:r>
        <w:rPr>
          <w:rFonts w:hint="eastAsia"/>
        </w:rPr>
        <w:t>论文只是将云平台上的意向服务组合方案进行基于</w:t>
      </w:r>
      <w:r>
        <w:rPr>
          <w:rFonts w:hint="eastAsia"/>
        </w:rPr>
        <w:t>Plant Simulation</w:t>
      </w:r>
      <w:r>
        <w:rPr>
          <w:rFonts w:hint="eastAsia"/>
        </w:rPr>
        <w:t>软件的实际化建模与仿真，给出该组合的评价指标，并未对生产线模型进行优化处理，给出更加有效益的生产组合方案，因此可在这方面进一步研究，探索在此基础上进行生产线优化的方法。</w:t>
      </w:r>
    </w:p>
    <w:p w14:paraId="355F7826" w14:textId="107B707B" w:rsidR="002D0E83" w:rsidRPr="009E021B" w:rsidRDefault="002D0E83" w:rsidP="002D0E83">
      <w:pPr>
        <w:spacing w:line="400" w:lineRule="exact"/>
        <w:ind w:firstLineChars="200" w:firstLine="480"/>
        <w:sectPr w:rsidR="002D0E83" w:rsidRPr="009E021B" w:rsidSect="00312A6E">
          <w:headerReference w:type="default" r:id="rId70"/>
          <w:pgSz w:w="11906" w:h="16838" w:code="9"/>
          <w:pgMar w:top="1440" w:right="1797" w:bottom="1440" w:left="1797" w:header="1134" w:footer="1134" w:gutter="0"/>
          <w:cols w:space="425"/>
          <w:docGrid w:type="lines" w:linePitch="326"/>
        </w:sectPr>
      </w:pPr>
      <w:r>
        <w:rPr>
          <w:rFonts w:hint="eastAsia"/>
        </w:rPr>
        <w:t xml:space="preserve">4. </w:t>
      </w:r>
      <w:r>
        <w:rPr>
          <w:rFonts w:hint="eastAsia"/>
        </w:rPr>
        <w:t>论文中的仿真模型库是基于特定的制造环境和仿真平台来定义的，因此，制造环境的改变和仿真平台的不同，即要求重新定义仿真模型库，这一工作较为繁琐，因此可在这方面进行更加细致和全面的改进，以</w:t>
      </w:r>
      <w:r w:rsidRPr="00C64A6C">
        <w:rPr>
          <w:rFonts w:hint="eastAsia"/>
        </w:rPr>
        <w:t>实现</w:t>
      </w:r>
      <w:r>
        <w:rPr>
          <w:rFonts w:hint="eastAsia"/>
        </w:rPr>
        <w:t>仿真</w:t>
      </w:r>
      <w:r w:rsidRPr="00C64A6C">
        <w:rPr>
          <w:rFonts w:hint="eastAsia"/>
        </w:rPr>
        <w:t>模型</w:t>
      </w:r>
      <w:r>
        <w:rPr>
          <w:rFonts w:hint="eastAsia"/>
        </w:rPr>
        <w:t>库</w:t>
      </w:r>
      <w:r w:rsidRPr="00C64A6C">
        <w:rPr>
          <w:rFonts w:hint="eastAsia"/>
        </w:rPr>
        <w:t>的通用性</w:t>
      </w:r>
    </w:p>
    <w:p w14:paraId="2E189D00" w14:textId="77777777" w:rsidR="006F7E1F" w:rsidRPr="006F7E1F" w:rsidRDefault="006F7E1F" w:rsidP="006F7E1F">
      <w:pPr>
        <w:pStyle w:val="1"/>
      </w:pPr>
      <w:bookmarkStart w:id="156" w:name="_Toc93734168"/>
      <w:bookmarkStart w:id="157" w:name="_Toc487899369"/>
      <w:bookmarkStart w:id="158" w:name="_Toc487899888"/>
      <w:bookmarkStart w:id="159" w:name="_Toc488759709"/>
      <w:bookmarkStart w:id="160" w:name="_Toc501892855"/>
      <w:r w:rsidRPr="006F7E1F">
        <w:rPr>
          <w:rFonts w:hint="eastAsia"/>
        </w:rPr>
        <w:t>致谢</w:t>
      </w:r>
      <w:bookmarkEnd w:id="156"/>
      <w:bookmarkEnd w:id="157"/>
      <w:bookmarkEnd w:id="158"/>
      <w:bookmarkEnd w:id="159"/>
      <w:bookmarkEnd w:id="160"/>
    </w:p>
    <w:p w14:paraId="014BDC06" w14:textId="77777777" w:rsidR="006F7E1F" w:rsidRPr="007748C9" w:rsidRDefault="006F7E1F" w:rsidP="00787BB9">
      <w:pPr>
        <w:spacing w:line="400" w:lineRule="exact"/>
        <w:ind w:firstLineChars="200" w:firstLine="480"/>
        <w:rPr>
          <w:rFonts w:ascii="仿宋" w:eastAsia="仿宋" w:hAnsi="仿宋"/>
        </w:rPr>
      </w:pPr>
      <w:r w:rsidRPr="00DC45B9">
        <w:rPr>
          <w:rFonts w:ascii="仿宋" w:eastAsia="仿宋" w:hAnsi="仿宋" w:hint="eastAsia"/>
        </w:rPr>
        <w:t>回想读书生活</w:t>
      </w:r>
      <w:r w:rsidRPr="007748C9">
        <w:rPr>
          <w:rFonts w:ascii="仿宋" w:eastAsia="仿宋" w:hAnsi="仿宋" w:hint="eastAsia"/>
        </w:rPr>
        <w:t>，不禁使人感慨万千。在论文即将完成之际，对所有在项目研究和论文撰写过程中给予我帮助的老师、朋友、同学表示深深的感谢。</w:t>
      </w:r>
    </w:p>
    <w:p w14:paraId="56448F8C" w14:textId="77777777" w:rsidR="006F7E1F" w:rsidRPr="007748C9" w:rsidRDefault="006F7E1F" w:rsidP="00787BB9">
      <w:pPr>
        <w:spacing w:line="400" w:lineRule="exact"/>
        <w:ind w:firstLineChars="200" w:firstLine="480"/>
        <w:rPr>
          <w:rFonts w:ascii="仿宋" w:eastAsia="仿宋" w:hAnsi="仿宋"/>
        </w:rPr>
      </w:pPr>
      <w:r>
        <w:rPr>
          <w:rFonts w:ascii="仿宋" w:eastAsia="仿宋" w:hAnsi="仿宋" w:hint="eastAsia"/>
        </w:rPr>
        <w:t>首先感谢我的导师陆剑峰副教授</w:t>
      </w:r>
      <w:r w:rsidRPr="007748C9">
        <w:rPr>
          <w:rFonts w:ascii="仿宋" w:eastAsia="仿宋" w:hAnsi="仿宋" w:hint="eastAsia"/>
        </w:rPr>
        <w:t>。在攻读硕士研究生期间，</w:t>
      </w:r>
      <w:r>
        <w:rPr>
          <w:rFonts w:ascii="仿宋" w:eastAsia="仿宋" w:hAnsi="仿宋" w:hint="eastAsia"/>
        </w:rPr>
        <w:t>导师对我的学业给予了无微不至的关怀与指导</w:t>
      </w:r>
      <w:r w:rsidRPr="007748C9">
        <w:rPr>
          <w:rFonts w:ascii="仿宋" w:eastAsia="仿宋" w:hAnsi="仿宋" w:hint="eastAsia"/>
        </w:rPr>
        <w:t>。导师渊博的学识、敏锐的学术眼光、严谨的治学态度和勤奋踏实的工作作风，乐观豁达，积极向上的工作态度，必将使我受益终身，是我学习的榜样。值此论文完成之际，向导师表示深深的谢意，并致以诚挚的敬意。</w:t>
      </w:r>
    </w:p>
    <w:p w14:paraId="1F43BEA3"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其次我还要感谢我在硕士研究生阶段教导过我和关心过我的系统工程专业的各位老师。是你们的悉心教导使我们的视野得到开阔，让我们的知识更渊博。</w:t>
      </w:r>
    </w:p>
    <w:p w14:paraId="04F52AD1" w14:textId="39B6A4A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我还要感谢陪伴了我研究生生涯的好友</w:t>
      </w:r>
      <w:r>
        <w:rPr>
          <w:rFonts w:ascii="仿宋" w:eastAsia="仿宋" w:hAnsi="仿宋" w:hint="eastAsia"/>
        </w:rPr>
        <w:t>汪辉</w:t>
      </w:r>
      <w:r w:rsidRPr="007748C9">
        <w:rPr>
          <w:rFonts w:ascii="仿宋" w:eastAsia="仿宋" w:hAnsi="仿宋" w:hint="eastAsia"/>
        </w:rPr>
        <w:t>，在两年多的学习和生活中，大家互相帮助，建立了深厚的友谊，和他们一起学习的日子将是我一生宝贵的精神财富。感谢师兄师姐、师弟师妹，平日里对我的关心与帮助。</w:t>
      </w:r>
    </w:p>
    <w:p w14:paraId="4C783EDC" w14:textId="77777777" w:rsidR="006F7E1F" w:rsidRPr="007748C9" w:rsidRDefault="006F7E1F" w:rsidP="00787BB9">
      <w:pPr>
        <w:spacing w:line="400" w:lineRule="exact"/>
        <w:ind w:firstLineChars="200" w:firstLine="480"/>
        <w:rPr>
          <w:rFonts w:ascii="仿宋" w:eastAsia="仿宋" w:hAnsi="仿宋"/>
        </w:rPr>
      </w:pPr>
      <w:r w:rsidRPr="007748C9">
        <w:rPr>
          <w:rFonts w:ascii="仿宋" w:eastAsia="仿宋" w:hAnsi="仿宋" w:hint="eastAsia"/>
        </w:rPr>
        <w:t>深深感谢在我读研阶段期间一直默默支持我的家人，因为有了他们的理解、支持、鼓励，我才能够一次次地克服难关，才能够安心地进行学习、研究，从而顺利完成学业。</w:t>
      </w:r>
    </w:p>
    <w:p w14:paraId="3C105AD5" w14:textId="77777777" w:rsidR="006F7E1F" w:rsidRDefault="006F7E1F" w:rsidP="00787BB9">
      <w:pPr>
        <w:spacing w:line="400" w:lineRule="exact"/>
        <w:ind w:firstLineChars="200" w:firstLine="480"/>
        <w:rPr>
          <w:rFonts w:ascii="仿宋" w:eastAsia="仿宋" w:hAnsi="仿宋"/>
        </w:rPr>
      </w:pPr>
      <w:r>
        <w:rPr>
          <w:rFonts w:ascii="仿宋" w:eastAsia="仿宋" w:hAnsi="仿宋" w:hint="eastAsia"/>
        </w:rPr>
        <w:t>最后，感谢各位专家在百忙之中评阅指导我的论文。</w:t>
      </w:r>
    </w:p>
    <w:p w14:paraId="5A798035" w14:textId="77777777" w:rsidR="006F7E1F" w:rsidRPr="004A0A61" w:rsidRDefault="006F7E1F" w:rsidP="00787BB9">
      <w:pPr>
        <w:spacing w:line="400" w:lineRule="exact"/>
        <w:ind w:firstLineChars="200" w:firstLine="480"/>
        <w:rPr>
          <w:rFonts w:ascii="仿宋_GB2312" w:eastAsia="仿宋_GB2312"/>
          <w:color w:val="000000"/>
        </w:rPr>
      </w:pPr>
    </w:p>
    <w:p w14:paraId="02386180" w14:textId="77777777" w:rsidR="006F7E1F" w:rsidRPr="00A164A5" w:rsidRDefault="006F7E1F" w:rsidP="006F7E1F">
      <w:pPr>
        <w:spacing w:line="400" w:lineRule="exact"/>
        <w:ind w:firstLineChars="200" w:firstLine="480"/>
        <w:rPr>
          <w:rFonts w:ascii="仿宋_GB2312" w:eastAsia="仿宋_GB2312"/>
          <w:color w:val="000000"/>
        </w:rPr>
      </w:pPr>
    </w:p>
    <w:p w14:paraId="3ADB36B3" w14:textId="77777777" w:rsidR="006F7E1F" w:rsidRDefault="006F7E1F" w:rsidP="006F7E1F">
      <w:pPr>
        <w:spacing w:line="400" w:lineRule="exact"/>
        <w:ind w:firstLineChars="200" w:firstLine="480"/>
        <w:rPr>
          <w:rFonts w:ascii="仿宋_GB2312" w:eastAsia="仿宋_GB2312"/>
          <w:color w:val="000000"/>
        </w:rPr>
      </w:pPr>
    </w:p>
    <w:p w14:paraId="0A56912D" w14:textId="77777777" w:rsidR="006F7E1F" w:rsidRPr="00A164A5" w:rsidRDefault="006F7E1F" w:rsidP="006F7E1F">
      <w:pPr>
        <w:spacing w:line="400" w:lineRule="exact"/>
        <w:ind w:firstLineChars="200" w:firstLine="480"/>
        <w:rPr>
          <w:rFonts w:ascii="仿宋_GB2312" w:eastAsia="仿宋_GB2312"/>
          <w:color w:val="000000"/>
        </w:rPr>
      </w:pPr>
    </w:p>
    <w:p w14:paraId="06CE4912" w14:textId="77777777" w:rsidR="006F7E1F" w:rsidRPr="00A164A5" w:rsidRDefault="006F7E1F" w:rsidP="006F7E1F">
      <w:pPr>
        <w:spacing w:line="400" w:lineRule="exact"/>
        <w:ind w:firstLineChars="200" w:firstLine="480"/>
        <w:rPr>
          <w:rFonts w:ascii="仿宋_GB2312" w:eastAsia="仿宋_GB2312"/>
          <w:color w:val="000000"/>
        </w:rPr>
      </w:pPr>
    </w:p>
    <w:p w14:paraId="32D5FB6D" w14:textId="77777777" w:rsidR="006F7E1F" w:rsidRPr="00A164A5" w:rsidRDefault="006F7E1F" w:rsidP="006F7E1F">
      <w:pPr>
        <w:spacing w:line="400" w:lineRule="exact"/>
        <w:ind w:firstLineChars="200" w:firstLine="480"/>
        <w:rPr>
          <w:rFonts w:ascii="仿宋_GB2312" w:eastAsia="仿宋_GB2312"/>
          <w:color w:val="000000"/>
        </w:rPr>
      </w:pPr>
    </w:p>
    <w:p w14:paraId="561B4DCD" w14:textId="2C7F169B" w:rsidR="006F7E1F" w:rsidRPr="00A164A5" w:rsidRDefault="006F7E1F" w:rsidP="006F7E1F">
      <w:pPr>
        <w:spacing w:line="320" w:lineRule="exact"/>
        <w:ind w:firstLineChars="300" w:firstLine="720"/>
        <w:rPr>
          <w:rFonts w:ascii="仿宋_GB2312" w:eastAsia="仿宋_GB2312" w:hAnsi="宋体"/>
          <w:color w:val="000000"/>
        </w:rPr>
        <w:sectPr w:rsidR="006F7E1F" w:rsidRPr="00A164A5" w:rsidSect="006F7E1F">
          <w:headerReference w:type="even" r:id="rId71"/>
          <w:headerReference w:type="default" r:id="rId72"/>
          <w:pgSz w:w="11906" w:h="16838" w:code="9"/>
          <w:pgMar w:top="1440" w:right="1797" w:bottom="1440" w:left="1797" w:header="1134" w:footer="1134" w:gutter="0"/>
          <w:cols w:space="425"/>
          <w:docGrid w:type="lines" w:linePitch="326"/>
        </w:sectPr>
      </w:pPr>
      <w:r w:rsidRPr="00A164A5">
        <w:rPr>
          <w:rFonts w:ascii="仿宋_GB2312" w:eastAsia="仿宋_GB2312" w:hint="eastAsia"/>
          <w:color w:val="000000"/>
        </w:rPr>
        <w:t xml:space="preserve">                                             </w:t>
      </w:r>
      <w:r w:rsidRPr="00A164A5">
        <w:rPr>
          <w:rFonts w:ascii="仿宋_GB2312" w:eastAsia="仿宋_GB2312" w:hAnsi="宋体" w:hint="eastAsia"/>
          <w:color w:val="000000"/>
        </w:rPr>
        <w:t xml:space="preserve">  </w:t>
      </w:r>
      <w:r>
        <w:rPr>
          <w:rFonts w:ascii="仿宋_GB2312" w:eastAsia="仿宋_GB2312" w:hint="eastAsia"/>
        </w:rPr>
        <w:t xml:space="preserve">  2018</w:t>
      </w:r>
      <w:r w:rsidRPr="00DC45B9">
        <w:rPr>
          <w:rFonts w:ascii="仿宋_GB2312" w:eastAsia="仿宋_GB2312" w:hint="eastAsia"/>
        </w:rPr>
        <w:t>年</w:t>
      </w:r>
      <w:r>
        <w:rPr>
          <w:rFonts w:ascii="仿宋_GB2312" w:eastAsia="仿宋_GB2312" w:hint="eastAsia"/>
        </w:rPr>
        <w:t>3</w:t>
      </w:r>
      <w:r w:rsidR="008C388F">
        <w:rPr>
          <w:rFonts w:ascii="仿宋_GB2312" w:eastAsia="仿宋_GB2312" w:hint="eastAsia"/>
        </w:rPr>
        <w:t>月</w:t>
      </w:r>
    </w:p>
    <w:p w14:paraId="7D8857EA" w14:textId="0669DFB7" w:rsidR="001102C4" w:rsidRPr="008C388F" w:rsidRDefault="00AD0BF3" w:rsidP="00CD15C6">
      <w:pPr>
        <w:pStyle w:val="1"/>
      </w:pPr>
      <w:r>
        <w:fldChar w:fldCharType="begin"/>
      </w:r>
      <w:r>
        <w:instrText xml:space="preserve"> ADDIN NE.Bib</w:instrText>
      </w:r>
      <w:r>
        <w:fldChar w:fldCharType="separate"/>
      </w:r>
      <w:bookmarkStart w:id="161" w:name="_Toc501892856"/>
      <w:r w:rsidR="001102C4" w:rsidRPr="008C388F">
        <w:rPr>
          <w:rFonts w:hint="eastAsia"/>
        </w:rPr>
        <w:t>参考文献</w:t>
      </w:r>
      <w:bookmarkEnd w:id="161"/>
    </w:p>
    <w:p w14:paraId="72A19DD2" w14:textId="00550D8D" w:rsidR="001102C4" w:rsidRDefault="001102C4" w:rsidP="001102C4">
      <w:pPr>
        <w:widowControl w:val="0"/>
        <w:autoSpaceDE w:val="0"/>
        <w:autoSpaceDN w:val="0"/>
        <w:adjustRightInd w:val="0"/>
        <w:spacing w:line="400" w:lineRule="auto"/>
        <w:jc w:val="both"/>
        <w:rPr>
          <w:rFonts w:ascii="宋体"/>
        </w:rPr>
      </w:pPr>
      <w:r>
        <w:rPr>
          <w:color w:val="000000"/>
        </w:rPr>
        <w:t>[1] Luo Y, Zhang L, Tao F, et al. Study on the description method of manufacturing capability based on description logics in cloud manufacturing[J]. 2012.</w:t>
      </w:r>
    </w:p>
    <w:p w14:paraId="3D307E32" w14:textId="0F1B0545" w:rsidR="001102C4" w:rsidRDefault="001102C4" w:rsidP="001102C4">
      <w:pPr>
        <w:widowControl w:val="0"/>
        <w:autoSpaceDE w:val="0"/>
        <w:autoSpaceDN w:val="0"/>
        <w:adjustRightInd w:val="0"/>
        <w:spacing w:line="400" w:lineRule="auto"/>
        <w:jc w:val="both"/>
        <w:rPr>
          <w:rFonts w:ascii="宋体"/>
        </w:rPr>
      </w:pPr>
      <w:r>
        <w:rPr>
          <w:color w:val="000000"/>
        </w:rPr>
        <w:t>[2] Luo Y, Zhang L, Tao F, et al. A modeling and description method of multidimensional information for manufacturing capability in cloud manufacturing system[J]. 2013.</w:t>
      </w:r>
    </w:p>
    <w:p w14:paraId="08661637" w14:textId="5F4448BE" w:rsidR="001102C4" w:rsidRDefault="001102C4" w:rsidP="001102C4">
      <w:pPr>
        <w:widowControl w:val="0"/>
        <w:autoSpaceDE w:val="0"/>
        <w:autoSpaceDN w:val="0"/>
        <w:adjustRightInd w:val="0"/>
        <w:spacing w:line="400" w:lineRule="auto"/>
        <w:jc w:val="both"/>
        <w:rPr>
          <w:rFonts w:ascii="宋体"/>
        </w:rPr>
      </w:pPr>
      <w:r>
        <w:rPr>
          <w:color w:val="000000"/>
        </w:rPr>
        <w:t xml:space="preserve">[3] </w:t>
      </w:r>
      <w:r>
        <w:rPr>
          <w:rFonts w:ascii="宋体" w:cs="宋体" w:hint="eastAsia"/>
          <w:color w:val="000000"/>
        </w:rPr>
        <w:t>罗永亮，张霖，陶飞，等</w:t>
      </w:r>
      <w:r>
        <w:rPr>
          <w:color w:val="000000"/>
        </w:rPr>
        <w:t xml:space="preserve">. </w:t>
      </w:r>
      <w:r>
        <w:rPr>
          <w:rFonts w:ascii="宋体" w:cs="宋体" w:hint="eastAsia"/>
          <w:color w:val="000000"/>
        </w:rPr>
        <w:t>云制造模式下制造能力建模关键技术</w:t>
      </w:r>
      <w:r>
        <w:rPr>
          <w:color w:val="000000"/>
        </w:rPr>
        <w:t xml:space="preserve">[J]. </w:t>
      </w:r>
      <w:r>
        <w:rPr>
          <w:rFonts w:ascii="宋体" w:cs="宋体" w:hint="eastAsia"/>
          <w:color w:val="000000"/>
        </w:rPr>
        <w:t>计算机集成制造系统</w:t>
      </w:r>
      <w:r>
        <w:rPr>
          <w:color w:val="000000"/>
        </w:rPr>
        <w:t>. 2012(07): 1357-1367.</w:t>
      </w:r>
    </w:p>
    <w:p w14:paraId="4F6EEB7C" w14:textId="576F9FBF" w:rsidR="001102C4" w:rsidRDefault="001102C4" w:rsidP="001102C4">
      <w:pPr>
        <w:widowControl w:val="0"/>
        <w:autoSpaceDE w:val="0"/>
        <w:autoSpaceDN w:val="0"/>
        <w:adjustRightInd w:val="0"/>
        <w:spacing w:line="400" w:lineRule="auto"/>
        <w:jc w:val="both"/>
        <w:rPr>
          <w:rFonts w:ascii="宋体"/>
        </w:rPr>
      </w:pPr>
      <w:r>
        <w:rPr>
          <w:color w:val="000000"/>
        </w:rPr>
        <w:t>[4] Luo Y L, Zhang L, Tao F, et al. Study on the servilization of simulation capability[J]. 2011.</w:t>
      </w:r>
    </w:p>
    <w:p w14:paraId="6D4CD407" w14:textId="45123780" w:rsidR="001102C4" w:rsidRDefault="001102C4" w:rsidP="001102C4">
      <w:pPr>
        <w:widowControl w:val="0"/>
        <w:autoSpaceDE w:val="0"/>
        <w:autoSpaceDN w:val="0"/>
        <w:adjustRightInd w:val="0"/>
        <w:spacing w:line="400" w:lineRule="auto"/>
        <w:jc w:val="both"/>
        <w:rPr>
          <w:rFonts w:ascii="宋体"/>
        </w:rPr>
      </w:pPr>
      <w:r>
        <w:rPr>
          <w:color w:val="000000"/>
        </w:rPr>
        <w:t>[5] Luo Y L, Zhang L, Zhang K P, et al. Research on the Knowledge-Based Multi-Dimensional Information Model of Manufacturing Capability in CMfg[J]. Advanced Materials Research. 2012, 472-475: 2592-2595.</w:t>
      </w:r>
    </w:p>
    <w:p w14:paraId="376F0488" w14:textId="450BCF73" w:rsidR="001102C4" w:rsidRDefault="001102C4" w:rsidP="001102C4">
      <w:pPr>
        <w:widowControl w:val="0"/>
        <w:autoSpaceDE w:val="0"/>
        <w:autoSpaceDN w:val="0"/>
        <w:adjustRightInd w:val="0"/>
        <w:spacing w:line="400" w:lineRule="auto"/>
        <w:jc w:val="both"/>
        <w:rPr>
          <w:rFonts w:ascii="宋体"/>
        </w:rPr>
      </w:pPr>
      <w:r>
        <w:rPr>
          <w:color w:val="000000"/>
        </w:rPr>
        <w:t>[6] Anderson T, Peterson L, Shenker S, et al. Overcoming the Internet Impasse through Virtualization[J]. Computer. 2005, 38(4): 34-41.</w:t>
      </w:r>
    </w:p>
    <w:p w14:paraId="390DB624" w14:textId="7E9F0D01" w:rsidR="001102C4" w:rsidRDefault="001102C4" w:rsidP="001102C4">
      <w:pPr>
        <w:widowControl w:val="0"/>
        <w:autoSpaceDE w:val="0"/>
        <w:autoSpaceDN w:val="0"/>
        <w:adjustRightInd w:val="0"/>
        <w:spacing w:line="400" w:lineRule="auto"/>
        <w:jc w:val="both"/>
        <w:rPr>
          <w:rFonts w:ascii="宋体"/>
        </w:rPr>
      </w:pPr>
      <w:r>
        <w:rPr>
          <w:color w:val="000000"/>
        </w:rPr>
        <w:t xml:space="preserve">[7] </w:t>
      </w:r>
      <w:r>
        <w:rPr>
          <w:rFonts w:ascii="宋体" w:cs="宋体" w:hint="eastAsia"/>
          <w:color w:val="000000"/>
        </w:rPr>
        <w:t>金海</w:t>
      </w:r>
      <w:r>
        <w:rPr>
          <w:color w:val="000000"/>
        </w:rPr>
        <w:t xml:space="preserve">. </w:t>
      </w:r>
      <w:r>
        <w:rPr>
          <w:rFonts w:ascii="宋体" w:cs="宋体" w:hint="eastAsia"/>
          <w:color w:val="000000"/>
        </w:rPr>
        <w:t>计算系统虚拟化</w:t>
      </w:r>
      <w:r>
        <w:rPr>
          <w:color w:val="000000"/>
        </w:rPr>
        <w:t>:</w:t>
      </w:r>
      <w:r>
        <w:rPr>
          <w:rFonts w:ascii="宋体" w:cs="宋体" w:hint="eastAsia"/>
          <w:color w:val="000000"/>
        </w:rPr>
        <w:t>原理与应用</w:t>
      </w:r>
      <w:r>
        <w:rPr>
          <w:color w:val="000000"/>
        </w:rPr>
        <w:t xml:space="preserve">[Z]. </w:t>
      </w:r>
      <w:r>
        <w:rPr>
          <w:rFonts w:ascii="宋体" w:cs="宋体" w:hint="eastAsia"/>
          <w:color w:val="000000"/>
        </w:rPr>
        <w:t>清华大学出版社</w:t>
      </w:r>
      <w:r>
        <w:rPr>
          <w:color w:val="000000"/>
        </w:rPr>
        <w:t>, 2008.</w:t>
      </w:r>
    </w:p>
    <w:p w14:paraId="5E1149A9" w14:textId="0A847D3E" w:rsidR="001102C4" w:rsidRDefault="001102C4" w:rsidP="001102C4">
      <w:pPr>
        <w:widowControl w:val="0"/>
        <w:autoSpaceDE w:val="0"/>
        <w:autoSpaceDN w:val="0"/>
        <w:adjustRightInd w:val="0"/>
        <w:spacing w:line="400" w:lineRule="auto"/>
        <w:jc w:val="both"/>
        <w:rPr>
          <w:rFonts w:ascii="宋体"/>
        </w:rPr>
      </w:pPr>
      <w:r>
        <w:rPr>
          <w:color w:val="000000"/>
        </w:rPr>
        <w:t>[8] Ren L, Zhang L, Tao F, et al. Cloud manufacturing: from concept to practice[J]. Enterprise Information Systems. 2015, 9(2): 186-209.</w:t>
      </w:r>
    </w:p>
    <w:p w14:paraId="5843B647" w14:textId="4BFF901D" w:rsidR="001102C4" w:rsidRDefault="001102C4" w:rsidP="001102C4">
      <w:pPr>
        <w:widowControl w:val="0"/>
        <w:autoSpaceDE w:val="0"/>
        <w:autoSpaceDN w:val="0"/>
        <w:adjustRightInd w:val="0"/>
        <w:spacing w:line="400" w:lineRule="auto"/>
        <w:jc w:val="both"/>
        <w:rPr>
          <w:rFonts w:ascii="宋体"/>
        </w:rPr>
      </w:pPr>
      <w:r>
        <w:rPr>
          <w:color w:val="000000"/>
        </w:rPr>
        <w:t>[9] Ren L, Zhang L, Wang L, et al. Cloud manufacturing: key characteristics and applications[J]. International Journal of Computer Integrated Manufacturing. 2017, 30(6): 501-515.</w:t>
      </w:r>
    </w:p>
    <w:p w14:paraId="38B4B27C" w14:textId="77777777" w:rsidR="001102C4" w:rsidRDefault="001102C4" w:rsidP="001102C4">
      <w:pPr>
        <w:widowControl w:val="0"/>
        <w:autoSpaceDE w:val="0"/>
        <w:autoSpaceDN w:val="0"/>
        <w:adjustRightInd w:val="0"/>
        <w:spacing w:line="400" w:lineRule="auto"/>
        <w:jc w:val="both"/>
        <w:rPr>
          <w:rFonts w:ascii="宋体"/>
        </w:rPr>
      </w:pPr>
      <w:r>
        <w:rPr>
          <w:color w:val="000000"/>
        </w:rPr>
        <w:t>[10] Ren L, Zhang L, Zhao C, et al. Cloud Manufacturing Platform: Operating Paradigm, Functional Requirements, and Architecture Design: ASME 2013 International Manufacturing Science and Engineering Conference Collocated with the  North American Manufacturing Research Conference[Z]. 2013V2T.</w:t>
      </w:r>
    </w:p>
    <w:p w14:paraId="07302015" w14:textId="77777777" w:rsidR="001102C4" w:rsidRDefault="001102C4" w:rsidP="001102C4">
      <w:pPr>
        <w:widowControl w:val="0"/>
        <w:autoSpaceDE w:val="0"/>
        <w:autoSpaceDN w:val="0"/>
        <w:adjustRightInd w:val="0"/>
        <w:spacing w:line="400" w:lineRule="auto"/>
        <w:jc w:val="both"/>
        <w:rPr>
          <w:rFonts w:ascii="宋体"/>
        </w:rPr>
      </w:pPr>
      <w:r>
        <w:rPr>
          <w:color w:val="000000"/>
        </w:rPr>
        <w:t>[11] Tao F. A methodology towards virtualisation-based high performance simulation platform supporting multidisciplinary design of complex products[J]. Enterprise Information Systems. 2012, 6(3): 267-290.</w:t>
      </w:r>
    </w:p>
    <w:p w14:paraId="5C4B81B8"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[12] </w:t>
      </w:r>
      <w:r>
        <w:rPr>
          <w:rFonts w:ascii="宋体" w:cs="宋体" w:hint="eastAsia"/>
          <w:color w:val="000000"/>
        </w:rPr>
        <w:t>任磊，张霖，张雅彬，等</w:t>
      </w:r>
      <w:r>
        <w:rPr>
          <w:color w:val="000000"/>
        </w:rPr>
        <w:t xml:space="preserve">. </w:t>
      </w:r>
      <w:r>
        <w:rPr>
          <w:rFonts w:ascii="宋体" w:cs="宋体" w:hint="eastAsia"/>
          <w:color w:val="000000"/>
        </w:rPr>
        <w:t>云制造资源虚拟化研究</w:t>
      </w:r>
      <w:r>
        <w:rPr>
          <w:color w:val="000000"/>
        </w:rPr>
        <w:t xml:space="preserve">[J]. </w:t>
      </w:r>
      <w:r>
        <w:rPr>
          <w:rFonts w:ascii="宋体" w:cs="宋体" w:hint="eastAsia"/>
          <w:color w:val="000000"/>
        </w:rPr>
        <w:t>计算机集成制造系统</w:t>
      </w:r>
      <w:r>
        <w:rPr>
          <w:color w:val="000000"/>
        </w:rPr>
        <w:t>. 2011, 17(3): 511-518.</w:t>
      </w:r>
    </w:p>
    <w:p w14:paraId="57BC639B" w14:textId="77777777" w:rsidR="001102C4" w:rsidRDefault="001102C4" w:rsidP="001102C4">
      <w:pPr>
        <w:widowControl w:val="0"/>
        <w:autoSpaceDE w:val="0"/>
        <w:autoSpaceDN w:val="0"/>
        <w:adjustRightInd w:val="0"/>
        <w:spacing w:line="400" w:lineRule="auto"/>
        <w:jc w:val="both"/>
        <w:rPr>
          <w:rFonts w:ascii="宋体"/>
        </w:rPr>
      </w:pPr>
      <w:r>
        <w:rPr>
          <w:color w:val="000000"/>
        </w:rPr>
        <w:t>[13] Hu C, Xu C, Cao X, et al. Study on the Multi-Granularity Virtualization of Manufacturing Resources: ASME 2013 International Manufacturing Science and Engineering Conference Collocated with the  North American Manufacturing Research Conference[Z]. 2013V2T.</w:t>
      </w:r>
    </w:p>
    <w:p w14:paraId="7146237F" w14:textId="77777777" w:rsidR="001102C4" w:rsidRDefault="001102C4" w:rsidP="001102C4">
      <w:pPr>
        <w:widowControl w:val="0"/>
        <w:autoSpaceDE w:val="0"/>
        <w:autoSpaceDN w:val="0"/>
        <w:adjustRightInd w:val="0"/>
        <w:spacing w:line="400" w:lineRule="auto"/>
        <w:jc w:val="both"/>
        <w:rPr>
          <w:rFonts w:ascii="宋体"/>
        </w:rPr>
      </w:pPr>
      <w:r>
        <w:rPr>
          <w:color w:val="000000"/>
        </w:rPr>
        <w:t>[14] Ren L. Cloud Manufacturing platform architecture[J]. 2012.</w:t>
      </w:r>
    </w:p>
    <w:p w14:paraId="2ACCB872" w14:textId="77777777" w:rsidR="001102C4" w:rsidRDefault="001102C4" w:rsidP="001102C4">
      <w:pPr>
        <w:widowControl w:val="0"/>
        <w:autoSpaceDE w:val="0"/>
        <w:autoSpaceDN w:val="0"/>
        <w:adjustRightInd w:val="0"/>
        <w:spacing w:line="400" w:lineRule="auto"/>
        <w:jc w:val="both"/>
        <w:rPr>
          <w:rFonts w:ascii="宋体"/>
        </w:rPr>
      </w:pPr>
      <w:r>
        <w:rPr>
          <w:color w:val="000000"/>
        </w:rPr>
        <w:t>[15] Ren L, Zhang L, Zhang Y, et al. Key issues in cloud simulation platform based on cloud computing[J]. 2011.</w:t>
      </w:r>
    </w:p>
    <w:p w14:paraId="0ACCCA41" w14:textId="77777777" w:rsidR="001102C4" w:rsidRDefault="001102C4" w:rsidP="001102C4">
      <w:pPr>
        <w:widowControl w:val="0"/>
        <w:autoSpaceDE w:val="0"/>
        <w:autoSpaceDN w:val="0"/>
        <w:adjustRightInd w:val="0"/>
        <w:spacing w:line="400" w:lineRule="auto"/>
        <w:jc w:val="both"/>
        <w:rPr>
          <w:rFonts w:ascii="宋体"/>
        </w:rPr>
      </w:pPr>
      <w:r>
        <w:rPr>
          <w:color w:val="000000"/>
        </w:rPr>
        <w:t>[16] Wang X V, Xu X W. Virtualize Manufacturing Capabilities in the Cloud: Requirements and Architecture: ASME 2013 International Manufacturing Science and Engineering Conference Collocated with the  North American Manufacturing Research Conference[Z]. 2013V2T.</w:t>
      </w:r>
    </w:p>
    <w:p w14:paraId="6D77D51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[17] </w:t>
      </w:r>
      <w:r>
        <w:rPr>
          <w:rFonts w:ascii="宋体" w:cs="宋体" w:hint="eastAsia"/>
          <w:color w:val="000000"/>
        </w:rPr>
        <w:t>曹啸博，许承东，胡春生</w:t>
      </w:r>
      <w:r>
        <w:rPr>
          <w:color w:val="000000"/>
        </w:rPr>
        <w:t xml:space="preserve">. </w:t>
      </w:r>
      <w:r>
        <w:rPr>
          <w:rFonts w:ascii="宋体" w:cs="宋体" w:hint="eastAsia"/>
          <w:color w:val="000000"/>
        </w:rPr>
        <w:t>云制造环境中的虚拟制造单元</w:t>
      </w:r>
      <w:r>
        <w:rPr>
          <w:color w:val="000000"/>
        </w:rPr>
        <w:t xml:space="preserve">[J]. </w:t>
      </w:r>
      <w:r>
        <w:rPr>
          <w:rFonts w:ascii="宋体" w:cs="宋体" w:hint="eastAsia"/>
          <w:color w:val="000000"/>
        </w:rPr>
        <w:t>计算机集成制造系统</w:t>
      </w:r>
      <w:r>
        <w:rPr>
          <w:color w:val="000000"/>
        </w:rPr>
        <w:t>. 2012, 18(7): 1415-1425.</w:t>
      </w:r>
    </w:p>
    <w:p w14:paraId="2937878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[18] </w:t>
      </w:r>
      <w:r>
        <w:rPr>
          <w:rFonts w:ascii="宋体" w:cs="宋体" w:hint="eastAsia"/>
          <w:color w:val="000000"/>
        </w:rPr>
        <w:t>张霖，罗永亮，陶飞，等</w:t>
      </w:r>
      <w:r>
        <w:rPr>
          <w:color w:val="000000"/>
        </w:rPr>
        <w:t xml:space="preserve">. </w:t>
      </w:r>
      <w:r>
        <w:rPr>
          <w:rFonts w:ascii="宋体" w:cs="宋体" w:hint="eastAsia"/>
          <w:color w:val="000000"/>
        </w:rPr>
        <w:t>制造云构建关键技术研究</w:t>
      </w:r>
      <w:r>
        <w:rPr>
          <w:color w:val="000000"/>
        </w:rPr>
        <w:t xml:space="preserve">[J]. </w:t>
      </w:r>
      <w:r>
        <w:rPr>
          <w:rFonts w:ascii="宋体" w:cs="宋体" w:hint="eastAsia"/>
          <w:color w:val="000000"/>
        </w:rPr>
        <w:t>计算机集成制造系统</w:t>
      </w:r>
      <w:r>
        <w:rPr>
          <w:color w:val="000000"/>
        </w:rPr>
        <w:t>. 2010(11): 2510-2520.</w:t>
      </w:r>
    </w:p>
    <w:p w14:paraId="5257700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[19] </w:t>
      </w:r>
      <w:r>
        <w:rPr>
          <w:rFonts w:ascii="宋体" w:cs="宋体" w:hint="eastAsia"/>
          <w:color w:val="000000"/>
        </w:rPr>
        <w:t>李瑞芳，刘泉，徐文君</w:t>
      </w:r>
      <w:r>
        <w:rPr>
          <w:color w:val="000000"/>
        </w:rPr>
        <w:t xml:space="preserve">. </w:t>
      </w:r>
      <w:r>
        <w:rPr>
          <w:rFonts w:ascii="宋体" w:cs="宋体" w:hint="eastAsia"/>
          <w:color w:val="000000"/>
        </w:rPr>
        <w:t>云制造装备资源感知与接入适配技术</w:t>
      </w:r>
      <w:r>
        <w:rPr>
          <w:color w:val="000000"/>
        </w:rPr>
        <w:t xml:space="preserve">[J]. </w:t>
      </w:r>
      <w:r>
        <w:rPr>
          <w:rFonts w:ascii="宋体" w:cs="宋体" w:hint="eastAsia"/>
          <w:color w:val="000000"/>
        </w:rPr>
        <w:t>计算机集成制造系统</w:t>
      </w:r>
      <w:r>
        <w:rPr>
          <w:color w:val="000000"/>
        </w:rPr>
        <w:t>. 2012, 18(7): 1547-1553.</w:t>
      </w:r>
    </w:p>
    <w:p w14:paraId="7F72A86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[20] </w:t>
      </w:r>
      <w:r>
        <w:rPr>
          <w:rFonts w:ascii="宋体" w:cs="宋体" w:hint="eastAsia"/>
          <w:color w:val="000000"/>
        </w:rPr>
        <w:t>黄刚，钟小勇，龙渊铭，等</w:t>
      </w:r>
      <w:r>
        <w:rPr>
          <w:color w:val="000000"/>
        </w:rPr>
        <w:t xml:space="preserve">. </w:t>
      </w:r>
      <w:r>
        <w:rPr>
          <w:rFonts w:ascii="宋体" w:cs="宋体" w:hint="eastAsia"/>
          <w:color w:val="000000"/>
        </w:rPr>
        <w:t>基于数据云与应用云分离模式的制造资源云定位服务平台</w:t>
      </w:r>
      <w:r>
        <w:rPr>
          <w:color w:val="000000"/>
        </w:rPr>
        <w:t xml:space="preserve">[J]. </w:t>
      </w:r>
      <w:r>
        <w:rPr>
          <w:rFonts w:ascii="宋体" w:cs="宋体" w:hint="eastAsia"/>
          <w:color w:val="000000"/>
        </w:rPr>
        <w:t>计算机集成制造系统</w:t>
      </w:r>
      <w:r>
        <w:rPr>
          <w:color w:val="000000"/>
        </w:rPr>
        <w:t>. 2011, 17(3): 519-524.</w:t>
      </w:r>
    </w:p>
    <w:p w14:paraId="6CB3065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[21] </w:t>
      </w:r>
      <w:r>
        <w:rPr>
          <w:rFonts w:ascii="宋体" w:cs="宋体" w:hint="eastAsia"/>
          <w:color w:val="000000"/>
        </w:rPr>
        <w:t>尹超，李孝斌，尹翰坤，等</w:t>
      </w:r>
      <w:r>
        <w:rPr>
          <w:color w:val="000000"/>
        </w:rPr>
        <w:t xml:space="preserve">. </w:t>
      </w:r>
      <w:r>
        <w:rPr>
          <w:rFonts w:ascii="宋体" w:cs="宋体" w:hint="eastAsia"/>
          <w:color w:val="000000"/>
        </w:rPr>
        <w:t>一种机床装备云制造服务接入终端</w:t>
      </w:r>
      <w:r>
        <w:rPr>
          <w:color w:val="000000"/>
        </w:rPr>
        <w:t>[Z].</w:t>
      </w:r>
    </w:p>
    <w:p w14:paraId="2B06A40D" w14:textId="77777777" w:rsidR="001102C4" w:rsidRDefault="001102C4" w:rsidP="001102C4">
      <w:pPr>
        <w:widowControl w:val="0"/>
        <w:autoSpaceDE w:val="0"/>
        <w:autoSpaceDN w:val="0"/>
        <w:adjustRightInd w:val="0"/>
        <w:spacing w:line="400" w:lineRule="auto"/>
        <w:jc w:val="both"/>
        <w:rPr>
          <w:rFonts w:ascii="宋体"/>
        </w:rPr>
      </w:pPr>
      <w:r>
        <w:rPr>
          <w:color w:val="000000"/>
        </w:rPr>
        <w:t>[22] Yan J, Guo Z, Shi R. Perception of Manufacturing Resources in Cloud-Manufacturing System: International Conference on Computer Science and Service System[Z]. 20121993-1996.</w:t>
      </w:r>
    </w:p>
    <w:p w14:paraId="38D050FA" w14:textId="77777777" w:rsidR="001102C4" w:rsidRDefault="001102C4" w:rsidP="001102C4">
      <w:pPr>
        <w:widowControl w:val="0"/>
        <w:autoSpaceDE w:val="0"/>
        <w:autoSpaceDN w:val="0"/>
        <w:adjustRightInd w:val="0"/>
        <w:spacing w:line="400" w:lineRule="auto"/>
        <w:jc w:val="both"/>
        <w:rPr>
          <w:rFonts w:ascii="宋体"/>
        </w:rPr>
      </w:pPr>
      <w:r>
        <w:rPr>
          <w:color w:val="000000"/>
        </w:rPr>
        <w:t>[23] Rauschecker U, Stöhr M. Using manufacturing service descriptions for flexible integration of production facilities to manufacturing clouds: International Ice Conference on Engineering, Technology and Innovation[Z]. 20121-10.</w:t>
      </w:r>
    </w:p>
    <w:p w14:paraId="2ABF60E3"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[24] </w:t>
      </w:r>
      <w:r>
        <w:rPr>
          <w:rFonts w:ascii="宋体" w:cs="宋体" w:hint="eastAsia"/>
          <w:color w:val="000000"/>
        </w:rPr>
        <w:t>李楠，徐文胜，孔令军</w:t>
      </w:r>
      <w:r>
        <w:rPr>
          <w:color w:val="000000"/>
        </w:rPr>
        <w:t xml:space="preserve">. </w:t>
      </w:r>
      <w:r>
        <w:rPr>
          <w:rFonts w:ascii="宋体" w:cs="宋体" w:hint="eastAsia"/>
          <w:color w:val="000000"/>
        </w:rPr>
        <w:t>基于</w:t>
      </w:r>
      <w:r>
        <w:rPr>
          <w:color w:val="000000"/>
        </w:rPr>
        <w:t>SOOA</w:t>
      </w:r>
      <w:r>
        <w:rPr>
          <w:rFonts w:ascii="宋体" w:cs="宋体" w:hint="eastAsia"/>
          <w:color w:val="000000"/>
        </w:rPr>
        <w:t>的制造资源服务化封装与部署机制</w:t>
      </w:r>
      <w:r>
        <w:rPr>
          <w:color w:val="000000"/>
        </w:rPr>
        <w:t xml:space="preserve">[J]. </w:t>
      </w:r>
      <w:r>
        <w:rPr>
          <w:rFonts w:ascii="宋体" w:cs="宋体" w:hint="eastAsia"/>
          <w:color w:val="000000"/>
        </w:rPr>
        <w:t>机械设计与制造</w:t>
      </w:r>
      <w:r>
        <w:rPr>
          <w:color w:val="000000"/>
        </w:rPr>
        <w:t>. 2012(11): 123-125.</w:t>
      </w:r>
    </w:p>
    <w:p w14:paraId="0AF4A4A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[25] </w:t>
      </w:r>
      <w:r>
        <w:rPr>
          <w:rFonts w:ascii="宋体" w:cs="宋体" w:hint="eastAsia"/>
          <w:color w:val="000000"/>
        </w:rPr>
        <w:t>吴雪娇，柳先辉</w:t>
      </w:r>
      <w:r>
        <w:rPr>
          <w:color w:val="000000"/>
        </w:rPr>
        <w:t xml:space="preserve">. </w:t>
      </w:r>
      <w:r>
        <w:rPr>
          <w:rFonts w:ascii="宋体" w:cs="宋体" w:hint="eastAsia"/>
          <w:color w:val="000000"/>
        </w:rPr>
        <w:t>基于语义的云制造服务描述</w:t>
      </w:r>
      <w:r>
        <w:rPr>
          <w:color w:val="000000"/>
        </w:rPr>
        <w:t xml:space="preserve">[J]. </w:t>
      </w:r>
      <w:r>
        <w:rPr>
          <w:rFonts w:ascii="宋体" w:cs="宋体" w:hint="eastAsia"/>
          <w:color w:val="000000"/>
        </w:rPr>
        <w:t>计算机与现代化</w:t>
      </w:r>
      <w:r>
        <w:rPr>
          <w:color w:val="000000"/>
        </w:rPr>
        <w:t>. 2012(1): 40-43.</w:t>
      </w:r>
    </w:p>
    <w:p w14:paraId="665E743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[26] </w:t>
      </w:r>
      <w:r>
        <w:rPr>
          <w:rFonts w:ascii="宋体" w:cs="宋体" w:hint="eastAsia"/>
          <w:color w:val="000000"/>
        </w:rPr>
        <w:t>尹胜，尹超，刘飞，等</w:t>
      </w:r>
      <w:r>
        <w:rPr>
          <w:color w:val="000000"/>
        </w:rPr>
        <w:t xml:space="preserve">. </w:t>
      </w:r>
      <w:r>
        <w:rPr>
          <w:rFonts w:ascii="宋体" w:cs="宋体" w:hint="eastAsia"/>
          <w:color w:val="000000"/>
        </w:rPr>
        <w:t>云制造环境下外协加工资源集成服务模式及语义描述</w:t>
      </w:r>
      <w:r>
        <w:rPr>
          <w:color w:val="000000"/>
        </w:rPr>
        <w:t xml:space="preserve">[J]. </w:t>
      </w:r>
      <w:r>
        <w:rPr>
          <w:rFonts w:ascii="宋体" w:cs="宋体" w:hint="eastAsia"/>
          <w:color w:val="000000"/>
        </w:rPr>
        <w:t>计算机集成制造系统</w:t>
      </w:r>
      <w:r>
        <w:rPr>
          <w:color w:val="000000"/>
        </w:rPr>
        <w:t>. 2011, 17(3): 525-532.</w:t>
      </w:r>
    </w:p>
    <w:p w14:paraId="509E17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[27] </w:t>
      </w:r>
      <w:r>
        <w:rPr>
          <w:rFonts w:ascii="宋体" w:cs="宋体" w:hint="eastAsia"/>
          <w:color w:val="000000"/>
        </w:rPr>
        <w:t>王中杰，杨琛，张新，等</w:t>
      </w:r>
      <w:r>
        <w:rPr>
          <w:color w:val="000000"/>
        </w:rPr>
        <w:t xml:space="preserve">. </w:t>
      </w:r>
      <w:r>
        <w:rPr>
          <w:rFonts w:ascii="宋体" w:cs="宋体" w:hint="eastAsia"/>
          <w:color w:val="000000"/>
        </w:rPr>
        <w:t>云制造环境下生产加工云能力服务</w:t>
      </w:r>
      <w:r>
        <w:rPr>
          <w:color w:val="000000"/>
        </w:rPr>
        <w:t xml:space="preserve">[J]. </w:t>
      </w:r>
      <w:r>
        <w:rPr>
          <w:rFonts w:ascii="宋体" w:cs="宋体" w:hint="eastAsia"/>
          <w:color w:val="000000"/>
        </w:rPr>
        <w:t>计算机集成制造系统</w:t>
      </w:r>
      <w:r>
        <w:rPr>
          <w:color w:val="000000"/>
        </w:rPr>
        <w:t>. 2012, 18(7): 1453-1460.</w:t>
      </w:r>
    </w:p>
    <w:p w14:paraId="5BF8BDC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[28] </w:t>
      </w:r>
      <w:r>
        <w:rPr>
          <w:rFonts w:ascii="宋体" w:cs="宋体" w:hint="eastAsia"/>
          <w:color w:val="000000"/>
        </w:rPr>
        <w:t>王正成，黄洋</w:t>
      </w:r>
      <w:r>
        <w:rPr>
          <w:color w:val="000000"/>
        </w:rPr>
        <w:t xml:space="preserve">. </w:t>
      </w:r>
      <w:r>
        <w:rPr>
          <w:rFonts w:ascii="宋体" w:cs="宋体" w:hint="eastAsia"/>
          <w:color w:val="000000"/>
        </w:rPr>
        <w:t>面向服务链构建的云制造资源集成共享技术研究</w:t>
      </w:r>
      <w:r>
        <w:rPr>
          <w:color w:val="000000"/>
        </w:rPr>
        <w:t xml:space="preserve">[J]. </w:t>
      </w:r>
      <w:r>
        <w:rPr>
          <w:rFonts w:ascii="宋体" w:cs="宋体" w:hint="eastAsia"/>
          <w:color w:val="000000"/>
        </w:rPr>
        <w:t>中国机械工程</w:t>
      </w:r>
      <w:r>
        <w:rPr>
          <w:color w:val="000000"/>
        </w:rPr>
        <w:t>. 2012, 23(11): 1324-1331.</w:t>
      </w:r>
    </w:p>
    <w:p w14:paraId="7095562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[29] </w:t>
      </w:r>
      <w:r>
        <w:rPr>
          <w:rFonts w:ascii="宋体" w:cs="宋体" w:hint="eastAsia"/>
          <w:color w:val="000000"/>
        </w:rPr>
        <w:t>李向前，杨海成，敬石开，等</w:t>
      </w:r>
      <w:r>
        <w:rPr>
          <w:color w:val="000000"/>
        </w:rPr>
        <w:t xml:space="preserve">. </w:t>
      </w:r>
      <w:r>
        <w:rPr>
          <w:rFonts w:ascii="宋体" w:cs="宋体" w:hint="eastAsia"/>
          <w:color w:val="000000"/>
        </w:rPr>
        <w:t>面向集团企业云制造的知识服务建模</w:t>
      </w:r>
      <w:r>
        <w:rPr>
          <w:color w:val="000000"/>
        </w:rPr>
        <w:t xml:space="preserve">[J]. </w:t>
      </w:r>
      <w:r>
        <w:rPr>
          <w:rFonts w:ascii="宋体" w:cs="宋体" w:hint="eastAsia"/>
          <w:color w:val="000000"/>
        </w:rPr>
        <w:t>计算机集成制造系统</w:t>
      </w:r>
      <w:r>
        <w:rPr>
          <w:color w:val="000000"/>
        </w:rPr>
        <w:t>. 2012, 18(8): 1869-1880.</w:t>
      </w:r>
    </w:p>
    <w:p w14:paraId="2C18093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[30] </w:t>
      </w:r>
      <w:bookmarkStart w:id="162" w:name="_neb81EDC2E4_3021_439F_B469_AD87A5F4886F"/>
      <w:r>
        <w:rPr>
          <w:rFonts w:ascii="宋体" w:cs="宋体" w:hint="eastAsia"/>
          <w:color w:val="000000"/>
        </w:rPr>
        <w:t>尹超，夏卿，黎振武</w:t>
      </w:r>
      <w:r>
        <w:rPr>
          <w:color w:val="000000"/>
        </w:rPr>
        <w:t xml:space="preserve">. </w:t>
      </w:r>
      <w:r>
        <w:rPr>
          <w:rFonts w:ascii="宋体" w:cs="宋体" w:hint="eastAsia"/>
          <w:color w:val="000000"/>
        </w:rPr>
        <w:t>基于</w:t>
      </w:r>
      <w:r>
        <w:rPr>
          <w:color w:val="000000"/>
        </w:rPr>
        <w:t>OWL-S</w:t>
      </w:r>
      <w:r>
        <w:rPr>
          <w:rFonts w:ascii="宋体" w:cs="宋体" w:hint="eastAsia"/>
          <w:color w:val="000000"/>
        </w:rPr>
        <w:t>的云制造服务语义匹配方法</w:t>
      </w:r>
      <w:r>
        <w:rPr>
          <w:color w:val="000000"/>
        </w:rPr>
        <w:t xml:space="preserve">[J]. </w:t>
      </w:r>
      <w:r>
        <w:rPr>
          <w:rFonts w:ascii="宋体" w:cs="宋体" w:hint="eastAsia"/>
          <w:color w:val="000000"/>
        </w:rPr>
        <w:t>计算机集成制造系统</w:t>
      </w:r>
      <w:r>
        <w:rPr>
          <w:color w:val="000000"/>
        </w:rPr>
        <w:t>. 2012, 18(7): 1494-1502.</w:t>
      </w:r>
      <w:bookmarkEnd w:id="162"/>
    </w:p>
    <w:p w14:paraId="3126490A"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[31] </w:t>
      </w:r>
      <w:r>
        <w:rPr>
          <w:rFonts w:ascii="宋体" w:cs="宋体" w:hint="eastAsia"/>
          <w:color w:val="000000"/>
        </w:rPr>
        <w:t>李慧芳，董训，宋长刚</w:t>
      </w:r>
      <w:r>
        <w:rPr>
          <w:color w:val="000000"/>
        </w:rPr>
        <w:t xml:space="preserve">. </w:t>
      </w:r>
      <w:r>
        <w:rPr>
          <w:rFonts w:ascii="宋体" w:cs="宋体" w:hint="eastAsia"/>
          <w:color w:val="000000"/>
        </w:rPr>
        <w:t>制造云服务智能搜索与匹配方法</w:t>
      </w:r>
      <w:r>
        <w:rPr>
          <w:color w:val="000000"/>
        </w:rPr>
        <w:t xml:space="preserve">[J]. </w:t>
      </w:r>
      <w:r>
        <w:rPr>
          <w:rFonts w:ascii="宋体" w:cs="宋体" w:hint="eastAsia"/>
          <w:color w:val="000000"/>
        </w:rPr>
        <w:t>计算机集成制造系统</w:t>
      </w:r>
      <w:r>
        <w:rPr>
          <w:color w:val="000000"/>
        </w:rPr>
        <w:t>. 2012, 18(7): 1485-1493.</w:t>
      </w:r>
    </w:p>
    <w:p w14:paraId="24CCD81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[32] </w:t>
      </w:r>
      <w:bookmarkStart w:id="163" w:name="_neb021D436C_A77E_4568_8A17_84D8F9574E08"/>
      <w:r>
        <w:rPr>
          <w:rFonts w:ascii="宋体" w:cs="宋体" w:hint="eastAsia"/>
          <w:color w:val="000000"/>
        </w:rPr>
        <w:t>江萍，王力，王士凯，等</w:t>
      </w:r>
      <w:r>
        <w:rPr>
          <w:color w:val="000000"/>
        </w:rPr>
        <w:t xml:space="preserve">. </w:t>
      </w:r>
      <w:r>
        <w:rPr>
          <w:rFonts w:ascii="宋体" w:cs="宋体" w:hint="eastAsia"/>
          <w:color w:val="000000"/>
        </w:rPr>
        <w:t>基于本体描述逻辑的云制造服务匹配方案</w:t>
      </w:r>
      <w:r>
        <w:rPr>
          <w:color w:val="000000"/>
        </w:rPr>
        <w:t xml:space="preserve">[J]. </w:t>
      </w:r>
      <w:r>
        <w:rPr>
          <w:rFonts w:ascii="宋体" w:cs="宋体" w:hint="eastAsia"/>
          <w:color w:val="000000"/>
        </w:rPr>
        <w:t>计算机技术与发展</w:t>
      </w:r>
      <w:r>
        <w:rPr>
          <w:color w:val="000000"/>
        </w:rPr>
        <w:t>. 2013(3): 49-52.</w:t>
      </w:r>
      <w:bookmarkEnd w:id="163"/>
    </w:p>
    <w:p w14:paraId="618B44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[33] </w:t>
      </w:r>
      <w:r>
        <w:rPr>
          <w:rFonts w:ascii="宋体" w:cs="宋体" w:hint="eastAsia"/>
          <w:color w:val="000000"/>
        </w:rPr>
        <w:t>张金广，李锋刚，张磊</w:t>
      </w:r>
      <w:r>
        <w:rPr>
          <w:color w:val="000000"/>
        </w:rPr>
        <w:t xml:space="preserve">. </w:t>
      </w:r>
      <w:r>
        <w:rPr>
          <w:rFonts w:ascii="宋体" w:cs="宋体" w:hint="eastAsia"/>
          <w:color w:val="000000"/>
        </w:rPr>
        <w:t>云制造背景下的服务匹配算法</w:t>
      </w:r>
      <w:r>
        <w:rPr>
          <w:color w:val="000000"/>
        </w:rPr>
        <w:t xml:space="preserve">[J]. </w:t>
      </w:r>
      <w:r>
        <w:rPr>
          <w:rFonts w:ascii="宋体" w:cs="宋体" w:hint="eastAsia"/>
          <w:color w:val="000000"/>
        </w:rPr>
        <w:t>计算机技术与发展</w:t>
      </w:r>
      <w:r>
        <w:rPr>
          <w:color w:val="000000"/>
        </w:rPr>
        <w:t>. 2013(3): 41-44.</w:t>
      </w:r>
    </w:p>
    <w:p w14:paraId="36D4662C"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[34] </w:t>
      </w:r>
      <w:bookmarkStart w:id="164" w:name="_nebC23262E7_0109_4F6E_A3B8_9FC86E71EC00"/>
      <w:r>
        <w:rPr>
          <w:rFonts w:ascii="宋体" w:cs="宋体" w:hint="eastAsia"/>
          <w:color w:val="000000"/>
        </w:rPr>
        <w:t>李成海，黄必清</w:t>
      </w:r>
      <w:r>
        <w:rPr>
          <w:color w:val="000000"/>
        </w:rPr>
        <w:t xml:space="preserve">. </w:t>
      </w:r>
      <w:r>
        <w:rPr>
          <w:rFonts w:ascii="宋体" w:cs="宋体" w:hint="eastAsia"/>
          <w:color w:val="000000"/>
        </w:rPr>
        <w:t>基于属性描述匹配的云制造服务资源搜索方法</w:t>
      </w:r>
      <w:r>
        <w:rPr>
          <w:color w:val="000000"/>
        </w:rPr>
        <w:t xml:space="preserve">[J]. </w:t>
      </w:r>
      <w:r>
        <w:rPr>
          <w:rFonts w:ascii="宋体" w:cs="宋体" w:hint="eastAsia"/>
          <w:color w:val="000000"/>
        </w:rPr>
        <w:t>计算机集成制造系统</w:t>
      </w:r>
      <w:r>
        <w:rPr>
          <w:color w:val="000000"/>
        </w:rPr>
        <w:t>. 2014, 20(6): 1499-1507.</w:t>
      </w:r>
      <w:bookmarkEnd w:id="164"/>
    </w:p>
    <w:p w14:paraId="0D607AB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[35] </w:t>
      </w:r>
      <w:r>
        <w:rPr>
          <w:rFonts w:ascii="宋体" w:cs="宋体" w:hint="eastAsia"/>
          <w:color w:val="000000"/>
        </w:rPr>
        <w:t>盛步云，张成雷，卢其兵，等</w:t>
      </w:r>
      <w:r>
        <w:rPr>
          <w:color w:val="000000"/>
        </w:rPr>
        <w:t xml:space="preserve">. </w:t>
      </w:r>
      <w:r>
        <w:rPr>
          <w:rFonts w:ascii="宋体" w:cs="宋体" w:hint="eastAsia"/>
          <w:color w:val="000000"/>
        </w:rPr>
        <w:t>云制造服务平台供需智能匹配的研究与实现</w:t>
      </w:r>
      <w:r>
        <w:rPr>
          <w:color w:val="000000"/>
        </w:rPr>
        <w:t xml:space="preserve">[J]. </w:t>
      </w:r>
      <w:r>
        <w:rPr>
          <w:rFonts w:ascii="宋体" w:cs="宋体" w:hint="eastAsia"/>
          <w:color w:val="000000"/>
        </w:rPr>
        <w:t>计算机集成制造系统</w:t>
      </w:r>
      <w:r>
        <w:rPr>
          <w:color w:val="000000"/>
        </w:rPr>
        <w:t>. 2015, 21(3): 822-830.</w:t>
      </w:r>
    </w:p>
    <w:p w14:paraId="49511C1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[36] </w:t>
      </w:r>
      <w:bookmarkStart w:id="165" w:name="_nebF4078C4F_2CA4_4707_A23F_601D02957360"/>
      <w:r>
        <w:rPr>
          <w:rFonts w:ascii="宋体" w:cs="宋体" w:hint="eastAsia"/>
          <w:color w:val="000000"/>
        </w:rPr>
        <w:t>赵金辉，王学慧</w:t>
      </w:r>
      <w:r>
        <w:rPr>
          <w:color w:val="000000"/>
        </w:rPr>
        <w:t xml:space="preserve">. </w:t>
      </w:r>
      <w:r>
        <w:rPr>
          <w:rFonts w:ascii="宋体" w:cs="宋体" w:hint="eastAsia"/>
          <w:color w:val="000000"/>
        </w:rPr>
        <w:t>基于服务质量的云制造服务双向匹配模型</w:t>
      </w:r>
      <w:r>
        <w:rPr>
          <w:color w:val="000000"/>
        </w:rPr>
        <w:t xml:space="preserve">[J]. </w:t>
      </w:r>
      <w:r>
        <w:rPr>
          <w:rFonts w:ascii="宋体" w:cs="宋体" w:hint="eastAsia"/>
          <w:color w:val="000000"/>
        </w:rPr>
        <w:t>计算机集成制造系统</w:t>
      </w:r>
      <w:r>
        <w:rPr>
          <w:color w:val="000000"/>
        </w:rPr>
        <w:t>. 2016, 22(1): 104-112.</w:t>
      </w:r>
      <w:bookmarkEnd w:id="165"/>
    </w:p>
    <w:p w14:paraId="47B08FFA" w14:textId="77777777" w:rsidR="001102C4" w:rsidRDefault="001102C4" w:rsidP="001102C4">
      <w:pPr>
        <w:widowControl w:val="0"/>
        <w:autoSpaceDE w:val="0"/>
        <w:autoSpaceDN w:val="0"/>
        <w:adjustRightInd w:val="0"/>
        <w:spacing w:line="400" w:lineRule="auto"/>
        <w:jc w:val="both"/>
        <w:rPr>
          <w:rFonts w:ascii="宋体"/>
        </w:rPr>
      </w:pPr>
      <w:r>
        <w:rPr>
          <w:color w:val="000000"/>
        </w:rPr>
        <w:t>[37] Tao F, Zhao D, Hu Y, et al. Resource Service Composition and Its Optimal-Selection Based on Particle Swarm Optimization in Manufacturing Grid System[J]. IEEE Transactions on Industrial Informatics. 2009, 4(4): 315-327.</w:t>
      </w:r>
    </w:p>
    <w:p w14:paraId="5B9044E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[38] </w:t>
      </w:r>
      <w:bookmarkStart w:id="166" w:name="_neb1CAA5380_166F_4737_936A_4149EC4AC626"/>
      <w:r>
        <w:rPr>
          <w:rFonts w:ascii="宋体" w:cs="宋体" w:hint="eastAsia"/>
          <w:color w:val="000000"/>
        </w:rPr>
        <w:t>邹德国，朱荣鑫</w:t>
      </w:r>
      <w:r>
        <w:rPr>
          <w:color w:val="000000"/>
        </w:rPr>
        <w:t xml:space="preserve">. </w:t>
      </w:r>
      <w:r>
        <w:rPr>
          <w:rFonts w:ascii="宋体" w:cs="宋体" w:hint="eastAsia"/>
          <w:color w:val="000000"/>
        </w:rPr>
        <w:t>基于图灵机的云服务组合方法研究</w:t>
      </w:r>
      <w:r>
        <w:rPr>
          <w:color w:val="000000"/>
        </w:rPr>
        <w:t xml:space="preserve">[J]. </w:t>
      </w:r>
      <w:r>
        <w:rPr>
          <w:rFonts w:ascii="宋体" w:cs="宋体" w:hint="eastAsia"/>
          <w:color w:val="000000"/>
        </w:rPr>
        <w:t>中国电子商情</w:t>
      </w:r>
      <w:r>
        <w:rPr>
          <w:color w:val="000000"/>
        </w:rPr>
        <w:t>·</w:t>
      </w:r>
      <w:r>
        <w:rPr>
          <w:rFonts w:ascii="宋体" w:cs="宋体" w:hint="eastAsia"/>
          <w:color w:val="000000"/>
        </w:rPr>
        <w:t>通信市场</w:t>
      </w:r>
      <w:r>
        <w:rPr>
          <w:color w:val="000000"/>
        </w:rPr>
        <w:t>. 2013(1): 139-143.</w:t>
      </w:r>
      <w:bookmarkEnd w:id="166"/>
    </w:p>
    <w:p w14:paraId="48B159DE" w14:textId="77777777" w:rsidR="001102C4" w:rsidRDefault="001102C4" w:rsidP="001102C4">
      <w:pPr>
        <w:widowControl w:val="0"/>
        <w:autoSpaceDE w:val="0"/>
        <w:autoSpaceDN w:val="0"/>
        <w:adjustRightInd w:val="0"/>
        <w:spacing w:line="400" w:lineRule="auto"/>
        <w:jc w:val="both"/>
        <w:rPr>
          <w:rFonts w:ascii="宋体"/>
        </w:rPr>
      </w:pPr>
      <w:r>
        <w:rPr>
          <w:color w:val="000000"/>
        </w:rPr>
        <w:t>[39] Fu J, Hao W, Tu M, et al. Virtual Services in Cloud Computing: World Congress on Services[Z]. 2010467-472.</w:t>
      </w:r>
    </w:p>
    <w:p w14:paraId="56D179B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[40] </w:t>
      </w:r>
      <w:bookmarkStart w:id="167" w:name="_neb57A611CD_2D16_4B0C_8EB2_B2A6A99F5FB9"/>
      <w:r>
        <w:rPr>
          <w:rFonts w:ascii="宋体" w:cs="宋体" w:hint="eastAsia"/>
          <w:color w:val="000000"/>
        </w:rPr>
        <w:t>刘卫宁，刘波，孙棣华</w:t>
      </w:r>
      <w:r>
        <w:rPr>
          <w:color w:val="000000"/>
        </w:rPr>
        <w:t xml:space="preserve">. </w:t>
      </w:r>
      <w:r>
        <w:rPr>
          <w:rFonts w:ascii="宋体" w:cs="宋体" w:hint="eastAsia"/>
          <w:color w:val="000000"/>
        </w:rPr>
        <w:t>面向多任务的制造云服务组合</w:t>
      </w:r>
      <w:r>
        <w:rPr>
          <w:color w:val="000000"/>
        </w:rPr>
        <w:t xml:space="preserve">[J]. </w:t>
      </w:r>
      <w:r>
        <w:rPr>
          <w:rFonts w:ascii="宋体" w:cs="宋体" w:hint="eastAsia"/>
          <w:color w:val="000000"/>
        </w:rPr>
        <w:t>计算机集成制造系统</w:t>
      </w:r>
      <w:r>
        <w:rPr>
          <w:color w:val="000000"/>
        </w:rPr>
        <w:t>. 2013, 19(1): 199-209.</w:t>
      </w:r>
      <w:bookmarkEnd w:id="167"/>
    </w:p>
    <w:p w14:paraId="3D36E95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[41] </w:t>
      </w:r>
      <w:r>
        <w:rPr>
          <w:rFonts w:ascii="宋体" w:cs="宋体" w:hint="eastAsia"/>
          <w:color w:val="000000"/>
        </w:rPr>
        <w:t>倪晚成，刘连臣，吴澄</w:t>
      </w:r>
      <w:r>
        <w:rPr>
          <w:color w:val="000000"/>
        </w:rPr>
        <w:t>. Web</w:t>
      </w:r>
      <w:r>
        <w:rPr>
          <w:rFonts w:ascii="宋体" w:cs="宋体" w:hint="eastAsia"/>
          <w:color w:val="000000"/>
        </w:rPr>
        <w:t>服务组合方法综述</w:t>
      </w:r>
      <w:r>
        <w:rPr>
          <w:color w:val="000000"/>
        </w:rPr>
        <w:t xml:space="preserve">[J]. </w:t>
      </w:r>
      <w:r>
        <w:rPr>
          <w:rFonts w:ascii="宋体" w:cs="宋体" w:hint="eastAsia"/>
          <w:color w:val="000000"/>
        </w:rPr>
        <w:t>计算机工程</w:t>
      </w:r>
      <w:r>
        <w:rPr>
          <w:color w:val="000000"/>
        </w:rPr>
        <w:t>. 2008, 34(4): 79-81.</w:t>
      </w:r>
    </w:p>
    <w:p w14:paraId="7EA2D7F1"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[42] </w:t>
      </w:r>
      <w:bookmarkStart w:id="168" w:name="_neb5CAE6615_6E0F_4FB5_A825_C5CF8B545159"/>
      <w:r>
        <w:rPr>
          <w:color w:val="000000"/>
        </w:rPr>
        <w:t>Fan X, Jiang C, Fang X, et al. Dynamic Web Service Selection Based on Discrete Particle Swarm Optimization[J]. Journal of Computer Research &amp; Development. 2010, 47(1): 147-156.</w:t>
      </w:r>
      <w:bookmarkEnd w:id="168"/>
    </w:p>
    <w:p w14:paraId="484325DF" w14:textId="77777777" w:rsidR="001102C4" w:rsidRDefault="001102C4" w:rsidP="001102C4">
      <w:pPr>
        <w:widowControl w:val="0"/>
        <w:autoSpaceDE w:val="0"/>
        <w:autoSpaceDN w:val="0"/>
        <w:adjustRightInd w:val="0"/>
        <w:spacing w:line="400" w:lineRule="auto"/>
        <w:jc w:val="both"/>
        <w:rPr>
          <w:rFonts w:ascii="宋体"/>
        </w:rPr>
      </w:pPr>
      <w:r>
        <w:rPr>
          <w:color w:val="000000"/>
        </w:rPr>
        <w:t>[43] Wang G, Huang S H, Dismukes J P. Product-driven supply chain selection using integrated multi-criteria decision-making methodology[J]. International Journal of Production Economics. 2004, 91(1): 1-15.</w:t>
      </w:r>
    </w:p>
    <w:p w14:paraId="5310B673" w14:textId="77777777" w:rsidR="001102C4" w:rsidRDefault="001102C4" w:rsidP="001102C4">
      <w:pPr>
        <w:widowControl w:val="0"/>
        <w:autoSpaceDE w:val="0"/>
        <w:autoSpaceDN w:val="0"/>
        <w:adjustRightInd w:val="0"/>
        <w:spacing w:line="400" w:lineRule="auto"/>
        <w:jc w:val="both"/>
        <w:rPr>
          <w:rFonts w:ascii="宋体"/>
        </w:rPr>
      </w:pPr>
      <w:r>
        <w:rPr>
          <w:color w:val="000000"/>
        </w:rPr>
        <w:t>[44] Kulak, Osman, Kahraman, et al. Fuzzy multi-attribute selection among transportation companies using axiomatic design and analytic hierarchy process[J]. Information Sciences. 2005, 170(2</w:t>
      </w:r>
      <w:r>
        <w:rPr>
          <w:rFonts w:ascii="宋体" w:cs="宋体" w:hint="eastAsia"/>
          <w:color w:val="000000"/>
        </w:rPr>
        <w:t>–</w:t>
      </w:r>
      <w:r>
        <w:rPr>
          <w:color w:val="000000"/>
        </w:rPr>
        <w:t>4): 191-210.</w:t>
      </w:r>
    </w:p>
    <w:p w14:paraId="43343CD5"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[45] </w:t>
      </w:r>
      <w:bookmarkStart w:id="169" w:name="_nebAAB80A7C_3CA4_48F7_8F59_5C36A98B1933"/>
      <w:r>
        <w:rPr>
          <w:rFonts w:ascii="宋体" w:cs="宋体" w:hint="eastAsia"/>
          <w:color w:val="000000"/>
        </w:rPr>
        <w:t>罗大海</w:t>
      </w:r>
      <w:r>
        <w:rPr>
          <w:color w:val="000000"/>
        </w:rPr>
        <w:t xml:space="preserve">. </w:t>
      </w:r>
      <w:r>
        <w:rPr>
          <w:rFonts w:ascii="宋体" w:cs="宋体" w:hint="eastAsia"/>
          <w:color w:val="000000"/>
        </w:rPr>
        <w:t>面向云制造的服务资源优选建模及仿真研究</w:t>
      </w:r>
      <w:r>
        <w:rPr>
          <w:color w:val="000000"/>
        </w:rPr>
        <w:t xml:space="preserve">[Z]. </w:t>
      </w:r>
      <w:r>
        <w:rPr>
          <w:rFonts w:ascii="宋体" w:cs="宋体" w:hint="eastAsia"/>
          <w:color w:val="000000"/>
        </w:rPr>
        <w:t>南昌大学</w:t>
      </w:r>
      <w:r>
        <w:rPr>
          <w:color w:val="000000"/>
        </w:rPr>
        <w:t>, 2015.</w:t>
      </w:r>
      <w:bookmarkEnd w:id="169"/>
    </w:p>
    <w:p w14:paraId="460E962A" w14:textId="77777777" w:rsidR="001102C4" w:rsidRDefault="001102C4" w:rsidP="001102C4">
      <w:pPr>
        <w:widowControl w:val="0"/>
        <w:autoSpaceDE w:val="0"/>
        <w:autoSpaceDN w:val="0"/>
        <w:adjustRightInd w:val="0"/>
        <w:spacing w:line="400" w:lineRule="auto"/>
        <w:jc w:val="both"/>
        <w:rPr>
          <w:rFonts w:ascii="宋体"/>
        </w:rPr>
      </w:pPr>
      <w:r>
        <w:rPr>
          <w:color w:val="000000"/>
        </w:rPr>
        <w:t>[46] Nie G, She Q, Chen D. Evaluation Index System of Cloud Service and the Purchase Decision- Making Process Based on AHP[Z]. Springer Berlin Heidelberg, 2011345-352.</w:t>
      </w:r>
    </w:p>
    <w:p w14:paraId="38A39A7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[47] </w:t>
      </w:r>
      <w:bookmarkStart w:id="170" w:name="_neb6C4AAE85_F3AA_425F_9E72_125EA188D35B"/>
      <w:r>
        <w:rPr>
          <w:color w:val="000000"/>
        </w:rPr>
        <w:t>Garg S K, Versteeg S, Buyya R. A framework for ranking of cloud computing services[J]. Future Generation Computer Systems. 2013, 29(4): 1012-1023.</w:t>
      </w:r>
      <w:bookmarkEnd w:id="170"/>
    </w:p>
    <w:p w14:paraId="776A36A0" w14:textId="77777777" w:rsidR="001102C4" w:rsidRDefault="001102C4" w:rsidP="001102C4">
      <w:pPr>
        <w:widowControl w:val="0"/>
        <w:autoSpaceDE w:val="0"/>
        <w:autoSpaceDN w:val="0"/>
        <w:adjustRightInd w:val="0"/>
        <w:spacing w:line="400" w:lineRule="auto"/>
        <w:jc w:val="both"/>
        <w:rPr>
          <w:rFonts w:ascii="宋体"/>
        </w:rPr>
      </w:pPr>
      <w:r>
        <w:rPr>
          <w:color w:val="000000"/>
        </w:rPr>
        <w:t>[48] Benouaret K, Benslimane D, Hadjali A, et al. Top-k Web Service Compositions Using Fuzzy Dominance Relationship: IEEE International Conference on Services Computing[Z]. 2011144-151.</w:t>
      </w:r>
    </w:p>
    <w:p w14:paraId="40BE7F1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[49] </w:t>
      </w:r>
      <w:bookmarkStart w:id="171" w:name="_neb7CCDF65D_0DD0_4B7D_9A86_57E9BA140DAE"/>
      <w:r>
        <w:rPr>
          <w:color w:val="000000"/>
        </w:rPr>
        <w:t>Wang S, Zheng Z, Sun Q, et al. Cloud model for service selection: Computer Communications Workshops[Z]. 2011666-671.</w:t>
      </w:r>
      <w:bookmarkEnd w:id="171"/>
    </w:p>
    <w:p w14:paraId="671DEBEB" w14:textId="77777777" w:rsidR="001102C4" w:rsidRDefault="001102C4" w:rsidP="001102C4">
      <w:pPr>
        <w:widowControl w:val="0"/>
        <w:autoSpaceDE w:val="0"/>
        <w:autoSpaceDN w:val="0"/>
        <w:adjustRightInd w:val="0"/>
        <w:spacing w:line="400" w:lineRule="auto"/>
        <w:jc w:val="both"/>
        <w:rPr>
          <w:rFonts w:ascii="宋体"/>
        </w:rPr>
      </w:pPr>
      <w:r>
        <w:rPr>
          <w:color w:val="000000"/>
        </w:rPr>
        <w:t>[50] Amid A, Ghodsypour S H, O Brien C. A weighted max</w:t>
      </w:r>
      <w:r>
        <w:rPr>
          <w:rFonts w:ascii="宋体" w:cs="宋体" w:hint="eastAsia"/>
          <w:color w:val="000000"/>
        </w:rPr>
        <w:t>–</w:t>
      </w:r>
      <w:r>
        <w:rPr>
          <w:color w:val="000000"/>
        </w:rPr>
        <w:t>min model for fuzzy multi-objective supplier selection in a supply chain[J]. International Journal of Production Economics. 2011, 131(1): 139-145.</w:t>
      </w:r>
    </w:p>
    <w:p w14:paraId="01F0856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[51] </w:t>
      </w:r>
      <w:bookmarkStart w:id="172" w:name="_nebA5F625D4_93E8_4ACE_8680_CCA3659C215B"/>
      <w:r>
        <w:rPr>
          <w:rFonts w:ascii="宋体" w:cs="宋体" w:hint="eastAsia"/>
          <w:color w:val="000000"/>
        </w:rPr>
        <w:t>王尚广，孙其博，杨放春</w:t>
      </w:r>
      <w:r>
        <w:rPr>
          <w:color w:val="000000"/>
        </w:rPr>
        <w:t xml:space="preserve">. </w:t>
      </w:r>
      <w:r>
        <w:rPr>
          <w:rFonts w:ascii="宋体" w:cs="宋体" w:hint="eastAsia"/>
          <w:color w:val="000000"/>
        </w:rPr>
        <w:t>基于全局</w:t>
      </w:r>
      <w:r>
        <w:rPr>
          <w:color w:val="000000"/>
        </w:rPr>
        <w:t>QoS</w:t>
      </w:r>
      <w:r>
        <w:rPr>
          <w:rFonts w:ascii="宋体" w:cs="宋体" w:hint="eastAsia"/>
          <w:color w:val="000000"/>
        </w:rPr>
        <w:t>约束分解的</w:t>
      </w:r>
      <w:r>
        <w:rPr>
          <w:color w:val="000000"/>
        </w:rPr>
        <w:t>Web</w:t>
      </w:r>
      <w:r>
        <w:rPr>
          <w:rFonts w:ascii="宋体" w:cs="宋体" w:hint="eastAsia"/>
          <w:color w:val="000000"/>
        </w:rPr>
        <w:t>服务动态选择</w:t>
      </w:r>
      <w:r>
        <w:rPr>
          <w:color w:val="000000"/>
        </w:rPr>
        <w:t xml:space="preserve">[J]. </w:t>
      </w:r>
      <w:r>
        <w:rPr>
          <w:rFonts w:ascii="宋体" w:cs="宋体" w:hint="eastAsia"/>
          <w:color w:val="000000"/>
        </w:rPr>
        <w:t>软件学报</w:t>
      </w:r>
      <w:r>
        <w:rPr>
          <w:color w:val="000000"/>
        </w:rPr>
        <w:t>. 2011, 22(7): 1426-1439.</w:t>
      </w:r>
      <w:bookmarkEnd w:id="172"/>
    </w:p>
    <w:p w14:paraId="033B14B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[52] </w:t>
      </w:r>
      <w:r>
        <w:rPr>
          <w:rFonts w:ascii="宋体" w:cs="宋体" w:hint="eastAsia"/>
          <w:color w:val="000000"/>
        </w:rPr>
        <w:t>刘开，李正义，范磊</w:t>
      </w:r>
      <w:r>
        <w:rPr>
          <w:color w:val="000000"/>
        </w:rPr>
        <w:t xml:space="preserve">. </w:t>
      </w:r>
      <w:r>
        <w:rPr>
          <w:rFonts w:ascii="宋体" w:cs="宋体" w:hint="eastAsia"/>
          <w:color w:val="000000"/>
        </w:rPr>
        <w:t>制造云服务组合柔性的多属性评价方法</w:t>
      </w:r>
      <w:r>
        <w:rPr>
          <w:color w:val="000000"/>
        </w:rPr>
        <w:t xml:space="preserve">[J]. </w:t>
      </w:r>
      <w:r>
        <w:rPr>
          <w:rFonts w:ascii="宋体" w:cs="宋体" w:hint="eastAsia"/>
          <w:color w:val="000000"/>
        </w:rPr>
        <w:t>江苏科技大学学报</w:t>
      </w:r>
      <w:r>
        <w:rPr>
          <w:color w:val="000000"/>
        </w:rPr>
        <w:t>(</w:t>
      </w:r>
      <w:r>
        <w:rPr>
          <w:rFonts w:ascii="宋体" w:cs="宋体" w:hint="eastAsia"/>
          <w:color w:val="000000"/>
        </w:rPr>
        <w:t>社会科学版</w:t>
      </w:r>
      <w:r>
        <w:rPr>
          <w:color w:val="000000"/>
        </w:rPr>
        <w:t>). 2015(3): 89-93.</w:t>
      </w:r>
    </w:p>
    <w:p w14:paraId="0C959456"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[53] </w:t>
      </w:r>
      <w:bookmarkStart w:id="173" w:name="_neb7AC7A377_C341_41A2_9980_59E8012D86C6"/>
      <w:r>
        <w:rPr>
          <w:rFonts w:ascii="宋体" w:cs="宋体" w:hint="eastAsia"/>
          <w:color w:val="000000"/>
        </w:rPr>
        <w:t>李雪</w:t>
      </w:r>
      <w:r>
        <w:rPr>
          <w:color w:val="000000"/>
        </w:rPr>
        <w:t xml:space="preserve">. </w:t>
      </w:r>
      <w:r>
        <w:rPr>
          <w:rFonts w:ascii="宋体" w:cs="宋体" w:hint="eastAsia"/>
          <w:color w:val="000000"/>
        </w:rPr>
        <w:t>制造云服务组合柔性评价研究</w:t>
      </w:r>
      <w:r>
        <w:rPr>
          <w:color w:val="000000"/>
        </w:rPr>
        <w:t xml:space="preserve">[Z]. </w:t>
      </w:r>
      <w:r>
        <w:rPr>
          <w:rFonts w:ascii="宋体" w:cs="宋体" w:hint="eastAsia"/>
          <w:color w:val="000000"/>
        </w:rPr>
        <w:t>沈阳工业大学</w:t>
      </w:r>
      <w:r>
        <w:rPr>
          <w:color w:val="000000"/>
        </w:rPr>
        <w:t>, 2015.</w:t>
      </w:r>
      <w:bookmarkEnd w:id="173"/>
    </w:p>
    <w:p w14:paraId="61685D09"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[54] </w:t>
      </w:r>
      <w:r>
        <w:rPr>
          <w:rFonts w:ascii="宋体" w:cs="宋体" w:hint="eastAsia"/>
          <w:color w:val="000000"/>
        </w:rPr>
        <w:t>董元发，郭钢</w:t>
      </w:r>
      <w:r>
        <w:rPr>
          <w:color w:val="000000"/>
        </w:rPr>
        <w:t xml:space="preserve">. </w:t>
      </w:r>
      <w:r>
        <w:rPr>
          <w:rFonts w:ascii="宋体" w:cs="宋体" w:hint="eastAsia"/>
          <w:color w:val="000000"/>
        </w:rPr>
        <w:t>基于模板与全局信任度的云制造服务评价与选择方法</w:t>
      </w:r>
      <w:r>
        <w:rPr>
          <w:color w:val="000000"/>
        </w:rPr>
        <w:t xml:space="preserve">[J]. </w:t>
      </w:r>
      <w:r>
        <w:rPr>
          <w:rFonts w:ascii="宋体" w:cs="宋体" w:hint="eastAsia"/>
          <w:color w:val="000000"/>
        </w:rPr>
        <w:t>计算机集成制造系统</w:t>
      </w:r>
      <w:r>
        <w:rPr>
          <w:color w:val="000000"/>
        </w:rPr>
        <w:t>. 2014, 20(1): 207-214.</w:t>
      </w:r>
    </w:p>
    <w:p w14:paraId="7BC60484"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[55] </w:t>
      </w:r>
      <w:bookmarkStart w:id="174" w:name="_nebE65F7539_3758_4447_A3F0_EAF7529AD6BA"/>
      <w:r>
        <w:rPr>
          <w:rFonts w:ascii="宋体" w:cs="宋体" w:hint="eastAsia"/>
          <w:color w:val="000000"/>
        </w:rPr>
        <w:t>李永湘，姚锡凡，徐川，等</w:t>
      </w:r>
      <w:r>
        <w:rPr>
          <w:color w:val="000000"/>
        </w:rPr>
        <w:t xml:space="preserve">. </w:t>
      </w:r>
      <w:r>
        <w:rPr>
          <w:rFonts w:ascii="宋体" w:cs="宋体" w:hint="eastAsia"/>
          <w:color w:val="000000"/>
        </w:rPr>
        <w:t>基于扩展进程代数的云制造服务组合建模与</w:t>
      </w:r>
      <w:r>
        <w:rPr>
          <w:color w:val="000000"/>
        </w:rPr>
        <w:t>QoS</w:t>
      </w:r>
      <w:r>
        <w:rPr>
          <w:rFonts w:ascii="宋体" w:cs="宋体" w:hint="eastAsia"/>
          <w:color w:val="000000"/>
        </w:rPr>
        <w:t>评价</w:t>
      </w:r>
      <w:r>
        <w:rPr>
          <w:color w:val="000000"/>
        </w:rPr>
        <w:t xml:space="preserve">[J]. </w:t>
      </w:r>
      <w:r>
        <w:rPr>
          <w:rFonts w:ascii="宋体" w:cs="宋体" w:hint="eastAsia"/>
          <w:color w:val="000000"/>
        </w:rPr>
        <w:t>计算机集成制造系统</w:t>
      </w:r>
      <w:r>
        <w:rPr>
          <w:color w:val="000000"/>
        </w:rPr>
        <w:t>. 2014, 20(3): 689-700.</w:t>
      </w:r>
      <w:bookmarkEnd w:id="174"/>
    </w:p>
    <w:p w14:paraId="76A8394E"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[56] </w:t>
      </w:r>
      <w:r>
        <w:rPr>
          <w:rFonts w:ascii="宋体" w:cs="宋体" w:hint="eastAsia"/>
          <w:color w:val="000000"/>
        </w:rPr>
        <w:t>李伯虎，张霖，王时龙，等</w:t>
      </w:r>
      <w:r>
        <w:rPr>
          <w:color w:val="000000"/>
        </w:rPr>
        <w:t xml:space="preserve">. </w:t>
      </w:r>
      <w:r>
        <w:rPr>
          <w:rFonts w:ascii="宋体" w:cs="宋体" w:hint="eastAsia"/>
          <w:color w:val="000000"/>
        </w:rPr>
        <w:t>云制造——面向服务的网络化制造新模式</w:t>
      </w:r>
      <w:r>
        <w:rPr>
          <w:color w:val="000000"/>
        </w:rPr>
        <w:t xml:space="preserve">[J]. </w:t>
      </w:r>
      <w:r>
        <w:rPr>
          <w:rFonts w:ascii="宋体" w:cs="宋体" w:hint="eastAsia"/>
          <w:color w:val="000000"/>
        </w:rPr>
        <w:t>计算机集成制造系统</w:t>
      </w:r>
      <w:r>
        <w:rPr>
          <w:color w:val="000000"/>
        </w:rPr>
        <w:t>. 2010(01): 1-7.</w:t>
      </w:r>
    </w:p>
    <w:p w14:paraId="2EAB6132" w14:textId="77777777" w:rsidR="001102C4" w:rsidRDefault="001102C4" w:rsidP="001102C4">
      <w:pPr>
        <w:widowControl w:val="0"/>
        <w:autoSpaceDE w:val="0"/>
        <w:autoSpaceDN w:val="0"/>
        <w:adjustRightInd w:val="0"/>
        <w:spacing w:line="400" w:lineRule="auto"/>
        <w:jc w:val="both"/>
        <w:rPr>
          <w:rFonts w:ascii="宋体"/>
        </w:rPr>
      </w:pPr>
      <w:r>
        <w:rPr>
          <w:color w:val="000000"/>
        </w:rPr>
        <w:t>[57] Shi S, Yang H, Liu H, et al. A resource allocation method based on competitiveness equilibrium for manufacturing grid[J]. International Journal of Advanced Manufacturing Technology. 2009, 41(9-10): 997-1002.</w:t>
      </w:r>
    </w:p>
    <w:p w14:paraId="7FBC7860" w14:textId="77777777" w:rsidR="001102C4" w:rsidRDefault="001102C4" w:rsidP="001102C4">
      <w:pPr>
        <w:widowControl w:val="0"/>
        <w:autoSpaceDE w:val="0"/>
        <w:autoSpaceDN w:val="0"/>
        <w:adjustRightInd w:val="0"/>
        <w:spacing w:line="400" w:lineRule="auto"/>
        <w:jc w:val="both"/>
        <w:rPr>
          <w:rFonts w:ascii="宋体"/>
        </w:rPr>
      </w:pPr>
      <w:r>
        <w:rPr>
          <w:color w:val="000000"/>
        </w:rPr>
        <w:t>[58] Tao F, Zhao D, Hu Y, et al. Resource Service Composition and Its Optimal-Selection Based on Particle Swarm Optimization in Manufacturing Grid System[J]. IEEE Transactions on Industrial Informatics. 2009, 4(4): 315-327.</w:t>
      </w:r>
    </w:p>
    <w:p w14:paraId="7C630A6F" w14:textId="77777777" w:rsidR="001102C4" w:rsidRDefault="001102C4" w:rsidP="001102C4">
      <w:pPr>
        <w:widowControl w:val="0"/>
        <w:autoSpaceDE w:val="0"/>
        <w:autoSpaceDN w:val="0"/>
        <w:adjustRightInd w:val="0"/>
        <w:spacing w:line="400" w:lineRule="auto"/>
        <w:jc w:val="both"/>
        <w:rPr>
          <w:rFonts w:ascii="宋体"/>
        </w:rPr>
      </w:pPr>
      <w:r>
        <w:rPr>
          <w:color w:val="000000"/>
        </w:rPr>
        <w:t>[59] Elkins D A, Huang N, Alden J M. Agile manufacturing systems in the automotive industry[J]. International Journal of Production Economics. 2004, 91(3): 201-214.</w:t>
      </w:r>
    </w:p>
    <w:p w14:paraId="7E94456C" w14:textId="77777777" w:rsidR="001102C4" w:rsidRDefault="001102C4" w:rsidP="001102C4">
      <w:pPr>
        <w:widowControl w:val="0"/>
        <w:autoSpaceDE w:val="0"/>
        <w:autoSpaceDN w:val="0"/>
        <w:adjustRightInd w:val="0"/>
        <w:spacing w:line="400" w:lineRule="auto"/>
        <w:jc w:val="both"/>
        <w:rPr>
          <w:rFonts w:ascii="宋体"/>
        </w:rPr>
      </w:pPr>
      <w:r>
        <w:rPr>
          <w:color w:val="000000"/>
        </w:rPr>
        <w:t>[60] Gao L, Zhang J, Li P. XML-based resource integration method for agile manufacturing[J]. China Mechanical Engineering. 2002, 13(1): 57-59.</w:t>
      </w:r>
    </w:p>
    <w:p w14:paraId="19383F3E" w14:textId="77777777" w:rsidR="001102C4" w:rsidRDefault="001102C4" w:rsidP="001102C4">
      <w:pPr>
        <w:widowControl w:val="0"/>
        <w:autoSpaceDE w:val="0"/>
        <w:autoSpaceDN w:val="0"/>
        <w:adjustRightInd w:val="0"/>
        <w:spacing w:line="400" w:lineRule="auto"/>
        <w:jc w:val="both"/>
        <w:rPr>
          <w:rFonts w:ascii="宋体"/>
        </w:rPr>
      </w:pPr>
      <w:r>
        <w:rPr>
          <w:color w:val="000000"/>
        </w:rPr>
        <w:t>[61] Kahraman C, Beskese A, Da R. Measuring flexibility of computer integrated manufacturing systems using fuzzy cash flow analysis[J]. Information Sciences. 2004, 168(1): 77-94.</w:t>
      </w:r>
    </w:p>
    <w:p w14:paraId="1DDEDC82"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[62] </w:t>
      </w:r>
      <w:r>
        <w:rPr>
          <w:rFonts w:ascii="宋体" w:cs="宋体" w:hint="eastAsia"/>
          <w:color w:val="000000"/>
        </w:rPr>
        <w:t>蒋新松</w:t>
      </w:r>
      <w:r>
        <w:rPr>
          <w:color w:val="000000"/>
        </w:rPr>
        <w:t>. 21</w:t>
      </w:r>
      <w:r>
        <w:rPr>
          <w:rFonts w:ascii="宋体" w:cs="宋体" w:hint="eastAsia"/>
          <w:color w:val="000000"/>
        </w:rPr>
        <w:t>世纪企业的主要模式──敏捷制造企业</w:t>
      </w:r>
      <w:r>
        <w:rPr>
          <w:color w:val="000000"/>
        </w:rPr>
        <w:t xml:space="preserve">[J]. </w:t>
      </w:r>
      <w:r>
        <w:rPr>
          <w:rFonts w:ascii="宋体" w:cs="宋体" w:hint="eastAsia"/>
          <w:color w:val="000000"/>
        </w:rPr>
        <w:t>计算机集成制造系统</w:t>
      </w:r>
      <w:r>
        <w:rPr>
          <w:color w:val="000000"/>
        </w:rPr>
        <w:t>. 1996, 2(4): 3-8.</w:t>
      </w:r>
    </w:p>
    <w:p w14:paraId="09BE16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[63] </w:t>
      </w:r>
      <w:r>
        <w:rPr>
          <w:rFonts w:ascii="宋体" w:cs="宋体" w:hint="eastAsia"/>
          <w:color w:val="000000"/>
        </w:rPr>
        <w:t>李伯虎，张霖，柴旭东</w:t>
      </w:r>
      <w:r>
        <w:rPr>
          <w:color w:val="000000"/>
        </w:rPr>
        <w:t xml:space="preserve">. </w:t>
      </w:r>
      <w:r>
        <w:rPr>
          <w:rFonts w:ascii="宋体" w:cs="宋体" w:hint="eastAsia"/>
          <w:color w:val="000000"/>
        </w:rPr>
        <w:t>云制造概论</w:t>
      </w:r>
      <w:r>
        <w:rPr>
          <w:color w:val="000000"/>
        </w:rPr>
        <w:t xml:space="preserve">[J]. </w:t>
      </w:r>
      <w:r>
        <w:rPr>
          <w:rFonts w:ascii="宋体" w:cs="宋体" w:hint="eastAsia"/>
          <w:color w:val="000000"/>
        </w:rPr>
        <w:t>中兴通讯技术</w:t>
      </w:r>
      <w:r>
        <w:rPr>
          <w:color w:val="000000"/>
        </w:rPr>
        <w:t>. 2010, 16(4): 5-8.</w:t>
      </w:r>
    </w:p>
    <w:p w14:paraId="5C6F6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[64] </w:t>
      </w:r>
      <w:r>
        <w:rPr>
          <w:rFonts w:ascii="宋体" w:cs="宋体" w:hint="eastAsia"/>
          <w:color w:val="000000"/>
        </w:rPr>
        <w:t>李伯虎，张霖，任磊，等</w:t>
      </w:r>
      <w:r>
        <w:rPr>
          <w:color w:val="000000"/>
        </w:rPr>
        <w:t xml:space="preserve">. </w:t>
      </w:r>
      <w:r>
        <w:rPr>
          <w:rFonts w:ascii="宋体" w:cs="宋体" w:hint="eastAsia"/>
          <w:color w:val="000000"/>
        </w:rPr>
        <w:t>再论云制造</w:t>
      </w:r>
      <w:r>
        <w:rPr>
          <w:color w:val="000000"/>
        </w:rPr>
        <w:t xml:space="preserve">[J]. </w:t>
      </w:r>
      <w:r>
        <w:rPr>
          <w:rFonts w:ascii="宋体" w:cs="宋体" w:hint="eastAsia"/>
          <w:color w:val="000000"/>
        </w:rPr>
        <w:t>计算机集成制造系统</w:t>
      </w:r>
      <w:r>
        <w:rPr>
          <w:color w:val="000000"/>
        </w:rPr>
        <w:t>. 2011, 17(3): 449-457.</w:t>
      </w:r>
    </w:p>
    <w:p w14:paraId="386CD46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[65] </w:t>
      </w:r>
      <w:r>
        <w:rPr>
          <w:rFonts w:ascii="宋体" w:cs="宋体" w:hint="eastAsia"/>
          <w:color w:val="000000"/>
        </w:rPr>
        <w:t>杨海成</w:t>
      </w:r>
      <w:r>
        <w:rPr>
          <w:color w:val="000000"/>
        </w:rPr>
        <w:t xml:space="preserve">. </w:t>
      </w:r>
      <w:r>
        <w:rPr>
          <w:rFonts w:ascii="宋体" w:cs="宋体" w:hint="eastAsia"/>
          <w:color w:val="000000"/>
        </w:rPr>
        <w:t>云制造是一种制造服务</w:t>
      </w:r>
      <w:r>
        <w:rPr>
          <w:color w:val="000000"/>
        </w:rPr>
        <w:t xml:space="preserve">[J]. </w:t>
      </w:r>
      <w:r>
        <w:rPr>
          <w:rFonts w:ascii="宋体" w:cs="宋体" w:hint="eastAsia"/>
          <w:color w:val="000000"/>
        </w:rPr>
        <w:t>机械设计与制造工程</w:t>
      </w:r>
      <w:r>
        <w:rPr>
          <w:color w:val="000000"/>
        </w:rPr>
        <w:t>. 2010, 39(6): 22-23.</w:t>
      </w:r>
    </w:p>
    <w:p w14:paraId="421E858F" w14:textId="77777777" w:rsidR="001102C4" w:rsidRDefault="001102C4" w:rsidP="001102C4">
      <w:pPr>
        <w:widowControl w:val="0"/>
        <w:autoSpaceDE w:val="0"/>
        <w:autoSpaceDN w:val="0"/>
        <w:adjustRightInd w:val="0"/>
        <w:spacing w:line="400" w:lineRule="auto"/>
        <w:jc w:val="both"/>
        <w:rPr>
          <w:rFonts w:ascii="宋体"/>
        </w:rPr>
      </w:pPr>
      <w:r>
        <w:rPr>
          <w:color w:val="000000"/>
        </w:rPr>
        <w:t>[66] Breiter G, Behrendt M. Life cycle and characteristics of services in the world of cloud computing[J]. 2009, 53(4): 1-3.</w:t>
      </w:r>
    </w:p>
    <w:p w14:paraId="27F6939F"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[67] </w:t>
      </w:r>
      <w:r>
        <w:rPr>
          <w:rFonts w:ascii="宋体" w:cs="宋体" w:hint="eastAsia"/>
          <w:color w:val="000000"/>
        </w:rPr>
        <w:t>李伯虎，张霖，任磊，等</w:t>
      </w:r>
      <w:r>
        <w:rPr>
          <w:color w:val="000000"/>
        </w:rPr>
        <w:t xml:space="preserve">. </w:t>
      </w:r>
      <w:r>
        <w:rPr>
          <w:rFonts w:ascii="宋体" w:cs="宋体" w:hint="eastAsia"/>
          <w:color w:val="000000"/>
        </w:rPr>
        <w:t>云制造典型特征、关键技术与应用</w:t>
      </w:r>
      <w:r>
        <w:rPr>
          <w:color w:val="000000"/>
        </w:rPr>
        <w:t xml:space="preserve">[J]. </w:t>
      </w:r>
      <w:r>
        <w:rPr>
          <w:rFonts w:ascii="宋体" w:cs="宋体" w:hint="eastAsia"/>
          <w:color w:val="000000"/>
        </w:rPr>
        <w:t>计算机集成制造系统</w:t>
      </w:r>
      <w:r>
        <w:rPr>
          <w:color w:val="000000"/>
        </w:rPr>
        <w:t>. 2012(07): 1345-1356.</w:t>
      </w:r>
    </w:p>
    <w:p w14:paraId="3989F7F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[68] </w:t>
      </w:r>
      <w:r>
        <w:rPr>
          <w:rFonts w:ascii="宋体" w:cs="宋体" w:hint="eastAsia"/>
          <w:color w:val="000000"/>
        </w:rPr>
        <w:t>金强</w:t>
      </w:r>
      <w:r>
        <w:rPr>
          <w:color w:val="000000"/>
        </w:rPr>
        <w:t xml:space="preserve">. </w:t>
      </w:r>
      <w:r>
        <w:rPr>
          <w:rFonts w:ascii="宋体" w:cs="宋体" w:hint="eastAsia"/>
          <w:color w:val="000000"/>
        </w:rPr>
        <w:t>基于</w:t>
      </w:r>
      <w:r>
        <w:rPr>
          <w:color w:val="000000"/>
        </w:rPr>
        <w:t>HBase</w:t>
      </w:r>
      <w:r>
        <w:rPr>
          <w:rFonts w:ascii="宋体" w:cs="宋体" w:hint="eastAsia"/>
          <w:color w:val="000000"/>
        </w:rPr>
        <w:t>的</w:t>
      </w:r>
      <w:r>
        <w:rPr>
          <w:color w:val="000000"/>
        </w:rPr>
        <w:t>RDF</w:t>
      </w:r>
      <w:r>
        <w:rPr>
          <w:rFonts w:ascii="宋体" w:cs="宋体" w:hint="eastAsia"/>
          <w:color w:val="000000"/>
        </w:rPr>
        <w:t>存储系统的研究与设计</w:t>
      </w:r>
      <w:r>
        <w:rPr>
          <w:color w:val="000000"/>
        </w:rPr>
        <w:t xml:space="preserve">[Z]. </w:t>
      </w:r>
      <w:r>
        <w:rPr>
          <w:rFonts w:ascii="宋体" w:cs="宋体" w:hint="eastAsia"/>
          <w:color w:val="000000"/>
        </w:rPr>
        <w:t>浙江大学</w:t>
      </w:r>
      <w:r>
        <w:rPr>
          <w:color w:val="000000"/>
        </w:rPr>
        <w:t>, 2011.</w:t>
      </w:r>
    </w:p>
    <w:p w14:paraId="7CFB1B04" w14:textId="77777777" w:rsidR="001102C4" w:rsidRDefault="001102C4" w:rsidP="001102C4">
      <w:pPr>
        <w:widowControl w:val="0"/>
        <w:autoSpaceDE w:val="0"/>
        <w:autoSpaceDN w:val="0"/>
        <w:adjustRightInd w:val="0"/>
        <w:spacing w:line="400" w:lineRule="auto"/>
        <w:jc w:val="both"/>
        <w:rPr>
          <w:rFonts w:ascii="宋体"/>
        </w:rPr>
      </w:pPr>
      <w:r>
        <w:rPr>
          <w:color w:val="000000"/>
        </w:rPr>
        <w:t>[69] Brickiey D G R V. RDF Vocabulary Description Language 1. 0</w:t>
      </w:r>
      <w:r>
        <w:rPr>
          <w:rFonts w:ascii="宋体" w:cs="宋体" w:hint="eastAsia"/>
          <w:color w:val="000000"/>
        </w:rPr>
        <w:t>：</w:t>
      </w:r>
      <w:r>
        <w:rPr>
          <w:color w:val="000000"/>
        </w:rPr>
        <w:t>RDF Schema[Z]. 2004.</w:t>
      </w:r>
    </w:p>
    <w:p w14:paraId="4848698E" w14:textId="77777777" w:rsidR="001102C4" w:rsidRDefault="001102C4" w:rsidP="001102C4">
      <w:pPr>
        <w:widowControl w:val="0"/>
        <w:autoSpaceDE w:val="0"/>
        <w:autoSpaceDN w:val="0"/>
        <w:adjustRightInd w:val="0"/>
        <w:spacing w:line="400" w:lineRule="auto"/>
        <w:jc w:val="both"/>
        <w:rPr>
          <w:rFonts w:ascii="宋体"/>
        </w:rPr>
      </w:pPr>
      <w:r>
        <w:rPr>
          <w:color w:val="000000"/>
        </w:rPr>
        <w:t>[70] Brikiey D G R V. Resource Description Framework(RDF) Schema Specification 1.0[Z]. 2000.</w:t>
      </w:r>
    </w:p>
    <w:p w14:paraId="1D06453B"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[71] </w:t>
      </w:r>
      <w:bookmarkStart w:id="175" w:name="_neb7F886809_F2A2_4718_B398_EAFBC3AF0C9C"/>
      <w:r>
        <w:rPr>
          <w:rFonts w:ascii="宋体" w:cs="宋体" w:hint="eastAsia"/>
          <w:color w:val="000000"/>
        </w:rPr>
        <w:t>胡鹤，刘大有，王生生</w:t>
      </w:r>
      <w:r>
        <w:rPr>
          <w:color w:val="000000"/>
        </w:rPr>
        <w:t>. Web</w:t>
      </w:r>
      <w:r>
        <w:rPr>
          <w:rFonts w:ascii="宋体" w:cs="宋体" w:hint="eastAsia"/>
          <w:color w:val="000000"/>
        </w:rPr>
        <w:t>本体语言</w:t>
      </w:r>
      <w:r>
        <w:rPr>
          <w:color w:val="000000"/>
        </w:rPr>
        <w:t xml:space="preserve">OWL[J]. </w:t>
      </w:r>
      <w:r>
        <w:rPr>
          <w:rFonts w:ascii="宋体" w:cs="宋体" w:hint="eastAsia"/>
          <w:color w:val="000000"/>
        </w:rPr>
        <w:t>计算机工程</w:t>
      </w:r>
      <w:r>
        <w:rPr>
          <w:color w:val="000000"/>
        </w:rPr>
        <w:t>. 2004, 30(12): 1-2.</w:t>
      </w:r>
      <w:bookmarkEnd w:id="175"/>
    </w:p>
    <w:p w14:paraId="149A9757" w14:textId="77777777" w:rsidR="001102C4" w:rsidRDefault="001102C4" w:rsidP="001102C4">
      <w:pPr>
        <w:widowControl w:val="0"/>
        <w:autoSpaceDE w:val="0"/>
        <w:autoSpaceDN w:val="0"/>
        <w:adjustRightInd w:val="0"/>
        <w:spacing w:line="400" w:lineRule="auto"/>
        <w:jc w:val="both"/>
        <w:rPr>
          <w:rFonts w:ascii="宋体"/>
        </w:rPr>
      </w:pPr>
      <w:r>
        <w:rPr>
          <w:color w:val="000000"/>
        </w:rPr>
        <w:t xml:space="preserve">[72] </w:t>
      </w:r>
      <w:r>
        <w:rPr>
          <w:rFonts w:ascii="宋体" w:cs="宋体" w:hint="eastAsia"/>
          <w:color w:val="000000"/>
        </w:rPr>
        <w:t>田雪莹，吉锋</w:t>
      </w:r>
      <w:r>
        <w:rPr>
          <w:color w:val="000000"/>
        </w:rPr>
        <w:t xml:space="preserve">. </w:t>
      </w:r>
      <w:r>
        <w:rPr>
          <w:rFonts w:ascii="宋体" w:cs="宋体" w:hint="eastAsia"/>
          <w:color w:val="000000"/>
        </w:rPr>
        <w:t>语义</w:t>
      </w:r>
      <w:r>
        <w:rPr>
          <w:color w:val="000000"/>
        </w:rPr>
        <w:t>Web</w:t>
      </w:r>
      <w:r>
        <w:rPr>
          <w:rFonts w:ascii="宋体" w:cs="宋体" w:hint="eastAsia"/>
          <w:color w:val="000000"/>
        </w:rPr>
        <w:t>技术与网络化制造</w:t>
      </w:r>
      <w:r>
        <w:rPr>
          <w:color w:val="000000"/>
        </w:rPr>
        <w:t xml:space="preserve">[Z]. </w:t>
      </w:r>
      <w:r>
        <w:rPr>
          <w:rFonts w:ascii="宋体" w:cs="宋体" w:hint="eastAsia"/>
          <w:color w:val="000000"/>
        </w:rPr>
        <w:t>经济管理出版社</w:t>
      </w:r>
      <w:r>
        <w:rPr>
          <w:color w:val="000000"/>
        </w:rPr>
        <w:t>, 2013.</w:t>
      </w:r>
    </w:p>
    <w:p w14:paraId="09ACB335" w14:textId="37900E90" w:rsidR="001102C4" w:rsidRDefault="001102C4" w:rsidP="001102C4">
      <w:pPr>
        <w:widowControl w:val="0"/>
        <w:autoSpaceDE w:val="0"/>
        <w:autoSpaceDN w:val="0"/>
        <w:adjustRightInd w:val="0"/>
        <w:spacing w:line="400" w:lineRule="auto"/>
        <w:jc w:val="both"/>
        <w:rPr>
          <w:rFonts w:ascii="宋体"/>
        </w:rPr>
      </w:pPr>
      <w:r>
        <w:rPr>
          <w:color w:val="000000"/>
        </w:rPr>
        <w:t xml:space="preserve">[73] </w:t>
      </w:r>
      <w:bookmarkStart w:id="176" w:name="_neb9AC489DF_0EB3_4D47_870B_F46DBCF8C971"/>
      <w:r>
        <w:rPr>
          <w:color w:val="000000"/>
        </w:rPr>
        <w:t>David Martin M B. OWL-S: Semantic markup for web services[Z]. 2004.</w:t>
      </w:r>
      <w:bookmarkEnd w:id="176"/>
      <w:r w:rsidR="000E3CB9">
        <w:rPr>
          <w:rFonts w:ascii="宋体"/>
        </w:rPr>
        <w:t xml:space="preserve"> </w:t>
      </w:r>
    </w:p>
    <w:p w14:paraId="7CB4D660" w14:textId="2C8FFF96" w:rsidR="00EE591D" w:rsidRDefault="00AD0BF3" w:rsidP="000E3CB9">
      <w:pPr>
        <w:pStyle w:val="1"/>
        <w:rPr>
          <w:noProof/>
        </w:rPr>
      </w:pPr>
      <w:r>
        <w:fldChar w:fldCharType="end"/>
      </w:r>
      <w:bookmarkStart w:id="177" w:name="_Toc93734171"/>
      <w:bookmarkStart w:id="178" w:name="_Toc487899373"/>
      <w:bookmarkStart w:id="179" w:name="_Toc487899892"/>
      <w:bookmarkStart w:id="180" w:name="_Toc488759720"/>
      <w:bookmarkStart w:id="181" w:name="_Toc501892857"/>
      <w:r w:rsidR="00EE591D" w:rsidRPr="00A164A5">
        <w:rPr>
          <w:rFonts w:hint="eastAsia"/>
        </w:rPr>
        <w:t>个人简历、在读期间发表的学术论文与研究成果</w:t>
      </w:r>
      <w:bookmarkEnd w:id="177"/>
      <w:bookmarkEnd w:id="178"/>
      <w:bookmarkEnd w:id="179"/>
      <w:bookmarkEnd w:id="180"/>
      <w:bookmarkEnd w:id="181"/>
    </w:p>
    <w:p w14:paraId="4091122B"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个人简历：</w:t>
      </w:r>
    </w:p>
    <w:p w14:paraId="1872C7AD" w14:textId="3A6D96BC" w:rsidR="00EE591D" w:rsidRPr="00D2717A" w:rsidRDefault="00EE591D" w:rsidP="00EE591D">
      <w:pPr>
        <w:spacing w:line="320" w:lineRule="exact"/>
        <w:rPr>
          <w:rFonts w:ascii="宋体" w:hAnsi="宋体"/>
          <w:bCs/>
          <w:sz w:val="21"/>
          <w:szCs w:val="21"/>
        </w:rPr>
      </w:pPr>
      <w:r>
        <w:rPr>
          <w:rFonts w:ascii="宋体" w:hAnsi="宋体" w:hint="eastAsia"/>
          <w:bCs/>
          <w:sz w:val="21"/>
          <w:szCs w:val="21"/>
        </w:rPr>
        <w:t>姜智慧，男</w:t>
      </w:r>
      <w:r w:rsidRPr="00D2717A">
        <w:rPr>
          <w:rFonts w:ascii="宋体" w:hAnsi="宋体" w:hint="eastAsia"/>
          <w:bCs/>
          <w:sz w:val="21"/>
          <w:szCs w:val="21"/>
        </w:rPr>
        <w:t>，</w:t>
      </w:r>
      <w:r>
        <w:rPr>
          <w:rFonts w:ascii="宋体" w:hAnsi="宋体" w:hint="eastAsia"/>
          <w:bCs/>
          <w:sz w:val="21"/>
          <w:szCs w:val="21"/>
        </w:rPr>
        <w:t>1992</w:t>
      </w:r>
      <w:r w:rsidRPr="00D2717A">
        <w:rPr>
          <w:rFonts w:ascii="宋体" w:hAnsi="宋体" w:hint="eastAsia"/>
          <w:bCs/>
          <w:sz w:val="21"/>
          <w:szCs w:val="21"/>
        </w:rPr>
        <w:t>年</w:t>
      </w:r>
      <w:r>
        <w:rPr>
          <w:rFonts w:ascii="宋体" w:hAnsi="宋体" w:hint="eastAsia"/>
          <w:bCs/>
          <w:sz w:val="21"/>
          <w:szCs w:val="21"/>
        </w:rPr>
        <w:t>10</w:t>
      </w:r>
      <w:r w:rsidRPr="00D2717A">
        <w:rPr>
          <w:rFonts w:ascii="宋体" w:hAnsi="宋体" w:hint="eastAsia"/>
          <w:bCs/>
          <w:sz w:val="21"/>
          <w:szCs w:val="21"/>
        </w:rPr>
        <w:t>月生。</w:t>
      </w:r>
    </w:p>
    <w:p w14:paraId="0662F957" w14:textId="380B82D1" w:rsidR="00EE591D" w:rsidRPr="00D2717A" w:rsidRDefault="00EE591D" w:rsidP="00EE591D">
      <w:pPr>
        <w:spacing w:line="320" w:lineRule="exact"/>
        <w:rPr>
          <w:rFonts w:ascii="宋体" w:hAnsi="宋体"/>
          <w:bCs/>
          <w:sz w:val="21"/>
          <w:szCs w:val="21"/>
        </w:rPr>
      </w:pPr>
      <w:r>
        <w:rPr>
          <w:rFonts w:ascii="宋体" w:hAnsi="宋体" w:hint="eastAsia"/>
          <w:bCs/>
          <w:sz w:val="21"/>
          <w:szCs w:val="21"/>
        </w:rPr>
        <w:t>2011</w:t>
      </w:r>
      <w:r w:rsidRPr="00D2717A">
        <w:rPr>
          <w:rFonts w:ascii="宋体" w:hAnsi="宋体" w:hint="eastAsia"/>
          <w:bCs/>
          <w:sz w:val="21"/>
          <w:szCs w:val="21"/>
        </w:rPr>
        <w:t>年7月毕业于</w:t>
      </w:r>
      <w:r>
        <w:rPr>
          <w:rFonts w:ascii="宋体" w:hAnsi="宋体" w:hint="eastAsia"/>
          <w:bCs/>
          <w:sz w:val="21"/>
          <w:szCs w:val="21"/>
        </w:rPr>
        <w:t>杭州电子科技大学</w:t>
      </w:r>
      <w:r w:rsidRPr="00D2717A">
        <w:rPr>
          <w:rFonts w:ascii="宋体" w:hAnsi="宋体" w:hint="eastAsia"/>
          <w:bCs/>
          <w:sz w:val="21"/>
          <w:szCs w:val="21"/>
        </w:rPr>
        <w:t xml:space="preserve"> </w:t>
      </w:r>
      <w:r>
        <w:rPr>
          <w:rFonts w:ascii="宋体" w:hAnsi="宋体" w:hint="eastAsia"/>
          <w:bCs/>
          <w:sz w:val="21"/>
          <w:szCs w:val="21"/>
        </w:rPr>
        <w:t>电气工程与自动化</w:t>
      </w:r>
      <w:r w:rsidRPr="00D2717A">
        <w:rPr>
          <w:rFonts w:ascii="宋体" w:hAnsi="宋体" w:hint="eastAsia"/>
          <w:bCs/>
          <w:sz w:val="21"/>
          <w:szCs w:val="21"/>
        </w:rPr>
        <w:t xml:space="preserve"> 获学士学位。</w:t>
      </w:r>
    </w:p>
    <w:p w14:paraId="1E0428A5" w14:textId="29E6E43E" w:rsidR="00EE591D" w:rsidRDefault="00EE591D" w:rsidP="00EE591D">
      <w:pPr>
        <w:spacing w:line="320" w:lineRule="exact"/>
        <w:rPr>
          <w:rFonts w:ascii="宋体" w:hAnsi="宋体"/>
          <w:bCs/>
          <w:sz w:val="21"/>
          <w:szCs w:val="21"/>
        </w:rPr>
      </w:pPr>
      <w:r>
        <w:rPr>
          <w:rFonts w:ascii="宋体" w:hAnsi="宋体" w:hint="eastAsia"/>
          <w:bCs/>
          <w:sz w:val="21"/>
          <w:szCs w:val="21"/>
        </w:rPr>
        <w:t>2015</w:t>
      </w:r>
      <w:r w:rsidRPr="00D2717A">
        <w:rPr>
          <w:rFonts w:ascii="宋体" w:hAnsi="宋体" w:hint="eastAsia"/>
          <w:bCs/>
          <w:sz w:val="21"/>
          <w:szCs w:val="21"/>
        </w:rPr>
        <w:t>年9月入同济大学读硕士研究生。</w:t>
      </w:r>
    </w:p>
    <w:p w14:paraId="2097F199" w14:textId="77777777" w:rsidR="00EE591D" w:rsidRPr="00EE591D" w:rsidRDefault="00EE591D" w:rsidP="00EE591D">
      <w:pPr>
        <w:spacing w:line="320" w:lineRule="exact"/>
        <w:rPr>
          <w:rFonts w:ascii="宋体" w:hAnsi="宋体"/>
          <w:bCs/>
          <w:sz w:val="21"/>
          <w:szCs w:val="21"/>
        </w:rPr>
      </w:pPr>
    </w:p>
    <w:p w14:paraId="001C4225" w14:textId="77777777" w:rsidR="00EE591D" w:rsidRPr="00D2717A" w:rsidRDefault="00EE591D" w:rsidP="00EE591D">
      <w:pPr>
        <w:spacing w:line="320" w:lineRule="exact"/>
        <w:rPr>
          <w:rFonts w:ascii="宋体" w:hAnsi="宋体"/>
          <w:b/>
          <w:bCs/>
          <w:sz w:val="21"/>
          <w:szCs w:val="21"/>
        </w:rPr>
      </w:pPr>
      <w:r w:rsidRPr="00D2717A">
        <w:rPr>
          <w:rFonts w:ascii="宋体" w:hAnsi="宋体" w:hint="eastAsia"/>
          <w:b/>
          <w:bCs/>
          <w:sz w:val="21"/>
          <w:szCs w:val="21"/>
        </w:rPr>
        <w:t>已发表论文：</w:t>
      </w:r>
    </w:p>
    <w:p w14:paraId="6BDB601D" w14:textId="148E5092" w:rsidR="00220715" w:rsidRDefault="00EE591D" w:rsidP="00EE591D">
      <w:pPr>
        <w:spacing w:line="320" w:lineRule="exact"/>
        <w:ind w:left="315" w:hangingChars="150" w:hanging="315"/>
        <w:rPr>
          <w:rFonts w:ascii="宋体" w:hAnsi="宋体"/>
          <w:sz w:val="21"/>
          <w:szCs w:val="21"/>
        </w:rPr>
      </w:pPr>
      <w:r w:rsidRPr="00B93550">
        <w:rPr>
          <w:rFonts w:ascii="宋体" w:hAnsi="宋体" w:hint="eastAsia"/>
          <w:sz w:val="21"/>
          <w:szCs w:val="21"/>
        </w:rPr>
        <w:t>[1]</w:t>
      </w:r>
      <w:r w:rsidR="00BB771E">
        <w:rPr>
          <w:rFonts w:ascii="宋体" w:hAnsi="宋体"/>
          <w:sz w:val="21"/>
          <w:szCs w:val="21"/>
        </w:rPr>
        <w:t xml:space="preserve"> </w:t>
      </w:r>
      <w:r>
        <w:rPr>
          <w:rFonts w:ascii="宋体" w:hAnsi="宋体" w:hint="eastAsia"/>
          <w:sz w:val="21"/>
          <w:szCs w:val="21"/>
        </w:rPr>
        <w:t>姜智慧</w:t>
      </w:r>
      <w:r w:rsidRPr="00B93550">
        <w:rPr>
          <w:rFonts w:ascii="宋体" w:hAnsi="宋体"/>
          <w:sz w:val="21"/>
          <w:szCs w:val="21"/>
        </w:rPr>
        <w:t>,陆剑峰,</w:t>
      </w:r>
      <w:proofErr w:type="gramStart"/>
      <w:r w:rsidR="00220715">
        <w:rPr>
          <w:rFonts w:ascii="宋体" w:hAnsi="宋体" w:hint="eastAsia"/>
          <w:sz w:val="21"/>
          <w:szCs w:val="21"/>
        </w:rPr>
        <w:t>余涛</w:t>
      </w:r>
      <w:proofErr w:type="gramEnd"/>
      <w:r w:rsidRPr="00B93550">
        <w:rPr>
          <w:rFonts w:ascii="宋体" w:hAnsi="宋体"/>
          <w:sz w:val="21"/>
          <w:szCs w:val="21"/>
        </w:rPr>
        <w:t xml:space="preserve">. </w:t>
      </w:r>
      <w:r w:rsidR="00220715">
        <w:rPr>
          <w:rFonts w:ascii="宋体" w:hAnsi="宋体" w:hint="eastAsia"/>
          <w:sz w:val="21"/>
          <w:szCs w:val="21"/>
        </w:rPr>
        <w:t>基于Jena的仿真模型的云端交互</w:t>
      </w:r>
      <w:r w:rsidRPr="00B93550">
        <w:rPr>
          <w:rFonts w:ascii="宋体" w:hAnsi="宋体"/>
          <w:sz w:val="21"/>
          <w:szCs w:val="21"/>
        </w:rPr>
        <w:t>[J]. 制造业自动化,2016,</w:t>
      </w:r>
      <w:r w:rsidR="00220715">
        <w:rPr>
          <w:rFonts w:ascii="宋体" w:hAnsi="宋体" w:hint="eastAsia"/>
          <w:sz w:val="21"/>
          <w:szCs w:val="21"/>
        </w:rPr>
        <w:t>38</w:t>
      </w:r>
      <w:r w:rsidRPr="00B93550">
        <w:rPr>
          <w:rFonts w:ascii="宋体" w:hAnsi="宋体"/>
          <w:sz w:val="21"/>
          <w:szCs w:val="21"/>
        </w:rPr>
        <w:t>(</w:t>
      </w:r>
      <w:r w:rsidR="00220715">
        <w:rPr>
          <w:rFonts w:ascii="宋体" w:hAnsi="宋体" w:hint="eastAsia"/>
          <w:sz w:val="21"/>
          <w:szCs w:val="21"/>
        </w:rPr>
        <w:t>11</w:t>
      </w:r>
      <w:r w:rsidRPr="00B93550">
        <w:rPr>
          <w:rFonts w:ascii="宋体" w:hAnsi="宋体"/>
          <w:sz w:val="21"/>
          <w:szCs w:val="21"/>
        </w:rPr>
        <w:t>):</w:t>
      </w:r>
      <w:r w:rsidR="00220715">
        <w:rPr>
          <w:rFonts w:ascii="宋体" w:hAnsi="宋体" w:hint="eastAsia"/>
          <w:sz w:val="21"/>
          <w:szCs w:val="21"/>
        </w:rPr>
        <w:t>25-27</w:t>
      </w:r>
      <w:r w:rsidRPr="00B93550">
        <w:rPr>
          <w:rFonts w:ascii="宋体" w:hAnsi="宋体"/>
          <w:sz w:val="21"/>
          <w:szCs w:val="21"/>
        </w:rPr>
        <w:t>.</w:t>
      </w:r>
      <w:bookmarkStart w:id="182" w:name="_Toc487899374"/>
      <w:bookmarkStart w:id="183" w:name="_Toc487899600"/>
      <w:bookmarkStart w:id="184" w:name="_Toc487899893"/>
    </w:p>
    <w:p w14:paraId="57222476" w14:textId="32B5B034" w:rsidR="00EE591D" w:rsidRPr="00B93550" w:rsidRDefault="00EE591D" w:rsidP="00EE591D">
      <w:pPr>
        <w:spacing w:line="320" w:lineRule="exact"/>
        <w:ind w:left="315" w:hangingChars="150" w:hanging="315"/>
        <w:rPr>
          <w:rFonts w:ascii="宋体" w:hAnsi="宋体"/>
          <w:sz w:val="21"/>
          <w:szCs w:val="21"/>
        </w:rPr>
      </w:pPr>
      <w:r w:rsidRPr="00B93550">
        <w:rPr>
          <w:rFonts w:ascii="宋体" w:hAnsi="宋体" w:hint="eastAsia"/>
          <w:noProof/>
          <w:sz w:val="21"/>
          <w:szCs w:val="21"/>
        </w:rPr>
        <mc:AlternateContent>
          <mc:Choice Requires="wps">
            <w:drawing>
              <wp:anchor distT="0" distB="0" distL="114300" distR="114300" simplePos="0" relativeHeight="251664384" behindDoc="0" locked="0" layoutInCell="1" allowOverlap="1" wp14:anchorId="53DDA459" wp14:editId="78F6DE9E">
                <wp:simplePos x="0" y="0"/>
                <wp:positionH relativeFrom="column">
                  <wp:posOffset>-1141095</wp:posOffset>
                </wp:positionH>
                <wp:positionV relativeFrom="paragraph">
                  <wp:posOffset>-6721475</wp:posOffset>
                </wp:positionV>
                <wp:extent cx="914400" cy="914400"/>
                <wp:effectExtent l="9525" t="12065" r="9525" b="6985"/>
                <wp:wrapNone/>
                <wp:docPr id="154" name="文本框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914400"/>
                        </a:xfrm>
                        <a:prstGeom prst="rect">
                          <a:avLst/>
                        </a:prstGeom>
                        <a:solidFill>
                          <a:srgbClr val="FFFFFF"/>
                        </a:solidFill>
                        <a:ln w="9525">
                          <a:solidFill>
                            <a:srgbClr val="000000"/>
                          </a:solidFill>
                          <a:miter lim="800000"/>
                          <a:headEnd/>
                          <a:tailEnd/>
                        </a:ln>
                      </wps:spPr>
                      <wps:txbx>
                        <w:txbxContent>
                          <w:p w14:paraId="51531E0E" w14:textId="77777777" w:rsidR="006515C9" w:rsidRDefault="006515C9" w:rsidP="00EE591D">
                            <w:pPr>
                              <w:ind w:firstLine="480"/>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DDA459" id="文本框 154" o:spid="_x0000_s1157" type="#_x0000_t202" style="position:absolute;left:0;text-align:left;margin-left:-89.85pt;margin-top:-529.25pt;width:1in;height:1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">
                <v:textbox>
                  <w:txbxContent>
                    <w:p w14:paraId="51531E0E" w14:textId="77777777" w:rsidR="006515C9" w:rsidRDefault="006515C9" w:rsidP="00EE591D">
                      <w:pPr>
                        <w:ind w:firstLine="480"/>
                      </w:pPr>
                    </w:p>
                  </w:txbxContent>
                </v:textbox>
              </v:shape>
            </w:pict>
          </mc:Fallback>
        </mc:AlternateContent>
      </w:r>
      <w:bookmarkEnd w:id="182"/>
      <w:bookmarkEnd w:id="183"/>
      <w:bookmarkEnd w:id="184"/>
      <w:r w:rsidR="00220715">
        <w:rPr>
          <w:rFonts w:ascii="宋体" w:hAnsi="宋体" w:hint="eastAsia"/>
          <w:sz w:val="21"/>
          <w:szCs w:val="21"/>
        </w:rPr>
        <w:t>[</w:t>
      </w:r>
      <w:r w:rsidR="00220715">
        <w:rPr>
          <w:rFonts w:ascii="宋体" w:hAnsi="宋体"/>
          <w:sz w:val="21"/>
          <w:szCs w:val="21"/>
        </w:rPr>
        <w:t>2]</w:t>
      </w:r>
      <w:r w:rsidR="00BB771E">
        <w:rPr>
          <w:rFonts w:ascii="宋体" w:hAnsi="宋体"/>
          <w:sz w:val="21"/>
          <w:szCs w:val="21"/>
        </w:rPr>
        <w:t xml:space="preserve"> </w:t>
      </w:r>
      <w:r w:rsidR="00220715">
        <w:rPr>
          <w:rFonts w:ascii="宋体" w:hAnsi="宋体"/>
          <w:sz w:val="21"/>
          <w:szCs w:val="21"/>
        </w:rPr>
        <w:t xml:space="preserve">Zhihui Jiang, Jianfeng Lu, Hui Wang, etc. </w:t>
      </w:r>
      <w:r w:rsidR="00220715" w:rsidRPr="00220715">
        <w:rPr>
          <w:rFonts w:ascii="宋体" w:hAnsi="宋体"/>
          <w:sz w:val="21"/>
          <w:szCs w:val="21"/>
        </w:rPr>
        <w:t>Simulation Oriented OWL-S Extension and Cloud Interaction</w:t>
      </w:r>
      <w:r w:rsidR="00220715">
        <w:rPr>
          <w:rFonts w:ascii="宋体" w:hAnsi="宋体"/>
          <w:sz w:val="21"/>
          <w:szCs w:val="21"/>
        </w:rPr>
        <w:t xml:space="preserve">[C]. </w:t>
      </w:r>
      <w:r w:rsidR="00220715">
        <w:rPr>
          <w:rFonts w:ascii="宋体"/>
          <w:sz w:val="22"/>
          <w:szCs w:val="22"/>
        </w:rPr>
        <w:t>INTERNATIONAL CONFERENCE ON COMPUTER NETWORKS AND COMMUNICATION TECHNOLOGY, 2016.</w:t>
      </w:r>
    </w:p>
    <w:p w14:paraId="30C359A7" w14:textId="77777777" w:rsidR="00EE591D" w:rsidRPr="00EE591D" w:rsidRDefault="00EE591D" w:rsidP="004A6D78">
      <w:pPr>
        <w:autoSpaceDE w:val="0"/>
        <w:autoSpaceDN w:val="0"/>
        <w:adjustRightInd w:val="0"/>
      </w:pPr>
    </w:p>
    <w:sectPr w:rsidR="00EE591D" w:rsidRPr="00EE591D">
      <w:headerReference w:type="default" r:id="rId73"/>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6" w:author="陆剑峰" w:date="2017-12-29T20:47:00Z" w:initials="陆剑峰">
    <w:p w14:paraId="3B2A249B" w14:textId="2CC6A981" w:rsidR="006515C9" w:rsidRDefault="006515C9">
      <w:pPr>
        <w:pStyle w:val="af0"/>
      </w:pPr>
      <w:r>
        <w:rPr>
          <w:rStyle w:val="ae"/>
        </w:rPr>
        <w:annotationRef/>
      </w:r>
      <w:r>
        <w:rPr>
          <w:rFonts w:hint="eastAsia"/>
        </w:rPr>
        <w:t>。</w:t>
      </w:r>
      <w:r>
        <w:t>。。</w:t>
      </w:r>
    </w:p>
  </w:comment>
  <w:comment w:id="106" w:author="陆剑峰" w:date="2017-12-29T20:56:00Z" w:initials="陆剑峰">
    <w:p w14:paraId="2A98E01F" w14:textId="77777777" w:rsidR="006515C9" w:rsidRDefault="006515C9">
      <w:pPr>
        <w:pStyle w:val="af0"/>
      </w:pPr>
      <w:r>
        <w:rPr>
          <w:rStyle w:val="ae"/>
        </w:rPr>
        <w:annotationRef/>
      </w:r>
      <w:proofErr w:type="gramStart"/>
      <w:r>
        <w:rPr>
          <w:rFonts w:hint="eastAsia"/>
        </w:rPr>
        <w:t>云制造</w:t>
      </w:r>
      <w:proofErr w:type="gramEnd"/>
      <w:r>
        <w:rPr>
          <w:rFonts w:hint="eastAsia"/>
        </w:rPr>
        <w:t>服务原型系统的设计与开发</w:t>
      </w:r>
    </w:p>
    <w:p w14:paraId="5C68630B" w14:textId="77777777" w:rsidR="006515C9" w:rsidRDefault="006515C9">
      <w:pPr>
        <w:pStyle w:val="af0"/>
      </w:pPr>
    </w:p>
    <w:p w14:paraId="71B9C2F2" w14:textId="564AC3EE" w:rsidR="006515C9" w:rsidRDefault="006515C9">
      <w:pPr>
        <w:pStyle w:val="af0"/>
      </w:pPr>
      <w:r>
        <w:rPr>
          <w:rFonts w:hint="eastAsia"/>
        </w:rPr>
        <w:t>原型系统设计目标</w:t>
      </w:r>
    </w:p>
    <w:p w14:paraId="0E880E4C" w14:textId="5C91A832" w:rsidR="006515C9" w:rsidRDefault="006515C9">
      <w:pPr>
        <w:pStyle w:val="af0"/>
      </w:pPr>
      <w:r>
        <w:rPr>
          <w:rFonts w:hint="eastAsia"/>
        </w:rPr>
        <w:t>原型系统功能设计</w:t>
      </w:r>
    </w:p>
    <w:p w14:paraId="5AEE5C1B" w14:textId="429D2BFE" w:rsidR="006515C9" w:rsidRDefault="006515C9">
      <w:pPr>
        <w:pStyle w:val="af0"/>
      </w:pPr>
      <w:r>
        <w:rPr>
          <w:rFonts w:hint="eastAsia"/>
        </w:rPr>
        <w:t>原型系统的应用流程</w:t>
      </w:r>
    </w:p>
    <w:p w14:paraId="22AD769B" w14:textId="115E9072" w:rsidR="006515C9" w:rsidRDefault="006515C9">
      <w:pPr>
        <w:pStyle w:val="af0"/>
      </w:pPr>
      <w:r>
        <w:rPr>
          <w:rFonts w:hint="eastAsia"/>
        </w:rPr>
        <w:t>原型系统的开发实现</w:t>
      </w:r>
    </w:p>
    <w:p w14:paraId="73D81314" w14:textId="266216D0" w:rsidR="006515C9" w:rsidRDefault="006515C9" w:rsidP="000213C6">
      <w:pPr>
        <w:pStyle w:val="af0"/>
        <w:ind w:firstLine="421"/>
      </w:pPr>
      <w:r>
        <w:rPr>
          <w:rFonts w:hint="eastAsia"/>
        </w:rPr>
        <w:t>（典型模块的实现）</w:t>
      </w:r>
    </w:p>
    <w:p w14:paraId="46756280" w14:textId="164B87BB" w:rsidR="006515C9" w:rsidRDefault="006515C9" w:rsidP="000213C6">
      <w:pPr>
        <w:pStyle w:val="af0"/>
        <w:ind w:firstLine="421"/>
      </w:pPr>
      <w:r>
        <w:rPr>
          <w:rFonts w:hint="eastAsia"/>
        </w:rPr>
        <w:t>原型系统运行案例</w:t>
      </w:r>
    </w:p>
    <w:p w14:paraId="6AA2D03F" w14:textId="77777777" w:rsidR="006515C9" w:rsidRDefault="006515C9" w:rsidP="000213C6">
      <w:pPr>
        <w:pStyle w:val="af0"/>
        <w:ind w:firstLine="421"/>
      </w:pPr>
    </w:p>
    <w:p w14:paraId="32EE8D0F" w14:textId="77777777" w:rsidR="006515C9" w:rsidRDefault="006515C9">
      <w:pPr>
        <w:pStyle w:val="af0"/>
      </w:pPr>
    </w:p>
    <w:p w14:paraId="098370EA" w14:textId="77777777" w:rsidR="006515C9" w:rsidRDefault="006515C9">
      <w:pPr>
        <w:pStyle w:val="af0"/>
      </w:pPr>
    </w:p>
    <w:p w14:paraId="5966A9C0" w14:textId="73A484B1" w:rsidR="006515C9" w:rsidRPr="000213C6" w:rsidRDefault="006515C9">
      <w:pPr>
        <w:pStyle w:val="af0"/>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B2A249B" w15:done="0"/>
  <w15:commentEx w15:paraId="5966A9C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24BF62" w14:textId="77777777" w:rsidR="006515C9" w:rsidRDefault="006515C9" w:rsidP="0058763E">
      <w:r>
        <w:separator/>
      </w:r>
    </w:p>
  </w:endnote>
  <w:endnote w:type="continuationSeparator" w:id="0">
    <w:p w14:paraId="08CCC025" w14:textId="77777777" w:rsidR="006515C9" w:rsidRDefault="006515C9" w:rsidP="005876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DY249+ZINHpJ-252">
    <w:altName w:val="Times New Roman"/>
    <w:panose1 w:val="00000000000000000000"/>
    <w:charset w:val="00"/>
    <w:family w:val="roman"/>
    <w:notTrueType/>
    <w:pitch w:val="default"/>
  </w:font>
  <w:font w:name="DY2+ZINHoN-2">
    <w:altName w:val="Times New Roman"/>
    <w:panose1 w:val="00000000000000000000"/>
    <w:charset w:val="00"/>
    <w:family w:val="roman"/>
    <w:notTrueType/>
    <w:pitch w:val="default"/>
  </w:font>
  <w:font w:name="DY15+ZINHoP-17">
    <w:altName w:val="Times New Roman"/>
    <w:panose1 w:val="00000000000000000000"/>
    <w:charset w:val="00"/>
    <w:family w:val="roman"/>
    <w:notTrueType/>
    <w:pitch w:val="default"/>
  </w:font>
  <w:font w:name="B4+CAJ FNT00">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191745" w14:textId="77777777" w:rsidR="006515C9" w:rsidRDefault="006515C9" w:rsidP="00B50FAB">
    <w:pPr>
      <w:pStyle w:val="a8"/>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DADDF2" w14:textId="77777777" w:rsidR="006515C9" w:rsidRDefault="006515C9" w:rsidP="00B50FAB">
    <w:pPr>
      <w:pStyle w:val="a8"/>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F10172" w14:textId="77777777" w:rsidR="006515C9" w:rsidRDefault="006515C9" w:rsidP="00B50FAB">
    <w:pPr>
      <w:pStyle w:val="a8"/>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8667448"/>
      <w:docPartObj>
        <w:docPartGallery w:val="Page Numbers (Bottom of Page)"/>
        <w:docPartUnique/>
      </w:docPartObj>
    </w:sdtPr>
    <w:sdtContent>
      <w:p w14:paraId="7090AD6E" w14:textId="4868B50E" w:rsidR="006515C9" w:rsidRDefault="006515C9">
        <w:pPr>
          <w:pStyle w:val="a8"/>
          <w:jc w:val="center"/>
        </w:pPr>
        <w:r>
          <w:fldChar w:fldCharType="begin"/>
        </w:r>
        <w:r>
          <w:instrText>PAGE   \* MERGEFORMAT</w:instrText>
        </w:r>
        <w:r>
          <w:fldChar w:fldCharType="separate"/>
        </w:r>
        <w:r w:rsidR="00D44ECB" w:rsidRPr="00D44ECB">
          <w:rPr>
            <w:noProof/>
            <w:lang w:val="zh-CN"/>
          </w:rPr>
          <w:t>24</w:t>
        </w:r>
        <w:r>
          <w:fldChar w:fldCharType="end"/>
        </w:r>
      </w:p>
    </w:sdtContent>
  </w:sdt>
  <w:p w14:paraId="5780F925" w14:textId="77777777" w:rsidR="006515C9" w:rsidRDefault="006515C9" w:rsidP="00B50FAB">
    <w:pPr>
      <w:pStyle w:val="a8"/>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49212"/>
      <w:docPartObj>
        <w:docPartGallery w:val="Page Numbers (Bottom of Page)"/>
        <w:docPartUnique/>
      </w:docPartObj>
    </w:sdtPr>
    <w:sdtContent>
      <w:p w14:paraId="07B1279D" w14:textId="77CBEC64" w:rsidR="006515C9" w:rsidRDefault="006515C9">
        <w:pPr>
          <w:pStyle w:val="a8"/>
          <w:jc w:val="center"/>
        </w:pPr>
        <w:r>
          <w:fldChar w:fldCharType="begin"/>
        </w:r>
        <w:r>
          <w:instrText>PAGE   \* MERGEFORMAT</w:instrText>
        </w:r>
        <w:r>
          <w:fldChar w:fldCharType="separate"/>
        </w:r>
        <w:r w:rsidR="00D44ECB" w:rsidRPr="00D44ECB">
          <w:rPr>
            <w:noProof/>
            <w:lang w:val="zh-CN"/>
          </w:rPr>
          <w:t>23</w:t>
        </w:r>
        <w:r>
          <w:fldChar w:fldCharType="end"/>
        </w:r>
      </w:p>
    </w:sdtContent>
  </w:sdt>
  <w:p w14:paraId="2B68FB40" w14:textId="77777777" w:rsidR="006515C9" w:rsidRDefault="006515C9" w:rsidP="00B50FAB">
    <w:pPr>
      <w:pStyle w:val="a8"/>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6791E1" w14:textId="77777777" w:rsidR="006515C9" w:rsidRDefault="006515C9" w:rsidP="0058763E">
      <w:r>
        <w:separator/>
      </w:r>
    </w:p>
  </w:footnote>
  <w:footnote w:type="continuationSeparator" w:id="0">
    <w:p w14:paraId="1CE37D1B" w14:textId="77777777" w:rsidR="006515C9" w:rsidRDefault="006515C9" w:rsidP="0058763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93BB03" w14:textId="77777777" w:rsidR="006515C9" w:rsidRDefault="006515C9" w:rsidP="00B50FAB">
    <w:pPr>
      <w:pStyle w:val="a6"/>
      <w:pBdr>
        <w:bottom w:val="none" w:sz="0" w:space="0" w:color="auto"/>
      </w:pBdr>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DC15BD1" w14:textId="7A5B28DE" w:rsidR="006515C9" w:rsidRPr="00727C28" w:rsidRDefault="006515C9" w:rsidP="00387E55">
    <w:pPr>
      <w:pStyle w:val="a6"/>
      <w:jc w:val="left"/>
      <w:rPr>
        <w:rFonts w:ascii="Times New Roman" w:hAnsi="Times New Roman" w:cs="Times New Roman"/>
      </w:rPr>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D7DA68" w14:textId="3EE09A09" w:rsidR="006515C9" w:rsidRPr="00590C59" w:rsidRDefault="006515C9" w:rsidP="00750AD6">
    <w:pPr>
      <w:pStyle w:val="a6"/>
      <w:wordWrap w:val="0"/>
      <w:jc w:val="right"/>
      <w:rPr>
        <w:rFonts w:ascii="Times New Roman" w:hAnsi="Times New Roman" w:cs="Times New Roman"/>
        <w:sz w:val="21"/>
        <w:szCs w:val="21"/>
      </w:rPr>
    </w:pPr>
    <w:r>
      <w:rPr>
        <w:rFonts w:ascii="Times New Roman" w:hAnsi="Times New Roman" w:cs="Times New Roman"/>
        <w:sz w:val="21"/>
        <w:szCs w:val="21"/>
      </w:rPr>
      <w:t>第</w:t>
    </w:r>
    <w:r>
      <w:rPr>
        <w:rFonts w:ascii="Times New Roman" w:hAnsi="Times New Roman" w:cs="Times New Roman"/>
        <w:sz w:val="21"/>
        <w:szCs w:val="21"/>
      </w:rPr>
      <w:t>1</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绪论</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9E0DFD" w14:textId="755CB9DA" w:rsidR="006515C9" w:rsidRPr="00590C59" w:rsidRDefault="006515C9" w:rsidP="00387E55">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B52C0A" w14:textId="157E1E0B" w:rsidR="006515C9" w:rsidRPr="00590C59" w:rsidRDefault="006515C9" w:rsidP="00387E55">
    <w:pPr>
      <w:pStyle w:val="a6"/>
      <w:jc w:val="right"/>
      <w:rPr>
        <w:rFonts w:ascii="Times New Roman" w:hAnsi="Times New Roman" w:cs="Times New Roman"/>
        <w:sz w:val="21"/>
        <w:szCs w:val="21"/>
      </w:rPr>
    </w:pPr>
    <w:r>
      <w:rPr>
        <w:rFonts w:ascii="Times New Roman" w:hAnsi="Times New Roman" w:cs="Times New Roman" w:hint="eastAsia"/>
        <w:sz w:val="21"/>
        <w:szCs w:val="21"/>
      </w:rPr>
      <w:t>第</w:t>
    </w:r>
    <w:r>
      <w:rPr>
        <w:rFonts w:ascii="Times New Roman" w:hAnsi="Times New Roman" w:cs="Times New Roman" w:hint="eastAsia"/>
        <w:sz w:val="21"/>
        <w:szCs w:val="21"/>
      </w:rPr>
      <w:t>2</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服务的基本概念</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BBD8C5" w14:textId="796DA8FD" w:rsidR="006515C9" w:rsidRPr="00590C59" w:rsidRDefault="006515C9" w:rsidP="00DB3353">
    <w:pPr>
      <w:pStyle w:val="a6"/>
      <w:jc w:val="left"/>
    </w:pPr>
    <w:r>
      <w:t>同济大学</w:t>
    </w:r>
    <w:r>
      <w:t xml:space="preserve"> </w:t>
    </w:r>
    <w:r>
      <w:rPr>
        <w:rFonts w:hint="eastAsia"/>
      </w:rPr>
      <w:t>硕士学位</w:t>
    </w:r>
    <w:r>
      <w:t>论文</w:t>
    </w:r>
    <w:r>
      <w:t xml:space="preserve"> </w:t>
    </w:r>
    <w:r>
      <w:rPr>
        <w:rFonts w:hint="eastAsia"/>
      </w:rPr>
      <w:t>面向</w:t>
    </w:r>
    <w:r>
      <w:t>仿真的制造</w:t>
    </w:r>
    <w:proofErr w:type="gramStart"/>
    <w:r>
      <w:t>云服务</w:t>
    </w:r>
    <w:proofErr w:type="gramEnd"/>
    <w:r>
      <w:t>发布与组合方法的研究</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C203D" w14:textId="792850FE" w:rsidR="006515C9" w:rsidRPr="00590C59" w:rsidRDefault="006515C9" w:rsidP="005510FA">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3</w:t>
    </w:r>
    <w:r>
      <w:rPr>
        <w:rFonts w:ascii="Times New Roman" w:hAnsi="Times New Roman" w:cs="Times New Roman" w:hint="eastAsia"/>
        <w:sz w:val="21"/>
        <w:szCs w:val="21"/>
      </w:rPr>
      <w:t>章</w:t>
    </w:r>
    <w:r>
      <w:rPr>
        <w:rFonts w:ascii="Times New Roman" w:hAnsi="Times New Roman" w:cs="Times New Roman"/>
        <w:sz w:val="21"/>
        <w:szCs w:val="21"/>
      </w:rPr>
      <w:t xml:space="preserve"> </w:t>
    </w:r>
    <w:proofErr w:type="gramStart"/>
    <w:r>
      <w:rPr>
        <w:rFonts w:ascii="Times New Roman" w:hAnsi="Times New Roman" w:cs="Times New Roman" w:hint="eastAsia"/>
        <w:sz w:val="21"/>
        <w:szCs w:val="21"/>
      </w:rPr>
      <w:t>云制造</w:t>
    </w:r>
    <w:proofErr w:type="gramEnd"/>
    <w:r>
      <w:rPr>
        <w:rFonts w:ascii="Times New Roman" w:hAnsi="Times New Roman" w:cs="Times New Roman"/>
        <w:sz w:val="21"/>
        <w:szCs w:val="21"/>
      </w:rPr>
      <w:t>服务发布</w:t>
    </w:r>
    <w:r>
      <w:rPr>
        <w:rFonts w:ascii="Times New Roman" w:hAnsi="Times New Roman" w:cs="Times New Roman" w:hint="eastAsia"/>
        <w:sz w:val="21"/>
        <w:szCs w:val="21"/>
      </w:rPr>
      <w:t>与</w:t>
    </w:r>
    <w:r>
      <w:rPr>
        <w:rFonts w:ascii="Times New Roman" w:hAnsi="Times New Roman" w:cs="Times New Roman"/>
        <w:sz w:val="21"/>
        <w:szCs w:val="21"/>
      </w:rPr>
      <w:t>组合过程分析</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95927D1" w14:textId="58D6A075" w:rsidR="006515C9" w:rsidRPr="00590C59" w:rsidRDefault="006515C9" w:rsidP="00590C59">
    <w:pPr>
      <w:pStyle w:val="a6"/>
      <w:jc w:val="left"/>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面向仿真的制造</w:t>
    </w:r>
    <w:proofErr w:type="gramStart"/>
    <w:r>
      <w:rPr>
        <w:rFonts w:ascii="Times New Roman" w:hAnsi="Times New Roman" w:cs="Times New Roman" w:hint="eastAsia"/>
        <w:sz w:val="21"/>
        <w:szCs w:val="21"/>
      </w:rPr>
      <w:t>云服务</w:t>
    </w:r>
    <w:proofErr w:type="gramEnd"/>
    <w:r>
      <w:rPr>
        <w:rFonts w:ascii="Times New Roman" w:hAnsi="Times New Roman" w:cs="Times New Roman" w:hint="eastAsia"/>
        <w:sz w:val="21"/>
        <w:szCs w:val="21"/>
      </w:rPr>
      <w:t>发布与组合方法的研究</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9D86C5" w14:textId="7E1FCFE6" w:rsidR="006515C9" w:rsidRPr="00590C59" w:rsidRDefault="006515C9" w:rsidP="00590C59">
    <w:pPr>
      <w:pStyle w:val="a6"/>
      <w:jc w:val="right"/>
    </w:pPr>
    <w:r>
      <w:rPr>
        <w:rFonts w:ascii="Times New Roman" w:hAnsi="Times New Roman" w:cs="Times New Roman" w:hint="eastAsia"/>
        <w:sz w:val="21"/>
        <w:szCs w:val="21"/>
      </w:rPr>
      <w:t>第</w:t>
    </w:r>
    <w:r>
      <w:rPr>
        <w:rFonts w:ascii="Times New Roman" w:hAnsi="Times New Roman" w:cs="Times New Roman" w:hint="eastAsia"/>
        <w:sz w:val="21"/>
        <w:szCs w:val="21"/>
      </w:rPr>
      <w:t>4</w:t>
    </w:r>
    <w:r>
      <w:rPr>
        <w:rFonts w:ascii="Times New Roman" w:hAnsi="Times New Roman" w:cs="Times New Roman" w:hint="eastAsia"/>
        <w:sz w:val="21"/>
        <w:szCs w:val="21"/>
      </w:rPr>
      <w:t>章</w:t>
    </w:r>
    <w:r>
      <w:rPr>
        <w:rFonts w:ascii="Times New Roman" w:hAnsi="Times New Roman" w:cs="Times New Roman" w:hint="eastAsia"/>
        <w:sz w:val="21"/>
        <w:szCs w:val="21"/>
      </w:rPr>
      <w:t xml:space="preserve"> </w:t>
    </w:r>
    <w:r>
      <w:rPr>
        <w:rFonts w:ascii="Times New Roman" w:hAnsi="Times New Roman" w:cs="Times New Roman" w:hint="eastAsia"/>
        <w:sz w:val="21"/>
        <w:szCs w:val="21"/>
      </w:rPr>
      <w:t>面向仿真的</w:t>
    </w:r>
    <w:proofErr w:type="gramStart"/>
    <w:r>
      <w:rPr>
        <w:rFonts w:ascii="Times New Roman" w:hAnsi="Times New Roman" w:cs="Times New Roman" w:hint="eastAsia"/>
        <w:sz w:val="21"/>
        <w:szCs w:val="21"/>
      </w:rPr>
      <w:t>云制造</w:t>
    </w:r>
    <w:proofErr w:type="gramEnd"/>
    <w:r>
      <w:rPr>
        <w:rFonts w:ascii="Times New Roman" w:hAnsi="Times New Roman" w:cs="Times New Roman" w:hint="eastAsia"/>
        <w:sz w:val="21"/>
        <w:szCs w:val="21"/>
      </w:rPr>
      <w:t>服务发布和组合方法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16A1FC" w14:textId="3494D7DF" w:rsidR="006515C9" w:rsidRPr="00590C59" w:rsidRDefault="006515C9" w:rsidP="00D77494">
    <w:pPr>
      <w:pStyle w:val="a6"/>
      <w:jc w:val="left"/>
    </w:pPr>
    <w:r>
      <w:rPr>
        <w:rFonts w:ascii="Times New Roman" w:hAnsi="Times New Roman" w:cs="Times New Roman"/>
        <w:sz w:val="21"/>
        <w:szCs w:val="21"/>
      </w:rPr>
      <w:t>同济大学</w:t>
    </w:r>
    <w:r>
      <w:rPr>
        <w:rFonts w:ascii="Times New Roman" w:hAnsi="Times New Roman" w:cs="Times New Roman"/>
        <w:sz w:val="21"/>
        <w:szCs w:val="21"/>
      </w:rPr>
      <w:t xml:space="preserve"> </w:t>
    </w:r>
    <w:r>
      <w:rPr>
        <w:rFonts w:ascii="Times New Roman" w:hAnsi="Times New Roman" w:cs="Times New Roman" w:hint="eastAsia"/>
        <w:sz w:val="21"/>
        <w:szCs w:val="21"/>
      </w:rPr>
      <w:t>硕士</w:t>
    </w:r>
    <w:r>
      <w:rPr>
        <w:rFonts w:ascii="Times New Roman" w:hAnsi="Times New Roman" w:cs="Times New Roman"/>
        <w:sz w:val="21"/>
        <w:szCs w:val="21"/>
      </w:rPr>
      <w:t>学位论文</w:t>
    </w:r>
    <w:r>
      <w:rPr>
        <w:rFonts w:ascii="Times New Roman" w:hAnsi="Times New Roman" w:cs="Times New Roman"/>
        <w:sz w:val="21"/>
        <w:szCs w:val="21"/>
      </w:rPr>
      <w:t xml:space="preserve"> </w:t>
    </w:r>
    <w:r>
      <w:rPr>
        <w:rFonts w:ascii="Times New Roman" w:hAnsi="Times New Roman" w:cs="Times New Roman" w:hint="eastAsia"/>
        <w:sz w:val="21"/>
        <w:szCs w:val="21"/>
      </w:rPr>
      <w:t>面向</w:t>
    </w:r>
    <w:r>
      <w:rPr>
        <w:rFonts w:ascii="Times New Roman" w:hAnsi="Times New Roman" w:cs="Times New Roman"/>
        <w:sz w:val="21"/>
        <w:szCs w:val="21"/>
      </w:rPr>
      <w:t>仿真的制造</w:t>
    </w:r>
    <w:proofErr w:type="gramStart"/>
    <w:r>
      <w:rPr>
        <w:rFonts w:ascii="Times New Roman" w:hAnsi="Times New Roman" w:cs="Times New Roman"/>
        <w:sz w:val="21"/>
        <w:szCs w:val="21"/>
      </w:rPr>
      <w:t>云服务</w:t>
    </w:r>
    <w:proofErr w:type="gramEnd"/>
    <w:r>
      <w:rPr>
        <w:rFonts w:ascii="Times New Roman" w:hAnsi="Times New Roman" w:cs="Times New Roman"/>
        <w:sz w:val="21"/>
        <w:szCs w:val="21"/>
      </w:rPr>
      <w:t>发布与组合方法的研究</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EB11B4" w14:textId="4C7B64E2" w:rsidR="006515C9" w:rsidRPr="00590C59" w:rsidRDefault="006515C9" w:rsidP="00731B47">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5</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基于</w:t>
    </w:r>
    <w:r>
      <w:rPr>
        <w:rFonts w:ascii="Times New Roman" w:hAnsi="Times New Roman" w:cs="Times New Roman"/>
        <w:sz w:val="21"/>
        <w:szCs w:val="21"/>
      </w:rPr>
      <w:t>仿真的</w:t>
    </w:r>
    <w:proofErr w:type="gramStart"/>
    <w:r>
      <w:rPr>
        <w:rFonts w:ascii="Times New Roman" w:hAnsi="Times New Roman" w:cs="Times New Roman"/>
        <w:sz w:val="21"/>
        <w:szCs w:val="21"/>
      </w:rPr>
      <w:t>云制造</w:t>
    </w:r>
    <w:proofErr w:type="gramEnd"/>
    <w:r>
      <w:rPr>
        <w:rFonts w:ascii="Times New Roman" w:hAnsi="Times New Roman" w:cs="Times New Roman"/>
        <w:sz w:val="21"/>
        <w:szCs w:val="21"/>
      </w:rPr>
      <w:t>组合</w:t>
    </w:r>
    <w:r>
      <w:rPr>
        <w:rFonts w:ascii="Times New Roman" w:hAnsi="Times New Roman" w:cs="Times New Roman" w:hint="eastAsia"/>
        <w:sz w:val="21"/>
        <w:szCs w:val="21"/>
      </w:rPr>
      <w:t>方案</w:t>
    </w:r>
    <w:r>
      <w:rPr>
        <w:rFonts w:ascii="Times New Roman" w:hAnsi="Times New Roman" w:cs="Times New Roman"/>
        <w:sz w:val="21"/>
        <w:szCs w:val="21"/>
      </w:rPr>
      <w:t>的评价</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D00EB" w14:textId="4AD6DD00" w:rsidR="006515C9" w:rsidRDefault="006515C9" w:rsidP="00B50FAB">
    <w:pPr>
      <w:ind w:firstLine="480"/>
      <w:jc w:val="center"/>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4AD78E" w14:textId="3671F15D" w:rsidR="006515C9" w:rsidRPr="00590C59" w:rsidRDefault="006515C9" w:rsidP="00E808D7">
    <w:pPr>
      <w:pStyle w:val="a6"/>
      <w:jc w:val="left"/>
    </w:pPr>
    <w:r>
      <w:t>同济大学</w:t>
    </w:r>
    <w:r>
      <w:t xml:space="preserve"> </w:t>
    </w:r>
    <w:r>
      <w:rPr>
        <w:rFonts w:hint="eastAsia"/>
      </w:rPr>
      <w:t>硕士</w:t>
    </w:r>
    <w:r>
      <w:t>学位论文</w:t>
    </w:r>
    <w:r>
      <w:t xml:space="preserve"> </w:t>
    </w:r>
    <w:r>
      <w:rPr>
        <w:rFonts w:hint="eastAsia"/>
      </w:rPr>
      <w:t>面向</w:t>
    </w:r>
    <w:r>
      <w:t>仿真的制造</w:t>
    </w:r>
    <w:proofErr w:type="gramStart"/>
    <w:r>
      <w:t>云服务</w:t>
    </w:r>
    <w:proofErr w:type="gramEnd"/>
    <w:r>
      <w:t>发布与组合方法的研究</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543AB8" w14:textId="4B020B6D" w:rsidR="006515C9" w:rsidRPr="00590C59" w:rsidRDefault="006515C9"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6</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hint="eastAsia"/>
        <w:sz w:val="21"/>
        <w:szCs w:val="21"/>
      </w:rPr>
      <w:t>原型系统</w:t>
    </w:r>
    <w:r>
      <w:rPr>
        <w:rFonts w:ascii="Times New Roman" w:hAnsi="Times New Roman" w:cs="Times New Roman"/>
        <w:sz w:val="21"/>
        <w:szCs w:val="21"/>
      </w:rPr>
      <w:t>的设计和案例验证</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EA195B" w14:textId="07417D3C" w:rsidR="006515C9" w:rsidRPr="00590C59" w:rsidRDefault="006515C9" w:rsidP="007379E8">
    <w:pPr>
      <w:pStyle w:val="a6"/>
      <w:wordWrap w:val="0"/>
      <w:jc w:val="right"/>
    </w:pPr>
    <w:r>
      <w:rPr>
        <w:rFonts w:ascii="Times New Roman" w:hAnsi="Times New Roman" w:cs="Times New Roman"/>
        <w:sz w:val="21"/>
        <w:szCs w:val="21"/>
      </w:rPr>
      <w:t>第</w:t>
    </w:r>
    <w:r>
      <w:rPr>
        <w:rFonts w:ascii="Times New Roman" w:hAnsi="Times New Roman" w:cs="Times New Roman"/>
        <w:sz w:val="21"/>
        <w:szCs w:val="21"/>
      </w:rPr>
      <w:t>7</w:t>
    </w:r>
    <w:r>
      <w:rPr>
        <w:rFonts w:ascii="Times New Roman" w:hAnsi="Times New Roman" w:cs="Times New Roman" w:hint="eastAsia"/>
        <w:sz w:val="21"/>
        <w:szCs w:val="21"/>
      </w:rPr>
      <w:t>章</w:t>
    </w:r>
    <w:r>
      <w:rPr>
        <w:rFonts w:ascii="Times New Roman" w:hAnsi="Times New Roman" w:cs="Times New Roman"/>
        <w:sz w:val="21"/>
        <w:szCs w:val="21"/>
      </w:rPr>
      <w:t xml:space="preserve"> </w:t>
    </w:r>
    <w:r>
      <w:rPr>
        <w:rFonts w:ascii="Times New Roman" w:hAnsi="Times New Roman" w:cs="Times New Roman"/>
        <w:sz w:val="21"/>
        <w:szCs w:val="21"/>
      </w:rPr>
      <w:t>总结与展望</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849D11" w14:textId="77777777" w:rsidR="006515C9" w:rsidRPr="005D1FE1" w:rsidRDefault="006515C9" w:rsidP="00026E8A">
    <w:pPr>
      <w:pStyle w:val="a6"/>
      <w:jc w:val="left"/>
      <w:rPr>
        <w:sz w:val="21"/>
        <w:szCs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ascii="宋体" w:hAnsi="宋体" w:hint="eastAsia"/>
        <w:sz w:val="21"/>
        <w:szCs w:val="21"/>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06DA" w14:textId="5A09F52C" w:rsidR="006515C9" w:rsidRDefault="006515C9" w:rsidP="0071690A">
    <w:pPr>
      <w:pStyle w:val="a6"/>
      <w:jc w:val="left"/>
      <w:rPr>
        <w:sz w:val="21"/>
      </w:rPr>
    </w:pPr>
    <w:r>
      <w:rPr>
        <w:rFonts w:hint="eastAsia"/>
        <w:sz w:val="21"/>
      </w:rPr>
      <w:t>同济大学</w:t>
    </w:r>
    <w:r>
      <w:rPr>
        <w:rFonts w:hint="eastAsia"/>
        <w:sz w:val="21"/>
      </w:rPr>
      <w:t xml:space="preserve"> </w:t>
    </w:r>
    <w:r>
      <w:rPr>
        <w:rFonts w:hint="eastAsia"/>
        <w:sz w:val="21"/>
      </w:rPr>
      <w:t>硕士学位论文</w:t>
    </w:r>
    <w:r>
      <w:rPr>
        <w:rFonts w:hint="eastAsia"/>
        <w:sz w:val="21"/>
      </w:rPr>
      <w:t xml:space="preserve"> </w:t>
    </w:r>
    <w:r>
      <w:rPr>
        <w:rFonts w:hint="eastAsia"/>
        <w:sz w:val="21"/>
      </w:rPr>
      <w:t>致谢</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EEAF54" w14:textId="51B9890D" w:rsidR="006515C9" w:rsidRPr="0071690A" w:rsidRDefault="006515C9" w:rsidP="0071690A">
    <w:pPr>
      <w:pStyle w:val="a6"/>
      <w:jc w:val="left"/>
    </w:pPr>
    <w:r w:rsidRPr="0071690A">
      <w:rPr>
        <w:rFonts w:hint="eastAsia"/>
        <w:sz w:val="21"/>
      </w:rPr>
      <w:t>同济大学</w:t>
    </w:r>
    <w:r w:rsidRPr="0071690A">
      <w:rPr>
        <w:rFonts w:hint="eastAsia"/>
        <w:sz w:val="21"/>
      </w:rPr>
      <w:t xml:space="preserve"> </w:t>
    </w:r>
    <w:r w:rsidRPr="0071690A">
      <w:rPr>
        <w:rFonts w:hint="eastAsia"/>
        <w:sz w:val="21"/>
      </w:rPr>
      <w:t>硕士学位论文</w:t>
    </w:r>
    <w:r w:rsidRPr="0071690A">
      <w:rPr>
        <w:rFonts w:hint="eastAsia"/>
        <w:sz w:val="21"/>
      </w:rPr>
      <w:t xml:space="preserve"> </w:t>
    </w:r>
    <w:r w:rsidRPr="0071690A">
      <w:rPr>
        <w:rFonts w:hint="eastAsia"/>
        <w:sz w:val="21"/>
      </w:rPr>
      <w:t>个人简历、在读期间发表的学术论文与研究成果</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4BE6DB" w14:textId="77777777" w:rsidR="006515C9" w:rsidRDefault="006515C9" w:rsidP="00B50FAB">
    <w:pPr>
      <w:pStyle w:val="a6"/>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216D7" w14:textId="32D559C3" w:rsidR="006515C9" w:rsidRPr="00727C28" w:rsidRDefault="006515C9" w:rsidP="00320E05">
    <w:pPr>
      <w:pStyle w:val="a6"/>
      <w:jc w:val="both"/>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0421F0" w14:textId="0632AF73" w:rsidR="006515C9" w:rsidRPr="00320E05" w:rsidRDefault="006515C9" w:rsidP="00320E05">
    <w:pPr>
      <w:pStyle w:val="a6"/>
      <w:wordWrap w:val="0"/>
      <w:jc w:val="right"/>
      <w:rPr>
        <w:rFonts w:ascii="Times New Roman" w:hAnsi="Times New Roman" w:cs="Times New Roman"/>
        <w:sz w:val="21"/>
        <w:szCs w:val="21"/>
      </w:rPr>
    </w:pPr>
    <w:r w:rsidRPr="00320E05">
      <w:rPr>
        <w:rFonts w:ascii="Times New Roman" w:hAnsi="Times New Roman" w:cs="Times New Roman" w:hint="eastAsia"/>
        <w:sz w:val="21"/>
        <w:szCs w:val="21"/>
      </w:rPr>
      <w:t>同济大学</w:t>
    </w:r>
    <w:r w:rsidRPr="00320E05">
      <w:rPr>
        <w:rFonts w:ascii="Times New Roman" w:hAnsi="Times New Roman" w:cs="Times New Roman" w:hint="eastAsia"/>
        <w:sz w:val="21"/>
        <w:szCs w:val="21"/>
      </w:rPr>
      <w:t xml:space="preserve"> </w:t>
    </w:r>
    <w:r w:rsidRPr="00320E05">
      <w:rPr>
        <w:rFonts w:ascii="Times New Roman" w:hAnsi="Times New Roman" w:cs="Times New Roman" w:hint="eastAsia"/>
        <w:sz w:val="21"/>
        <w:szCs w:val="21"/>
      </w:rPr>
      <w:t>硕士学位论文</w:t>
    </w:r>
    <w:r w:rsidRPr="00320E05">
      <w:rPr>
        <w:rFonts w:ascii="Times New Roman" w:hAnsi="Times New Roman" w:cs="Times New Roman" w:hint="eastAsia"/>
        <w:sz w:val="21"/>
        <w:szCs w:val="21"/>
      </w:rPr>
      <w:t xml:space="preserve"> </w:t>
    </w:r>
    <w:r>
      <w:rPr>
        <w:rFonts w:ascii="Times New Roman" w:hAnsi="Times New Roman" w:cs="Times New Roman" w:hint="eastAsia"/>
        <w:sz w:val="21"/>
        <w:szCs w:val="21"/>
      </w:rPr>
      <w:t>摘要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4EC62F4" w14:textId="6FCCA4BC" w:rsidR="006515C9" w:rsidRPr="00727C28" w:rsidRDefault="006515C9" w:rsidP="00727C28">
    <w:pPr>
      <w:pStyle w:val="a6"/>
      <w:jc w:val="left"/>
      <w:rPr>
        <w:rFonts w:ascii="Times New Roman" w:hAnsi="Times New Roman" w:cs="Times New Roman"/>
      </w:rPr>
    </w:pPr>
    <w:r w:rsidRPr="00727C28">
      <w:rPr>
        <w:rFonts w:ascii="Times New Roman" w:hAnsi="Times New Roman" w:cs="Times New Roman"/>
        <w:sz w:val="21"/>
        <w:szCs w:val="21"/>
      </w:rPr>
      <w:t>Tongji University Master of Science in Engineering Abstract</w: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3AD9B" w14:textId="6EAEA080" w:rsidR="006515C9" w:rsidRPr="00727C28" w:rsidRDefault="006515C9" w:rsidP="00320E05">
    <w:pPr>
      <w:pStyle w:val="a6"/>
      <w:wordWrap w:val="0"/>
      <w:jc w:val="right"/>
      <w:rPr>
        <w:rFonts w:ascii="Times New Roman" w:hAnsi="Times New Roman" w:cs="Times New Roman"/>
        <w:sz w:val="21"/>
        <w:szCs w:val="21"/>
      </w:rPr>
    </w:pPr>
    <w:r w:rsidRPr="00727C28">
      <w:rPr>
        <w:rFonts w:ascii="Times New Roman" w:hAnsi="Times New Roman" w:cs="Times New Roman"/>
        <w:sz w:val="21"/>
        <w:szCs w:val="21"/>
      </w:rPr>
      <w:t>Tongji University Master of Science in Engineering Abstract</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28AA0C8" w14:textId="754E4011" w:rsidR="006515C9" w:rsidRPr="00727C28" w:rsidRDefault="006515C9" w:rsidP="00727C28">
    <w:pPr>
      <w:pStyle w:val="a6"/>
      <w:jc w:val="left"/>
      <w:rPr>
        <w:rFonts w:ascii="Times New Roman" w:hAnsi="Times New Roman" w:cs="Times New Roman"/>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396B534" w14:textId="605964C1" w:rsidR="006515C9" w:rsidRPr="00727C28" w:rsidRDefault="006515C9" w:rsidP="00320E05">
    <w:pPr>
      <w:pStyle w:val="a6"/>
      <w:wordWrap w:val="0"/>
      <w:jc w:val="right"/>
      <w:rPr>
        <w:rFonts w:ascii="Times New Roman" w:hAnsi="Times New Roman" w:cs="Times New Roman"/>
        <w:sz w:val="21"/>
        <w:szCs w:val="21"/>
      </w:rPr>
    </w:pPr>
    <w:r>
      <w:rPr>
        <w:rFonts w:ascii="Times New Roman" w:hAnsi="Times New Roman" w:cs="Times New Roman" w:hint="eastAsia"/>
        <w:sz w:val="21"/>
        <w:szCs w:val="21"/>
      </w:rPr>
      <w:t>同济大学</w:t>
    </w:r>
    <w:r>
      <w:rPr>
        <w:rFonts w:ascii="Times New Roman" w:hAnsi="Times New Roman" w:cs="Times New Roman" w:hint="eastAsia"/>
        <w:sz w:val="21"/>
        <w:szCs w:val="21"/>
      </w:rPr>
      <w:t xml:space="preserve"> </w:t>
    </w:r>
    <w:r>
      <w:rPr>
        <w:rFonts w:ascii="Times New Roman" w:hAnsi="Times New Roman" w:cs="Times New Roman" w:hint="eastAsia"/>
        <w:sz w:val="21"/>
        <w:szCs w:val="21"/>
      </w:rPr>
      <w:t>硕士学位论文</w:t>
    </w:r>
    <w:r>
      <w:rPr>
        <w:rFonts w:ascii="Times New Roman" w:hAnsi="Times New Roman" w:cs="Times New Roman" w:hint="eastAsia"/>
        <w:sz w:val="21"/>
        <w:szCs w:val="21"/>
      </w:rPr>
      <w:t xml:space="preserve"> </w:t>
    </w:r>
    <w:r>
      <w:rPr>
        <w:rFonts w:ascii="Times New Roman" w:hAnsi="Times New Roman" w:cs="Times New Roman" w:hint="eastAsia"/>
        <w:sz w:val="21"/>
        <w:szCs w:val="21"/>
      </w:rPr>
      <w:t>目录</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D36CC8"/>
    <w:multiLevelType w:val="multilevel"/>
    <w:tmpl w:val="0FB2A5C8"/>
    <w:lvl w:ilvl="0">
      <w:start w:val="7"/>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3F7A7F93"/>
    <w:multiLevelType w:val="hybridMultilevel"/>
    <w:tmpl w:val="9B4A0F38"/>
    <w:lvl w:ilvl="0" w:tplc="F374420E">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 w15:restartNumberingAfterBreak="0">
    <w:nsid w:val="514344E6"/>
    <w:multiLevelType w:val="hybridMultilevel"/>
    <w:tmpl w:val="C0A620A4"/>
    <w:lvl w:ilvl="0" w:tplc="B6E043A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30943E8"/>
    <w:multiLevelType w:val="hybridMultilevel"/>
    <w:tmpl w:val="BE84648A"/>
    <w:lvl w:ilvl="0" w:tplc="35D450B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4365F1C"/>
    <w:multiLevelType w:val="hybridMultilevel"/>
    <w:tmpl w:val="38FCAB36"/>
    <w:lvl w:ilvl="0" w:tplc="D548BD8C">
      <w:start w:val="1"/>
      <w:numFmt w:val="decimalEnclosedCircle"/>
      <w:lvlText w:val="%1"/>
      <w:lvlJc w:val="left"/>
      <w:pPr>
        <w:ind w:left="880" w:hanging="360"/>
      </w:pPr>
      <w:rPr>
        <w:rFonts w:hint="default"/>
      </w:rPr>
    </w:lvl>
    <w:lvl w:ilvl="1" w:tplc="04090019" w:tentative="1">
      <w:start w:val="1"/>
      <w:numFmt w:val="lowerLetter"/>
      <w:lvlText w:val="%2)"/>
      <w:lvlJc w:val="left"/>
      <w:pPr>
        <w:ind w:left="1360" w:hanging="420"/>
      </w:pPr>
    </w:lvl>
    <w:lvl w:ilvl="2" w:tplc="0409001B" w:tentative="1">
      <w:start w:val="1"/>
      <w:numFmt w:val="lowerRoman"/>
      <w:lvlText w:val="%3."/>
      <w:lvlJc w:val="right"/>
      <w:pPr>
        <w:ind w:left="1780" w:hanging="420"/>
      </w:pPr>
    </w:lvl>
    <w:lvl w:ilvl="3" w:tplc="0409000F" w:tentative="1">
      <w:start w:val="1"/>
      <w:numFmt w:val="decimal"/>
      <w:lvlText w:val="%4."/>
      <w:lvlJc w:val="left"/>
      <w:pPr>
        <w:ind w:left="2200" w:hanging="420"/>
      </w:pPr>
    </w:lvl>
    <w:lvl w:ilvl="4" w:tplc="04090019" w:tentative="1">
      <w:start w:val="1"/>
      <w:numFmt w:val="lowerLetter"/>
      <w:lvlText w:val="%5)"/>
      <w:lvlJc w:val="left"/>
      <w:pPr>
        <w:ind w:left="2620" w:hanging="420"/>
      </w:pPr>
    </w:lvl>
    <w:lvl w:ilvl="5" w:tplc="0409001B" w:tentative="1">
      <w:start w:val="1"/>
      <w:numFmt w:val="lowerRoman"/>
      <w:lvlText w:val="%6."/>
      <w:lvlJc w:val="right"/>
      <w:pPr>
        <w:ind w:left="3040" w:hanging="420"/>
      </w:pPr>
    </w:lvl>
    <w:lvl w:ilvl="6" w:tplc="0409000F" w:tentative="1">
      <w:start w:val="1"/>
      <w:numFmt w:val="decimal"/>
      <w:lvlText w:val="%7."/>
      <w:lvlJc w:val="left"/>
      <w:pPr>
        <w:ind w:left="3460" w:hanging="420"/>
      </w:pPr>
    </w:lvl>
    <w:lvl w:ilvl="7" w:tplc="04090019" w:tentative="1">
      <w:start w:val="1"/>
      <w:numFmt w:val="lowerLetter"/>
      <w:lvlText w:val="%8)"/>
      <w:lvlJc w:val="left"/>
      <w:pPr>
        <w:ind w:left="3880" w:hanging="420"/>
      </w:pPr>
    </w:lvl>
    <w:lvl w:ilvl="8" w:tplc="0409001B" w:tentative="1">
      <w:start w:val="1"/>
      <w:numFmt w:val="lowerRoman"/>
      <w:lvlText w:val="%9."/>
      <w:lvlJc w:val="right"/>
      <w:pPr>
        <w:ind w:left="4300" w:hanging="420"/>
      </w:pPr>
    </w:lvl>
  </w:abstractNum>
  <w:abstractNum w:abstractNumId="5" w15:restartNumberingAfterBreak="0">
    <w:nsid w:val="54B84CAF"/>
    <w:multiLevelType w:val="hybridMultilevel"/>
    <w:tmpl w:val="9FCCF056"/>
    <w:lvl w:ilvl="0" w:tplc="B5C8668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5A07C3E7"/>
    <w:multiLevelType w:val="singleLevel"/>
    <w:tmpl w:val="5A07C3E7"/>
    <w:lvl w:ilvl="0">
      <w:start w:val="1"/>
      <w:numFmt w:val="decimal"/>
      <w:suff w:val="space"/>
      <w:lvlText w:val="%1."/>
      <w:lvlJc w:val="left"/>
    </w:lvl>
  </w:abstractNum>
  <w:abstractNum w:abstractNumId="7" w15:restartNumberingAfterBreak="0">
    <w:nsid w:val="5DDA351E"/>
    <w:multiLevelType w:val="hybridMultilevel"/>
    <w:tmpl w:val="9A3C7AF6"/>
    <w:lvl w:ilvl="0" w:tplc="0F38210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6846120D"/>
    <w:multiLevelType w:val="hybridMultilevel"/>
    <w:tmpl w:val="5718C4BC"/>
    <w:lvl w:ilvl="0" w:tplc="4DE47EF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7E736173"/>
    <w:multiLevelType w:val="multilevel"/>
    <w:tmpl w:val="7E736173"/>
    <w:lvl w:ilvl="0">
      <w:start w:val="1"/>
      <w:numFmt w:val="decimal"/>
      <w:lvlText w:val="%1）"/>
      <w:lvlJc w:val="left"/>
      <w:pPr>
        <w:ind w:left="840" w:hanging="360"/>
      </w:pPr>
      <w:rPr>
        <w:rFonts w:hint="eastAsia"/>
      </w:rPr>
    </w:lvl>
    <w:lvl w:ilvl="1">
      <w:start w:val="1"/>
      <w:numFmt w:val="lowerLetter"/>
      <w:lvlText w:val="%2)"/>
      <w:lvlJc w:val="left"/>
      <w:pPr>
        <w:ind w:left="1440" w:hanging="480"/>
      </w:pPr>
    </w:lvl>
    <w:lvl w:ilvl="2">
      <w:start w:val="1"/>
      <w:numFmt w:val="lowerRoman"/>
      <w:lvlText w:val="%3."/>
      <w:lvlJc w:val="right"/>
      <w:pPr>
        <w:ind w:left="1920" w:hanging="480"/>
      </w:pPr>
    </w:lvl>
    <w:lvl w:ilvl="3">
      <w:start w:val="1"/>
      <w:numFmt w:val="decimal"/>
      <w:lvlText w:val="%4."/>
      <w:lvlJc w:val="left"/>
      <w:pPr>
        <w:ind w:left="2400" w:hanging="480"/>
      </w:pPr>
    </w:lvl>
    <w:lvl w:ilvl="4">
      <w:start w:val="1"/>
      <w:numFmt w:val="lowerLetter"/>
      <w:lvlText w:val="%5)"/>
      <w:lvlJc w:val="left"/>
      <w:pPr>
        <w:ind w:left="2880" w:hanging="480"/>
      </w:pPr>
    </w:lvl>
    <w:lvl w:ilvl="5">
      <w:start w:val="1"/>
      <w:numFmt w:val="lowerRoman"/>
      <w:lvlText w:val="%6."/>
      <w:lvlJc w:val="right"/>
      <w:pPr>
        <w:ind w:left="3360" w:hanging="480"/>
      </w:pPr>
    </w:lvl>
    <w:lvl w:ilvl="6">
      <w:start w:val="1"/>
      <w:numFmt w:val="decimal"/>
      <w:lvlText w:val="%7."/>
      <w:lvlJc w:val="left"/>
      <w:pPr>
        <w:ind w:left="3840" w:hanging="480"/>
      </w:pPr>
    </w:lvl>
    <w:lvl w:ilvl="7">
      <w:start w:val="1"/>
      <w:numFmt w:val="lowerLetter"/>
      <w:lvlText w:val="%8)"/>
      <w:lvlJc w:val="left"/>
      <w:pPr>
        <w:ind w:left="4320" w:hanging="480"/>
      </w:pPr>
    </w:lvl>
    <w:lvl w:ilvl="8">
      <w:start w:val="1"/>
      <w:numFmt w:val="lowerRoman"/>
      <w:lvlText w:val="%9."/>
      <w:lvlJc w:val="right"/>
      <w:pPr>
        <w:ind w:left="4800" w:hanging="480"/>
      </w:pPr>
    </w:lvl>
  </w:abstractNum>
  <w:num w:numId="1">
    <w:abstractNumId w:val="9"/>
  </w:num>
  <w:num w:numId="2">
    <w:abstractNumId w:val="6"/>
  </w:num>
  <w:num w:numId="3">
    <w:abstractNumId w:val="1"/>
  </w:num>
  <w:num w:numId="4">
    <w:abstractNumId w:val="5"/>
  </w:num>
  <w:num w:numId="5">
    <w:abstractNumId w:val="4"/>
  </w:num>
  <w:num w:numId="6">
    <w:abstractNumId w:val="3"/>
  </w:num>
  <w:num w:numId="7">
    <w:abstractNumId w:val="8"/>
  </w:num>
  <w:num w:numId="8">
    <w:abstractNumId w:val="2"/>
  </w:num>
  <w:num w:numId="9">
    <w:abstractNumId w:val="0"/>
  </w:num>
  <w:num w:numId="10">
    <w:abstractNumId w:val="7"/>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陆剑峰">
    <w15:presenceInfo w15:providerId="Windows Live" w15:userId="2262d78a35d9aaef"/>
  </w15:person>
  <w15:person w15:author="JZH">
    <w15:presenceInfo w15:providerId="None" w15:userId="JZ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proofState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NE.Ref{03362645-EC75-4C5E-A1B6-B96C6433B4D3}" w:val=" ADDIN NE.Ref.{03362645-EC75-4C5E-A1B6-B96C6433B4D3}&lt;Citation&gt;&lt;Group&gt;&lt;References&gt;&lt;Item&gt;&lt;ID&gt;202&lt;/ID&gt;&lt;UID&gt;{F3223EE6-CACB-439F-B25B-1F46E8B66772}&lt;/UID&gt;&lt;Title&gt;云制造是一种制造服务&lt;/Title&gt;&lt;Template&gt;Journal Article&lt;/Template&gt;&lt;Star&gt;0&lt;/Star&gt;&lt;Tag&gt;0&lt;/Tag&gt;&lt;Author&gt;杨海成&lt;/Author&gt;&lt;Year&gt;2010&lt;/Year&gt;&lt;Details&gt;&lt;_issue&gt;6&lt;/_issue&gt;&lt;_journal&gt;机械设计与制造工程&lt;/_journal&gt;&lt;_keywords&gt;制造加工;服务;资源环境;持续发展;信息技术;制造业;科技部&lt;/_keywords&gt;&lt;_pages&gt;22-23&lt;/_pages&gt;&lt;_volume&gt;39&lt;/_volume&gt;&lt;_created&gt;62005973&lt;/_created&gt;&lt;_modified&gt;62005973&lt;/_modified&gt;&lt;_collection_scope&gt;中国科技核心期刊;&lt;/_collection_scope&gt;&lt;_translated_author&gt;Yang, Haicheng&lt;/_translated_author&gt;&lt;/Details&gt;&lt;Extra&gt;&lt;DBUID&gt;{B06D3285-0335-461C-A8CA-85F6C29FA30F}&lt;/DBUID&gt;&lt;/Extra&gt;&lt;/Item&gt;&lt;/References&gt;&lt;/Group&gt;&lt;/Citation&gt;_x000a_"/>
    <w:docVar w:name="NE.Ref{05E46856-36A9-46CA-906D-2108B4F57A0E}" w:val=" ADDIN NE.Ref.{05E46856-36A9-46CA-906D-2108B4F57A0E}&lt;Citation&gt;&lt;Group&gt;&lt;References&gt;&lt;Item&gt;&lt;ID&gt;48&lt;/ID&gt;&lt;UID&gt;{C46AEB99-63C3-48C4-B2AF-73D36BCE643A}&lt;/UID&gt;&lt;Title&gt;面向服务链构建的云制造资源集成共享技术研究&lt;/Title&gt;&lt;Template&gt;Journal Article&lt;/Template&gt;&lt;Star&gt;0&lt;/Star&gt;&lt;Tag&gt;0&lt;/Tag&gt;&lt;Author&gt;王正成; 黄洋&lt;/Author&gt;&lt;Year&gt;2012&lt;/Year&gt;&lt;Details&gt;&lt;_collection_scope&gt;中国科技核心期刊;中文核心期刊;CSCD;&lt;/_collection_scope&gt;&lt;_created&gt;62008806&lt;/_created&gt;&lt;_issue&gt;11&lt;/_issue&gt;&lt;_journal&gt;中国机械工程&lt;/_journal&gt;&lt;_keywords&gt;云制造;制造任务;资源服务链构建;资源共享&lt;/_keywords&gt;&lt;_modified&gt;62011549&lt;/_modified&gt;&lt;_pages&gt;1324-1331&lt;/_pages&gt;&lt;_translated_author&gt;Wang, Zhengcheng; Huang, Yang&lt;/_translated_author&gt;&lt;_url&gt;http://www.cnki.net/kcms/download.aspx?filename=IZDZDlzUBt0a1E3VwI0QoBTNrx0SrVTev52LRNlZyRUd0RUMpJ0QZZHNNhzVZV1MPl0KOB1YjJGaklEcX5EW3ZDVRh3V0EWe2UlZuVlbXdFaOt0MwlTNmFXVvtmTMBlR4EHR6d2VhV1SudDZWxUMqBVTPxkMU1Ud&amp;amp;tablename=CJFD2012&amp;amp;dflag=pdfdown 全文链接&lt;/_url&gt;&lt;_volume&gt;23&lt;/_volume&gt;&lt;/Details&gt;&lt;Extra&gt;&lt;DBUID&gt;{9C8D115D-CBE2-4BD3-B877-16F89E102614}&lt;/DBUID&gt;&lt;/Extra&gt;&lt;/Item&gt;&lt;/References&gt;&lt;/Group&gt;&lt;/Citation&gt;_x000a_"/>
    <w:docVar w:name="NE.Ref{0B925283-FB22-43ED-8D63-DBBEF726CA9A}" w:val=" ADDIN NE.Ref.{0B925283-FB22-43ED-8D63-DBBEF726CA9A}&lt;Citation&gt;&lt;Group&gt;&lt;References&gt;&lt;Item&gt;&lt;ID&gt;14&lt;/ID&gt;&lt;UID&gt;{FB205C47-DFFE-404E-B13F-6E8A49C091EA}&lt;/UID&gt;&lt;Title&gt;Using manufacturing service descriptions for flexible integration of production facilities to manufacturing clouds&lt;/Title&gt;&lt;Template&gt;Conference Proceedings&lt;/Template&gt;&lt;Star&gt;0&lt;/Star&gt;&lt;Tag&gt;0&lt;/Tag&gt;&lt;Author&gt;Rauschecker, Ursula; Stöhr, Matthias&lt;/Author&gt;&lt;Year&gt;2012&lt;/Year&gt;&lt;Details&gt;&lt;_created&gt;62008806&lt;/_created&gt;&lt;_keywords&gt;Production network;Cloud;Manufacturing;Service;Description&lt;/_keywords&gt;&lt;_modified&gt;62011549&lt;/_modified&gt;&lt;_pages&gt;1-10&lt;/_pages&gt;&lt;_secondary_title&gt;International Ice Conference on Engineering, Technology and Innovation&lt;/_secondary_title&gt;&lt;/Details&gt;&lt;Extra&gt;&lt;DBUID&gt;{9C8D115D-CBE2-4BD3-B877-16F89E102614}&lt;/DBUID&gt;&lt;/Extra&gt;&lt;/Item&gt;&lt;/References&gt;&lt;/Group&gt;&lt;/Citation&gt;_x000a_"/>
    <w:docVar w:name="NE.Ref{0EB0B6DE-625E-4652-9F1C-5D17A44FA1AB}" w:val=" ADDIN NE.Ref.{0EB0B6DE-625E-4652-9F1C-5D17A44FA1AB}&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1041063E-036B-4380-80CC-1D16770FC0A1}" w:val=" ADDIN NE.Ref.{1041063E-036B-4380-80CC-1D16770FC0A1}&lt;Citation&gt;&lt;Group&gt;&lt;References&gt;&lt;Item&gt;&lt;ID&gt;70&lt;/ID&gt;&lt;UID&gt;{AAB80A7C-3CA4-48F7-8F59-5C36A98B1933}&lt;/UID&gt;&lt;Title&gt;面向云制造的服务资源优选建模及仿真研究&lt;/Title&gt;&lt;Template&gt;Thesis&lt;/Template&gt;&lt;Star&gt;0&lt;/Star&gt;&lt;Tag&gt;0&lt;/Tag&gt;&lt;Author&gt;罗大海&lt;/Author&gt;&lt;Year&gt;2015&lt;/Year&gt;&lt;Details&gt;&lt;_keywords&gt;云制造;资源优选;本体建模;多层次匹配;FAHP评价法&lt;/_keywords&gt;&lt;_publisher&gt;南昌大学&lt;/_publisher&gt;&lt;_created&gt;62030066&lt;/_created&gt;&lt;_modified&gt;62030067&lt;/_modified&gt;&lt;_translated_author&gt;Luo, Dahai&lt;/_translated_author&gt;&lt;/Details&gt;&lt;Extra&gt;&lt;DBUID&gt;{9C8D115D-CBE2-4BD3-B877-16F89E102614}&lt;/DBUID&gt;&lt;/Extra&gt;&lt;/Item&gt;&lt;/References&gt;&lt;/Group&gt;&lt;/Citation&gt;_x000a_"/>
    <w:docVar w:name="NE.Ref{190D588D-1300-4BE7-890D-897BA6079E19}" w:val=" ADDIN NE.Ref.{190D588D-1300-4BE7-890D-897BA6079E19}&lt;Citation&gt;&lt;Group&gt;&lt;References&gt;&lt;Item&gt;&lt;ID&gt;49&lt;/ID&gt;&lt;UID&gt;{5A691505-8DFD-4ABD-B7DE-905A4096BB49}&lt;/UID&gt;&lt;Title&gt;云制造环境下生产加工云能力服务&lt;/Title&gt;&lt;Template&gt;Journal Article&lt;/Template&gt;&lt;Star&gt;0&lt;/Star&gt;&lt;Tag&gt;0&lt;/Tag&gt;&lt;Author&gt;王中杰; 杨琛; 张新; 陈立敏; 赵明明&lt;/Author&gt;&lt;Year&gt;2012&lt;/Year&gt;&lt;Details&gt;&lt;_collection_scope&gt;中国科技核心期刊;中文核心期刊;CSCD;EI;&lt;/_collection_scope&gt;&lt;_created&gt;62008806&lt;/_created&gt;&lt;_issue&gt;7&lt;/_issue&gt;&lt;_journal&gt;计算机集成制造系统&lt;/_journal&gt;&lt;_keywords&gt;云制造;生产加工云;云能力;本体;语义&lt;/_keywords&gt;&lt;_modified&gt;62011549&lt;/_modified&gt;&lt;_pages&gt;1453-1460&lt;/_pages&gt;&lt;_translated_author&gt;Wang, Zhongjie; Yang, Chen; Zhang, Xin; Chen, Limin; Zhao, Mingming&lt;/_translated_author&gt;&lt;_volume&gt;18&lt;/_volume&gt;&lt;/Details&gt;&lt;Extra&gt;&lt;DBUID&gt;{9C8D115D-CBE2-4BD3-B877-16F89E102614}&lt;/DBUID&gt;&lt;/Extra&gt;&lt;/Item&gt;&lt;/References&gt;&lt;/Group&gt;&lt;/Citation&gt;_x000a_"/>
    <w:docVar w:name="NE.Ref{1CF98DDB-2C85-4AF8-A143-65CD79F3730D}" w:val=" ADDIN NE.Ref.{1CF98DDB-2C85-4AF8-A143-65CD79F3730D}&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1E091482-34B6-4E37-8136-E23F9BBAA021}" w:val=" ADDIN NE.Ref.{1E091482-34B6-4E37-8136-E23F9BBAA021}&lt;Citation&gt;&lt;Group&gt;&lt;References&gt;&lt;Item&gt;&lt;ID&gt;157&lt;/ID&gt;&lt;UID&gt;{B33A525F-8C96-474B-ACCC-28FC2633B139}&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9&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10&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language&gt;Chinese&lt;/_language&gt;&lt;_created&gt;62005606&lt;/_created&gt;&lt;_modified&gt;62005610&lt;/_modified&gt;&lt;_url&gt;http://kns.cnki.net/KCMS/detail/detail.aspx?FileName=JSJJ201001001&amp;amp;DbName=CJFQ2010&lt;/_url&gt;&lt;_journal&gt;计算机集成制造系统&lt;/_journal&gt;&lt;_issue&gt;01&lt;/_issue&gt;&lt;_pages&gt;1-7+16&lt;/_pages&gt;&lt;_date&gt;57875040&lt;/_date&gt;&lt;_keywords&gt;云制造;网络化制造;云计算;云安全;制造模式&lt;/_keywords&gt;&lt;_author_aff&gt;北京航空航天大学复杂产品先进制造系统教育部工程研究中心;北京仿真中心;重庆大学机械工程学院;清华大学信息技术研究院;北京慧点科技开发有限公司;&lt;/_author_aff&gt;&lt;_db_provider&gt;CNKI: 期刊&lt;/_db_provider&gt;&lt;_accessed&gt;62005606&lt;/_accessed&gt;&lt;_db_updated&gt;CNKI - Reference&lt;/_db_updated&gt;&lt;_collection_scope&gt;中国科技核心期刊;中文核心期刊;CSCD;EI;&lt;/_collection_scope&gt;&lt;_translated_author&gt;Li, Bohu;Zhang, Lin;Wang, Shilong;Tao, Fei;Cao, Junwei;Jiang, Xiaodan;Song, Xiao;Chai, Xudong&lt;/_translated_author&gt;&lt;/Details&gt;&lt;Extra&gt;&lt;DBUID&gt;{B06D3285-0335-461C-A8CA-85F6C29FA30F}&lt;/DBUID&gt;&lt;/Extra&gt;&lt;/Item&gt;&lt;/References&gt;&lt;/Group&gt;&lt;/Citation&gt;_x000a_"/>
    <w:docVar w:name="NE.Ref{251C7A4D-0FDB-4897-AAB7-5CA33A3958CD}" w:val=" ADDIN NE.Ref.{251C7A4D-0FDB-4897-AAB7-5CA33A3958CD}&lt;Citation&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27527EF2-1FFD-48F3-BE5E-569AAFFDD27C}" w:val=" ADDIN NE.Ref.{27527EF2-1FFD-48F3-BE5E-569AAFFDD27C}&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27E8D12F-A3A8-4DEB-BBC9-FE535BD09F89}" w:val=" ADDIN NE.Ref.{27E8D12F-A3A8-4DEB-BBC9-FE535BD09F89}&lt;Citation&gt;&lt;Group&gt;&lt;References&gt;&lt;Item&gt;&lt;ID&gt;201&lt;/ID&gt;&lt;UID&gt;{511C0284-4018-4A38-A1CF-EF73C2DBDF99}&lt;/UID&gt;&lt;Title&gt;Cloud manufacturing: a new manufacturing paradigm&lt;/Title&gt;&lt;Template&gt;Journal Article&lt;/Template&gt;&lt;Star&gt;0&lt;/Star&gt;&lt;Tag&gt;0&lt;/Tag&gt;&lt;Author&gt;Zhang, Lin; Luo, Yongliang; Tao, Fei; Li, Bo Hu; Ren, Lei; Zhang, Xuesong; Guo, Hua; Cheng, Ying; Hu, Anrui; Liu, Yongkui&lt;/Author&gt;&lt;Year&gt;2014&lt;/Year&gt;&lt;Details&gt;&lt;_issue&gt;2&lt;/_issue&gt;&lt;_journal&gt;Enterprise Information Systems&lt;/_journal&gt;&lt;_keywords&gt;cloud manufacturing (CMfg;concept;manufacturing cloud service;manufacturing cloud;cloud manufacturing service platform&lt;/_keywords&gt;&lt;_pages&gt;167-187&lt;/_pages&gt;&lt;_volume&gt;8&lt;/_volume&gt;&lt;_created&gt;62005961&lt;/_created&gt;&lt;_modified&gt;62005973&lt;/_modified&gt;&lt;_impact_factor&gt;   1.908&lt;/_impact_factor&gt;&lt;_collection_scope&gt;EI;SCIE;&lt;/_collection_scope&gt;&lt;/Details&gt;&lt;Extra&gt;&lt;DBUID&gt;{B06D3285-0335-461C-A8CA-85F6C29FA30F}&lt;/DBUID&gt;&lt;/Extra&gt;&lt;/Item&gt;&lt;/References&gt;&lt;/Group&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accessed&gt;62005610&lt;/_accessed&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5609&lt;/_created&gt;&lt;_db_provider&gt;北京万方数据股份有限公司&lt;/_db_provider&gt;&lt;_db_updated&gt;Wanfangdata&lt;/_db_updated&gt;&lt;_isbn&gt;1006-5911&lt;/_isbn&gt;&lt;_issue&gt;3&lt;/_issue&gt;&lt;_journal&gt;计算机集成制造系统&lt;/_journal&gt;&lt;_keywords&gt;云制造; 制造云; 云服务; 制造能力; 云计算; 物联网; 制造业信息化&lt;/_keywords&gt;&lt;_language&gt;chi&lt;/_language&gt;&lt;_modified&gt;62005611&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B06D3285-0335-461C-A8CA-85F6C29FA30F}&lt;/DBUID&gt;&lt;/Extra&gt;&lt;/Item&gt;&lt;/References&gt;&lt;/Group&gt;&lt;Group&gt;&lt;References&gt;&lt;Item&gt;&lt;ID&gt;159&lt;/ID&gt;&lt;UID&gt;{FD906E2E-C6DB-4F04-8EAD-8E6A37E8A483}&lt;/UID&gt;&lt;Title&gt;云制造典型特征、关键技术与应用&lt;/Title&gt;&lt;Template&gt;Journal Article&lt;/Template&gt;&lt;Star&gt;0&lt;/Star&gt;&lt;Tag&gt;0&lt;/Tag&gt;&lt;Author&gt;李伯虎; 张霖; 任磊; 柴旭东; 陶飞; 王勇智; 尹超; 黄培; 赵欣培; 周祖德&lt;/Author&gt;&lt;Year&gt;2012&lt;/Year&gt;&lt;Details&gt;&lt;_accessed&gt;62005611&lt;/_accessed&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5611&lt;/_created&gt;&lt;_date&gt;59188320&lt;/_date&gt;&lt;_db_provider&gt;CNKI: 期刊&lt;/_db_provider&gt;&lt;_db_updated&gt;CNKI - Reference&lt;/_db_updated&gt;&lt;_issue&gt;07&lt;/_issue&gt;&lt;_journal&gt;计算机集成制造系统&lt;/_journal&gt;&lt;_keywords&gt;云制造;云计算;物联网;制造云;制造能力;服务化;虚拟化;制造业信息化&lt;/_keywords&gt;&lt;_language&gt;Chinese&lt;/_language&gt;&lt;_modified&gt;62005622&lt;/_modified&gt;&lt;_pages&gt;1345-1356&lt;/_pages&gt;&lt;_url&gt;http://kns.cnki.net/KCMS/detail/detail.aspx?FileName=JSJJ201207001&amp;amp;DbName=CJFQ2012&lt;/_url&gt;&lt;_translated_author&gt;Li, Bohu;Zhang, Lin;Ren, Lei;Chai, Xudong;Tao, Fei;Wang, Yongzhi;Yin, Chao;Huang, Pei;Zhao, Xinpei;Zhou, Zude&lt;/_translated_author&gt;&lt;/Details&gt;&lt;Extra&gt;&lt;DBUID&gt;{B06D3285-0335-461C-A8CA-85F6C29FA30F}&lt;/DBUID&gt;&lt;/Extra&gt;&lt;/Item&gt;&lt;/References&gt;&lt;/Group&gt;&lt;Group&gt;&lt;References&gt;&lt;Item&gt;&lt;ID&gt;156&lt;/ID&gt;&lt;UID&gt;{5DA3CC08-7218-4FD2-8DEA-925B467DEADF}&lt;/UID&gt;&lt;Title&gt;云制造——面向服务的网络化制造新模式&lt;/Title&gt;&lt;Template&gt;Journal Article&lt;/Template&gt;&lt;Star&gt;0&lt;/Star&gt;&lt;Tag&gt;0&lt;/Tag&gt;&lt;Author&gt;李伯虎; 张霖; 王时龙; 陶飞; 曹军威; 姜晓丹; 宋晓; 柴旭东&lt;/Author&gt;&lt;Year&gt;2010&lt;/Year&gt;&lt;Details&gt;&lt;_accessed&gt;62005606&lt;/_accessed&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5606&lt;/_created&gt;&lt;_date&gt;57875040&lt;/_date&gt;&lt;_db_provider&gt;CNKI: 期刊&lt;/_db_provider&gt;&lt;_db_updated&gt;CNKI - Reference&lt;/_db_updated&gt;&lt;_issue&gt;01&lt;/_issue&gt;&lt;_journal&gt;计算机集成制造系统&lt;/_journal&gt;&lt;_keywords&gt;云制造;网络化制造;云计算;云安全;制造模式&lt;/_keywords&gt;&lt;_language&gt;Chinese&lt;/_language&gt;&lt;_modified&gt;62005610&lt;/_modified&gt;&lt;_pages&gt;1-7+16&lt;/_pages&gt;&lt;_url&gt;http://kns.cnki.net/KCMS/detail/detail.aspx?FileName=JSJJ201001001&amp;amp;DbName=CJFQ2010&lt;/_url&gt;&lt;_translated_author&gt;Li, Bohu;Zhang, Lin;Wang, Shilong;Tao, Fei;Cao, Junwei;Jiang, Xiaodan;Song, Xiao;Chai, Xudong&lt;/_translated_author&gt;&lt;/Details&gt;&lt;Extra&gt;&lt;DBUID&gt;{B06D3285-0335-461C-A8CA-85F6C29FA30F}&lt;/DBUID&gt;&lt;/Extra&gt;&lt;/Item&gt;&lt;/References&gt;&lt;/Group&gt;&lt;Group&gt;&lt;References&gt;&lt;Item&gt;&lt;ID&gt;200&lt;/ID&gt;&lt;UID&gt;{4424458E-9BC2-4020-9887-93A0D378107A}&lt;/UID&gt;&lt;Title&gt;云制造及相关先进制造模式分析&lt;/Title&gt;&lt;Template&gt;Journal Article&lt;/Template&gt;&lt;Star&gt;0&lt;/Star&gt;&lt;Tag&gt;0&lt;/Tag&gt;&lt;Author&gt;张霖; 罗永亮; 范文慧; 陶飞; 任磊&lt;/Author&gt;&lt;Year&gt;2011&lt;/Year&gt;&lt;Details&gt;&lt;_issue&gt;3&lt;/_issue&gt;&lt;_journal&gt;计算机集成制造系统&lt;/_journal&gt;&lt;_keywords&gt;云制造;制造业信息化;制造模式;制造服务;云计算&lt;/_keywords&gt;&lt;_pages&gt;458-468&lt;/_pages&gt;&lt;_volume&gt;17&lt;/_volume&gt;&lt;_created&gt;62005961&lt;/_created&gt;&lt;_modified&gt;62005973&lt;/_modified&gt;&lt;_collection_scope&gt;中国科技核心期刊;中文核心期刊;CSCD;EI;&lt;/_collection_scope&gt;&lt;_translated_author&gt;Zhang, Lin;Luo, Yongliang;Fan, Wenhui;Tao, Fei;Ren, Lei&lt;/_translated_author&gt;&lt;/Details&gt;&lt;Extra&gt;&lt;DBUID&gt;{B06D3285-0335-461C-A8CA-85F6C29FA30F}&lt;/DBUID&gt;&lt;/Extra&gt;&lt;/Item&gt;&lt;/References&gt;&lt;/Group&gt;&lt;Group&gt;&lt;References&gt;&lt;Item&gt;&lt;ID&gt;160&lt;/ID&gt;&lt;UID&gt;{39FBDCC9-E4E9-4149-BF58-4A494D0BE397}&lt;/UID&gt;&lt;Title&gt;制造云构建关键技术研究&lt;/Title&gt;&lt;Template&gt;Journal Article&lt;/Template&gt;&lt;Star&gt;0&lt;/Star&gt;&lt;Tag&gt;0&lt;/Tag&gt;&lt;Author&gt;张霖; 罗永亮; 陶飞; 任磊; 郭华&lt;/Author&gt;&lt;Year&gt;2010&lt;/Year&gt;&lt;Details&gt;&lt;_accessed&gt;62005629&lt;/_accessed&gt;&lt;_author_aff&gt;北京航空航天大学复杂产品先进制造系统教育部工程研究中心;&lt;/_author_aff&gt;&lt;_collection_scope&gt;中国科技核心期刊;中文核心期刊;CSCD;EI;&lt;/_collection_scope&gt;&lt;_created&gt;62005629&lt;/_created&gt;&lt;_date&gt;58312800&lt;/_date&gt;&lt;_db_provider&gt;CNKI: 期刊&lt;/_db_provider&gt;&lt;_db_updated&gt;CNKI - Reference&lt;/_db_updated&gt;&lt;_issue&gt;11&lt;/_issue&gt;&lt;_journal&gt;计算机集成制造系统&lt;/_journal&gt;&lt;_keywords&gt;云制造;制造云;云服务;制造能力;制造资源;云计算;物联网&lt;/_keywords&gt;&lt;_language&gt;Chinese&lt;/_language&gt;&lt;_modified&gt;62005661&lt;/_modified&gt;&lt;_pages&gt;2510-2520&lt;/_pages&gt;&lt;_url&gt;http://kns.cnki.net/KCMS/detail/detail.aspx?FileName=JSJJ201011030&amp;amp;DbName=CJFQ2010&lt;/_url&gt;&lt;_translated_author&gt;Zhang, Lin;Luo, Yongliang;Tao, Fei;Ren, Lei;Guo, Hua&lt;/_translated_author&gt;&lt;/Details&gt;&lt;Extra&gt;&lt;DBUID&gt;{B06D3285-0335-461C-A8CA-85F6C29FA30F}&lt;/DBUID&gt;&lt;/Extra&gt;&lt;/Item&gt;&lt;/References&gt;&lt;/Group&gt;&lt;/Citation&gt;_x000a_"/>
    <w:docVar w:name="NE.Ref{2DA2D1D2-F55C-4299-9854-E0FA774C4FA2}" w:val=" ADDIN NE.Ref.{2DA2D1D2-F55C-4299-9854-E0FA774C4FA2}&lt;Citation&gt;&lt;Group&gt;&lt;References&gt;&lt;Item&gt;&lt;ID&gt;16&lt;/ID&gt;&lt;UID&gt;{D7B6E08F-CFB2-4648-A19D-098B1580E091}&lt;/UID&gt;&lt;Title&gt;Cloud manufacturing: from concept to practice&lt;/Title&gt;&lt;Template&gt;Journal Article&lt;/Template&gt;&lt;Star&gt;0&lt;/Star&gt;&lt;Tag&gt;0&lt;/Tag&gt;&lt;Author&gt;Ren, Lei; Zhang, Lin; Tao, Fei; Zhao, Chun; Chai, Xudong; Zhao, Xinpei&lt;/Author&gt;&lt;Year&gt;2015&lt;/Year&gt;&lt;Details&gt;&lt;_collection_scope&gt;EI;SCIE;&lt;/_collection_scope&gt;&lt;_created&gt;62008806&lt;/_created&gt;&lt;_impact_factor&gt;   1.908&lt;/_impact_factor&gt;&lt;_issue&gt;2&lt;/_issue&gt;&lt;_journal&gt;Enterprise Information Systems&lt;/_journal&gt;&lt;_keywords&gt;cloud manufacturing;cloud computing;service-oriented business model;cloud platform;architecture;MfgCloud;public cloud;enterprise information systems&lt;/_keywords&gt;&lt;_modified&gt;62011548&lt;/_modified&gt;&lt;_pages&gt;186-209&lt;/_pages&gt;&lt;_volume&gt;9&lt;/_volume&gt;&lt;/Details&gt;&lt;Extra&gt;&lt;DBUID&gt;{9C8D115D-CBE2-4BD3-B877-16F89E102614}&lt;/DBUID&gt;&lt;/Extra&gt;&lt;/Item&gt;&lt;/References&gt;&lt;/Group&gt;&lt;Group&gt;&lt;References&gt;&lt;Item&gt;&lt;ID&gt;17&lt;/ID&gt;&lt;UID&gt;{00E71B33-17B7-4427-AA96-3B43D6C01F64}&lt;/UID&gt;&lt;Title&gt;Cloud manufacturing: key characteristics and applications&lt;/Title&gt;&lt;Template&gt;Journal Article&lt;/Template&gt;&lt;Star&gt;0&lt;/Star&gt;&lt;Tag&gt;0&lt;/Tag&gt;&lt;Author&gt;Ren, Lei; Zhang, Lin; Wang, Lihui; Chai, Fei Tao Xudong&lt;/Author&gt;&lt;Year&gt;2017&lt;/Year&gt;&lt;Details&gt;&lt;_collection_scope&gt;EI;SCIE;&lt;/_collection_scope&gt;&lt;_created&gt;62008806&lt;/_created&gt;&lt;_impact_factor&gt;   1.949&lt;/_impact_factor&gt;&lt;_issue&gt;6&lt;/_issue&gt;&lt;_journal&gt;International Journal of Computer Integrated Manufacturing&lt;/_journal&gt;&lt;_keywords&gt;Internet of Things;cloud business model;cloud computing;cloud manufacturing;private cloud&lt;/_keywords&gt;&lt;_modified&gt;62011548&lt;/_modified&gt;&lt;_pages&gt;501-515&lt;/_pages&gt;&lt;_volume&gt;30&lt;/_volume&gt;&lt;/Details&gt;&lt;Extra&gt;&lt;DBUID&gt;{9C8D115D-CBE2-4BD3-B877-16F89E102614}&lt;/DBUID&gt;&lt;/Extra&gt;&lt;/Item&gt;&lt;/References&gt;&lt;/Group&gt;&lt;Group&gt;&lt;References&gt;&lt;Item&gt;&lt;ID&gt;19&lt;/ID&gt;&lt;UID&gt;{A1FCDC70-B580-4B35-9F1B-B3229CFFBD71}&lt;/UID&gt;&lt;Title&gt;Cloud Manufacturing Platform: Operating Paradigm, Functional Requirements, and Architecture Design&lt;/Title&gt;&lt;Template&gt;Conference Proceedings&lt;/Template&gt;&lt;Star&gt;0&lt;/Star&gt;&lt;Tag&gt;0&lt;/Tag&gt;&lt;Author&gt;Ren, Lei; Zhang, Lin; Zhao, Chun; Chai, Xudong&lt;/Author&gt;&lt;Year&gt;2013&lt;/Year&gt;&lt;Details&gt;&lt;_created&gt;62008806&lt;/_created&gt;&lt;_keywords&gt;Manufacturing;Design&lt;/_keywords&gt;&lt;_modified&gt;62011548&lt;/_modified&gt;&lt;_pages&gt;V002T02A009-V002T02A009&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1&lt;/ID&gt;&lt;UID&gt;{43795EB4-CB94-44D2-B8FC-67CAEC80A7D6}&lt;/UID&gt;&lt;Title&gt;A methodology towards virtualisation-based high performance simulation platform supporting multidisciplinary design of complex products&lt;/Title&gt;&lt;Template&gt;Journal Article&lt;/Template&gt;&lt;Star&gt;0&lt;/Star&gt;&lt;Tag&gt;0&lt;/Tag&gt;&lt;Author&gt;Tao, Fei&lt;/Author&gt;&lt;Year&gt;2012&lt;/Year&gt;&lt;Details&gt;&lt;_collection_scope&gt;EI;SCIE;&lt;/_collection_scope&gt;&lt;_created&gt;62008806&lt;/_created&gt;&lt;_impact_factor&gt;   1.908&lt;/_impact_factor&gt;&lt;_issue&gt;3&lt;/_issue&gt;&lt;_journal&gt;Enterprise Information Systems&lt;/_journal&gt;&lt;_keywords&gt;cloud manufacturing;computer simulation;enterprise information systems;fault tolerance;high performance computing;multidisciplinary design;virtual prototyping;virtualisation&lt;/_keywords&gt;&lt;_modified&gt;62011548&lt;/_modified&gt;&lt;_pages&gt;267-290&lt;/_pages&gt;&lt;_volume&gt;6&lt;/_volume&gt;&lt;/Details&gt;&lt;Extra&gt;&lt;DBUID&gt;{9C8D115D-CBE2-4BD3-B877-16F89E102614}&lt;/DBUID&gt;&lt;/Extra&gt;&lt;/Item&gt;&lt;/References&gt;&lt;/Group&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2E5C5566-11A6-4368-B730-4BE4C347D8FA}" w:val=" ADDIN NE.Ref.{2E5C5566-11A6-4368-B730-4BE4C347D8FA}&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2E7DF131-A245-4C88-82EA-1713C573DA57}" w:val=" ADDIN NE.Ref.{2E7DF131-A245-4C88-82EA-1713C573DA57}&lt;Citation&gt;&lt;Group&gt;&lt;References&gt;&lt;Item&gt;&lt;ID&gt;23&lt;/ID&gt;&lt;UID&gt;{4644FA9C-57D3-4123-87A6-1D49369EBC97}&lt;/UID&gt;&lt;Title&gt;Product-driven supply chain selection using integrated multi-criteria decision-making methodology&lt;/Title&gt;&lt;Template&gt;Journal Article&lt;/Template&gt;&lt;Star&gt;0&lt;/Star&gt;&lt;Tag&gt;0&lt;/Tag&gt;&lt;Author&gt;Wang, Ge; Huang, Samuel H; Dismukes, John P&lt;/Author&gt;&lt;Year&gt;2004&lt;/Year&gt;&lt;Details&gt;&lt;_collection_scope&gt;EI;SCIE;&lt;/_collection_scope&gt;&lt;_created&gt;62008806&lt;/_created&gt;&lt;_impact_factor&gt;   3.493&lt;/_impact_factor&gt;&lt;_issue&gt;1&lt;/_issue&gt;&lt;_journal&gt;International Journal of Production Economics&lt;/_journal&gt;&lt;_keywords&gt;Supply chain;Analytic hierarchy process;Product life cycle;SCOR model&lt;/_keywords&gt;&lt;_modified&gt;62011549&lt;/_modified&gt;&lt;_pages&gt;1-15&lt;/_pages&gt;&lt;_volume&gt;91&lt;/_volume&gt;&lt;/Details&gt;&lt;Extra&gt;&lt;DBUID&gt;{9C8D115D-CBE2-4BD3-B877-16F89E102614}&lt;/DBUID&gt;&lt;/Extra&gt;&lt;/Item&gt;&lt;/References&gt;&lt;/Group&gt;&lt;/Citation&gt;_x000a_"/>
    <w:docVar w:name="NE.Ref{30009951-1596-4C61-BCA7-E6D42CD4FA9E}" w:val=" ADDIN NE.Ref.{30009951-1596-4C61-BCA7-E6D42CD4FA9E}&lt;Citation&gt;&lt;Group&gt;&lt;References&gt;&lt;Item&gt;&lt;ID&gt;72&lt;/ID&gt;&lt;UID&gt;{6C4AAE85-F3AA-425F-9E72-125EA188D35B}&lt;/UID&gt;&lt;Title&gt;A framework for ranking of cloud computing services&lt;/Title&gt;&lt;Template&gt;Journal Article&lt;/Template&gt;&lt;Star&gt;0&lt;/Star&gt;&lt;Tag&gt;0&lt;/Tag&gt;&lt;Author&gt;Garg, Saurabh Kumar; Versteeg, Steve; Buyya, Rajkumar&lt;/Author&gt;&lt;Year&gt;2013&lt;/Year&gt;&lt;Details&gt;&lt;_issue&gt;4&lt;/_issue&gt;&lt;_journal&gt;Future Generation Computer Systems&lt;/_journal&gt;&lt;_keywords&gt;Cloud computing;Service measurement;Quality of service;Service level agreement&lt;/_keywords&gt;&lt;_pages&gt;1012-1023&lt;/_pages&gt;&lt;_volume&gt;29&lt;/_volume&gt;&lt;_created&gt;62030066&lt;/_created&gt;&lt;_modified&gt;62030067&lt;/_modified&gt;&lt;_collection_scope&gt;EI;&lt;/_collection_scope&gt;&lt;/Details&gt;&lt;Extra&gt;&lt;DBUID&gt;{9C8D115D-CBE2-4BD3-B877-16F89E102614}&lt;/DBUID&gt;&lt;/Extra&gt;&lt;/Item&gt;&lt;/References&gt;&lt;/Group&gt;&lt;/Citation&gt;_x000a_"/>
    <w:docVar w:name="NE.Ref{3007583A-B664-47EB-BDDF-FF9296C36288}" w:val=" ADDIN NE.Ref.{3007583A-B664-47EB-BDDF-FF9296C36288}&lt;Citation&gt;&lt;Group&gt;&lt;References&gt;&lt;Item&gt;&lt;ID&gt;39&lt;/ID&gt;&lt;UID&gt;{AACACC45-F081-493B-BBDD-58D404BE2648}&lt;/UID&gt;&lt;Title&gt;云制造装备资源感知与接入适配技术&lt;/Title&gt;&lt;Template&gt;Journal Article&lt;/Template&gt;&lt;Star&gt;0&lt;/Star&gt;&lt;Tag&gt;0&lt;/Tag&gt;&lt;Author&gt;李瑞芳; 刘泉; 徐文君&lt;/Author&gt;&lt;Year&gt;2012&lt;/Year&gt;&lt;Details&gt;&lt;_collection_scope&gt;中国科技核心期刊;中文核心期刊;CSCD;EI;&lt;/_collection_scope&gt;&lt;_created&gt;62008806&lt;/_created&gt;&lt;_issue&gt;7&lt;/_issue&gt;&lt;_journal&gt;计算机集成制造系统&lt;/_journal&gt;&lt;_keywords&gt;云制造;装备资源;感知;接入适配&lt;/_keywords&gt;&lt;_modified&gt;62011549&lt;/_modified&gt;&lt;_pages&gt;1547-1553&lt;/_pages&gt;&lt;_translated_author&gt;Li, Ruifang; Liu, Quan; Xu, Wenjun&lt;/_translated_author&gt;&lt;_volume&gt;18&lt;/_volume&gt;&lt;/Details&gt;&lt;Extra&gt;&lt;DBUID&gt;{9C8D115D-CBE2-4BD3-B877-16F89E102614}&lt;/DBUID&gt;&lt;/Extra&gt;&lt;/Item&gt;&lt;/References&gt;&lt;/Group&gt;&lt;/Citation&gt;_x000a_"/>
    <w:docVar w:name="NE.Ref{33EB20AE-CA4F-408A-9F92-DE5A90EF6EA3}" w:val=" ADDIN NE.Ref.{33EB20AE-CA4F-408A-9F92-DE5A90EF6EA3}&lt;Citation&gt;&lt;Group&gt;&lt;References&gt;&lt;Item&gt;&lt;ID&gt;28&lt;/ID&gt;&lt;UID&gt;{6C513A83-85ED-4DE0-96FB-601301667B22}&lt;/UID&gt;&lt;Title&gt;基于模板与全局信任度的云制造服务评价与选择方法&lt;/Title&gt;&lt;Template&gt;Journal Article&lt;/Template&gt;&lt;Star&gt;0&lt;/Star&gt;&lt;Tag&gt;0&lt;/Tag&gt;&lt;Author&gt;董元发; 郭钢&lt;/Author&gt;&lt;Year&gt;2014&lt;/Year&gt;&lt;Details&gt;&lt;_collection_scope&gt;中国科技核心期刊;中文核心期刊;CSCD;EI;&lt;/_collection_scope&gt;&lt;_created&gt;62008806&lt;/_created&gt;&lt;_issue&gt;1&lt;/_issue&gt;&lt;_journal&gt;计算机集成制造系统&lt;/_journal&gt;&lt;_keywords&gt;云制造服务;服务组合模板;互评机制;信任度;遗传算法&lt;/_keywords&gt;&lt;_modified&gt;62011549&lt;/_modified&gt;&lt;_pages&gt;207-214&lt;/_pages&gt;&lt;_translated_author&gt;Dong, Yuanfa; Guo, Gang&lt;/_translated_author&gt;&lt;_volume&gt;20&lt;/_volume&gt;&lt;/Details&gt;&lt;Extra&gt;&lt;DBUID&gt;{9C8D115D-CBE2-4BD3-B877-16F89E102614}&lt;/DBUID&gt;&lt;/Extra&gt;&lt;/Item&gt;&lt;/References&gt;&lt;/Group&gt;&lt;/Citation&gt;_x000a_"/>
    <w:docVar w:name="NE.Ref{36C14E53-1285-4F9D-A477-99AA5D9F54C3}" w:val=" ADDIN NE.Ref.{36C14E53-1285-4F9D-A477-99AA5D9F54C3}&lt;Citation&gt;&lt;Group&gt;&lt;References&gt;&lt;Item&gt;&lt;ID&gt;53&lt;/ID&gt;&lt;UID&gt;{793BDE92-8684-43F9-98E7-85E091BACD67}&lt;/UID&gt;&lt;Title&gt;云制造环境下外协加工资源集成服务模式及语义描述&lt;/Title&gt;&lt;Template&gt;Journal Article&lt;/Template&gt;&lt;Star&gt;0&lt;/Star&gt;&lt;Tag&gt;0&lt;/Tag&gt;&lt;Author&gt;尹胜; 尹超; 刘飞; 李孝斌&lt;/Author&gt;&lt;Year&gt;2011&lt;/Year&gt;&lt;Details&gt;&lt;_collection_scope&gt;中国科技核心期刊;中文核心期刊;CSCD;EI;&lt;/_collection_scope&gt;&lt;_created&gt;62008806&lt;/_created&gt;&lt;_issue&gt;3&lt;/_issue&gt;&lt;_journal&gt;计算机集成制造系统&lt;/_journal&gt;&lt;_keywords&gt;云制造;外协加工;资源集成;WEB服务;语义描述;本体;Web服务建模语言&lt;/_keywords&gt;&lt;_modified&gt;62011549&lt;/_modified&gt;&lt;_pages&gt;525-532&lt;/_pages&gt;&lt;_translated_author&gt;Yin, Sheng; Yin, Chao; Liu, Fei; Li, Xiaobin&lt;/_translated_author&gt;&lt;_volume&gt;17&lt;/_volume&gt;&lt;/Details&gt;&lt;Extra&gt;&lt;DBUID&gt;{9C8D115D-CBE2-4BD3-B877-16F89E102614}&lt;/DBUID&gt;&lt;/Extra&gt;&lt;/Item&gt;&lt;/References&gt;&lt;/Group&gt;&lt;/Citation&gt;_x000a_"/>
    <w:docVar w:name="NE.Ref{3EDD5081-775E-46D1-AC2E-1ACAB8D1993F}" w:val=" ADDIN NE.Ref.{3EDD5081-775E-46D1-AC2E-1ACAB8D1993F}&lt;Citation&gt;&lt;Group&gt;&lt;References&gt;&lt;Item&gt;&lt;ID&gt;61&lt;/ID&gt;&lt;UID&gt;{9AC489DF-0EB3-4D47-870B-F46DBCF8C971}&lt;/UID&gt;&lt;Title&gt;OWL-S: Semantic markup for web services&lt;/Title&gt;&lt;Template&gt;Web Page&lt;/Template&gt;&lt;Star&gt;0&lt;/Star&gt;&lt;Tag&gt;0&lt;/Tag&gt;&lt;Author&gt;David Martin, Mark Burstein&lt;/Author&gt;&lt;Year&gt;2004&lt;/Year&gt;&lt;Details&gt;&lt;_accessed&gt;62012758&lt;/_accessed&gt;&lt;_created&gt;62012758&lt;/_created&gt;&lt;_modified&gt;62012763&lt;/_modified&gt;&lt;_url&gt;http://www.ai.sri.com/daml/services/owl-s/1.2/overview/&lt;/_url&gt;&lt;/Details&gt;&lt;Extra&gt;&lt;DBUID&gt;{9C8D115D-CBE2-4BD3-B877-16F89E102614}&lt;/DBUID&gt;&lt;/Extra&gt;&lt;/Item&gt;&lt;/References&gt;&lt;/Group&gt;&lt;/Citation&gt;_x000a_"/>
    <w:docVar w:name="NE.Ref{3FF5103D-28D2-408F-A1B1-D10DBAA77ADC}" w:val=" ADDIN NE.Ref.{3FF5103D-28D2-408F-A1B1-D10DBAA77AD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2.782&lt;/_impact_factor&gt;&lt;_issue&gt;1&lt;/_issue&gt;&lt;_journal&gt;International Journal of Production Economics&lt;/_journal&gt;&lt;_keywords&gt;Supplier selection;Fuzzy multi-objective decision making;Weighted max–min model&lt;/_keywords&gt;&lt;_modified&gt;62011548&lt;/_modified&gt;&lt;_pages&gt;139-145&lt;/_pages&gt;&lt;_volume&gt;131&lt;/_volume&gt;&lt;/Details&gt;&lt;Extra&gt;&lt;DBUID&gt;{9C8D115D-CBE2-4BD3-B877-16F89E102614}&lt;/DBUID&gt;&lt;/Extra&gt;&lt;/Item&gt;&lt;/References&gt;&lt;/Group&gt;&lt;/Citation&gt;_x000a_"/>
    <w:docVar w:name="NE.Ref{417AFBB4-BD5B-414C-8983-80CCFDE651F3}" w:val=" ADDIN NE.Ref.{417AFBB4-BD5B-414C-8983-80CCFDE651F3}&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45CF51D5-1623-4FCD-99D5-7E2CB04C347E}" w:val=" ADDIN NE.Ref.{45CF51D5-1623-4FCD-99D5-7E2CB04C347E}&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4746A4E8-2E4F-49F5-99EF-C7242AFFA939}" w:val=" ADDIN NE.Ref.{4746A4E8-2E4F-49F5-99EF-C7242AFFA939}&lt;Citation&gt;&lt;Group&gt;&lt;References&gt;&lt;Item&gt;&lt;ID&gt;68&lt;/ID&gt;&lt;UID&gt;{5CAE6615-6E0F-4FB5-A825-C5CF8B545159}&lt;/UID&gt;&lt;Title&gt;Dynamic Web Service Selection Based on Discrete Particle Swarm Optimization&lt;/Title&gt;&lt;Template&gt;Journal Article&lt;/Template&gt;&lt;Star&gt;0&lt;/Star&gt;&lt;Tag&gt;0&lt;/Tag&gt;&lt;Author&gt;Fan, Xiaoqin; Jiang, Changjun; Fang, Xianwen; Zhijun, And Ding&lt;/Author&gt;&lt;Year&gt;2010&lt;/Year&gt;&lt;Details&gt;&lt;_created&gt;62013109&lt;/_created&gt;&lt;_issue&gt;1&lt;/_issue&gt;&lt;_journal&gt;Journal of Computer Research &amp;amp; Development&lt;/_journal&gt;&lt;_keywords&gt;Web service;service selection;quality of service;particle swarm optimization;discrete particle swarm optimization&lt;/_keywords&gt;&lt;_modified&gt;62013113&lt;/_modified&gt;&lt;_pages&gt;147-156&lt;/_pages&gt;&lt;_volume&gt;47&lt;/_volume&gt;&lt;/Details&gt;&lt;Extra&gt;&lt;DBUID&gt;{9C8D115D-CBE2-4BD3-B877-16F89E102614}&lt;/DBUID&gt;&lt;/Extra&gt;&lt;/Item&gt;&lt;/References&gt;&lt;/Group&gt;&lt;/Citation&gt;_x000a_"/>
    <w:docVar w:name="NE.Ref{48D79A37-1674-4A85-8BA6-1B734FE6405A}" w:val=" ADDIN NE.Ref.{48D79A37-1674-4A85-8BA6-1B734FE6405A}&lt;Citation&gt;&lt;Group&gt;&lt;References&gt;&lt;Item&gt;&lt;ID&gt;79&lt;/ID&gt;&lt;UID&gt;{C23262E7-0109-4F6E-A3B8-9FC86E71EC00}&lt;/UID&gt;&lt;Title&gt;基于属性描述匹配的云制造服务资源搜索方法&lt;/Title&gt;&lt;Template&gt;Journal Article&lt;/Template&gt;&lt;Star&gt;0&lt;/Star&gt;&lt;Tag&gt;0&lt;/Tag&gt;&lt;Author&gt;李成海; 黄必清&lt;/Author&gt;&lt;Year&gt;2014&lt;/Year&gt;&lt;Details&gt;&lt;_issue&gt;6&lt;/_issue&gt;&lt;_journal&gt;计算机集成制造系统&lt;/_journal&gt;&lt;_keywords&gt;云制造;标准化分类;服务搜索;属性匹配&lt;/_keywords&gt;&lt;_pages&gt;1499-1507&lt;/_pages&gt;&lt;_volume&gt;20&lt;/_volume&gt;&lt;_created&gt;62030342&lt;/_created&gt;&lt;_modified&gt;62030344&lt;/_modified&gt;&lt;_collection_scope&gt;中国科技核心期刊;中文核心期刊;CSCD;EI;&lt;/_collection_scope&gt;&lt;_translated_author&gt;Li, Chenghai;Huang, Biqing&lt;/_translated_author&gt;&lt;/Details&gt;&lt;Extra&gt;&lt;DBUID&gt;{9C8D115D-CBE2-4BD3-B877-16F89E102614}&lt;/DBUID&gt;&lt;/Extra&gt;&lt;/Item&gt;&lt;/References&gt;&lt;/Group&gt;&lt;/Citation&gt;_x000a_"/>
    <w:docVar w:name="NE.Ref{4D170872-89EC-455C-B7B7-52159650AFBC}" w:val=" ADDIN NE.Ref.{4D170872-89EC-455C-B7B7-52159650AFBC}&lt;Citation&gt;&lt;Group&gt;&lt;References&gt;&lt;Item&gt;&lt;ID&gt;2&lt;/ID&gt;&lt;UID&gt;{801C4B79-30CC-4E81-91BF-D8A36B824490}&lt;/UID&gt;&lt;Title&gt;A weighted max–min model for fuzzy multi-objective supplier selection in a supply chain&lt;/Title&gt;&lt;Template&gt;Journal Article&lt;/Template&gt;&lt;Star&gt;0&lt;/Star&gt;&lt;Tag&gt;0&lt;/Tag&gt;&lt;Author&gt;Amid, A; Ghodsypour, S H; O Brien, C&lt;/Author&gt;&lt;Year&gt;2011&lt;/Year&gt;&lt;Details&gt;&lt;_collection_scope&gt;EI;SCIE;&lt;/_collection_scope&gt;&lt;_created&gt;62008806&lt;/_created&gt;&lt;_impact_factor&gt;   3.493&lt;/_impact_factor&gt;&lt;_issue&gt;1&lt;/_issue&gt;&lt;_journal&gt;International Journal of Production Economics&lt;/_journal&gt;&lt;_keywords&gt;Supplier selection;Fuzzy multi-objective decision making;Weighted max–min model&lt;/_keywords&gt;&lt;_modified&gt;62030069&lt;/_modified&gt;&lt;_pages&gt;139-145&lt;/_pages&gt;&lt;_volume&gt;131&lt;/_volume&gt;&lt;/Details&gt;&lt;Extra&gt;&lt;DBUID&gt;{9C8D115D-CBE2-4BD3-B877-16F89E102614}&lt;/DBUID&gt;&lt;/Extra&gt;&lt;/Item&gt;&lt;/References&gt;&lt;/Group&gt;&lt;/Citation&gt;_x000a_"/>
    <w:docVar w:name="NE.Ref{525B6FCE-46E4-4DD6-8FAE-E84EB9DA0C74}" w:val=" ADDIN NE.Ref.{525B6FCE-46E4-4DD6-8FAE-E84EB9DA0C74}&lt;Citation&gt;&lt;Group&gt;&lt;References&gt;&lt;Item&gt;&lt;ID&gt;42&lt;/ID&gt;&lt;UID&gt;{E65F7539-3758-4447-A3F0-EAF7529AD6BA}&lt;/UID&gt;&lt;Title&gt;基于扩展进程代数的云制造服务组合建模与QoS评价&lt;/Title&gt;&lt;Template&gt;Journal Article&lt;/Template&gt;&lt;Star&gt;0&lt;/Star&gt;&lt;Tag&gt;0&lt;/Tag&gt;&lt;Author&gt;李永湘; 姚锡凡; 徐川; 张洁; 李彬&lt;/Author&gt;&lt;Year&gt;2014&lt;/Year&gt;&lt;Details&gt;&lt;_collection_scope&gt;中国科技核心期刊;中文核心期刊;CSCD;EI;&lt;/_collection_scope&gt;&lt;_created&gt;62008806&lt;/_created&gt;&lt;_issue&gt;3&lt;/_issue&gt;&lt;_journal&gt;计算机集成制造系统&lt;/_journal&gt;&lt;_keywords&gt;进程代数;云制造;服务组合;服务质量;形式化验证&lt;/_keywords&gt;&lt;_modified&gt;62011549&lt;/_modified&gt;&lt;_pages&gt;689-700&lt;/_pages&gt;&lt;_translated_author&gt;Li, Yongxiang; Yao, Xifan; Xu, Chuan; Zhang, Jie; Li, Bin&lt;/_translated_author&gt;&lt;_volume&gt;20&lt;/_volume&gt;&lt;/Details&gt;&lt;Extra&gt;&lt;DBUID&gt;{9C8D115D-CBE2-4BD3-B877-16F89E102614}&lt;/DBUID&gt;&lt;/Extra&gt;&lt;/Item&gt;&lt;/References&gt;&lt;/Group&gt;&lt;/Citation&gt;_x000a_"/>
    <w:docVar w:name="NE.Ref{5723831A-8B53-422B-84B2-FA36C6D7532F}" w:val=" ADDIN NE.Ref.{5723831A-8B53-422B-84B2-FA36C6D7532F}&lt;Citation&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5E1EAA5F-D261-4A85-BC5F-3C7B6DABE24A}" w:val=" ADDIN NE.Ref.{5E1EAA5F-D261-4A85-BC5F-3C7B6DABE24A}&lt;Citation&gt;&lt;Group&gt;&lt;References&gt;&lt;Item&gt;&lt;ID&gt;60&lt;/ID&gt;&lt;UID&gt;{9139D612-16A5-45D6-AFCE-2530CB87722B}&lt;/UID&gt;&lt;Title&gt;RDF Vocabulary Description Language 1. 0：RDF Schema&lt;/Title&gt;&lt;Template&gt;Electronic Source&lt;/Template&gt;&lt;Star&gt;0&lt;/Star&gt;&lt;Tag&gt;0&lt;/Tag&gt;&lt;Author&gt;Brickiey D, Guha R V&lt;/Author&gt;&lt;Year&gt;2004&lt;/Year&gt;&lt;Details&gt;&lt;_accessed&gt;62012750&lt;/_accessed&gt;&lt;_created&gt;62011639&lt;/_created&gt;&lt;_modified&gt;62012751&lt;/_modified&gt;&lt;_url&gt;http://www.w3.org/TR/rdf-schema/&lt;/_url&gt;&lt;/Details&gt;&lt;Extra&gt;&lt;DBUID&gt;{9C8D115D-CBE2-4BD3-B877-16F89E102614}&lt;/DBUID&gt;&lt;/Extra&gt;&lt;/Item&gt;&lt;/References&gt;&lt;/Group&gt;&lt;/Citation&gt;_x000a_"/>
    <w:docVar w:name="NE.Ref{5E8DDC17-2068-4AB2-B457-4FA70612F360}" w:val=" ADDIN NE.Ref.{5E8DDC17-2068-4AB2-B457-4FA70612F360}&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61A884D1-D009-489F-872B-5A440AE72BCB}" w:val=" ADDIN NE.Ref.{61A884D1-D009-489F-872B-5A440AE72BCB}&lt;Citation&gt;&lt;Group&gt;&lt;References&gt;&lt;Item&gt;&lt;ID&gt;30&lt;/ID&gt;&lt;UID&gt;{05DCBE99-BE78-4CAA-BE17-2F4158819BD8}&lt;/UID&gt;&lt;Title&gt;基于数据云与应用云分离模式的制造资源云定位服务平台&lt;/Title&gt;&lt;Template&gt;Journal Article&lt;/Template&gt;&lt;Star&gt;0&lt;/Star&gt;&lt;Tag&gt;0&lt;/Tag&gt;&lt;Author&gt;黄刚; 钟小勇; 龙渊铭; 张国军&lt;/Author&gt;&lt;Year&gt;2011&lt;/Year&gt;&lt;Details&gt;&lt;_collection_scope&gt;中国科技核心期刊;中文核心期刊;CSCD;EI;&lt;/_collection_scope&gt;&lt;_created&gt;62008806&lt;/_created&gt;&lt;_issue&gt;3&lt;/_issue&gt;&lt;_journal&gt;计算机集成制造系统&lt;/_journal&gt;&lt;_keywords&gt;云制造;制造资源;基础数据;云定位;服务平台&lt;/_keywords&gt;&lt;_modified&gt;62011549&lt;/_modified&gt;&lt;_pages&gt;519-524&lt;/_pages&gt;&lt;_translated_author&gt;Huang, Gang; Zhong, Xiaoyong; Long, Yuanming; Zhang, Guojun&lt;/_translated_author&gt;&lt;_volume&gt;17&lt;/_volume&gt;&lt;/Details&gt;&lt;Extra&gt;&lt;DBUID&gt;{9C8D115D-CBE2-4BD3-B877-16F89E102614}&lt;/DBUID&gt;&lt;/Extra&gt;&lt;/Item&gt;&lt;/References&gt;&lt;/Group&gt;&lt;/Citation&gt;_x000a_"/>
    <w:docVar w:name="NE.Ref{62627970-7896-4074-8113-8AEABE02274F}" w:val=" ADDIN NE.Ref.{62627970-7896-4074-8113-8AEABE02274F}&lt;Citation&gt;&lt;Group&gt;&lt;References&gt;&lt;Item&gt;&lt;ID&gt;65&lt;/ID&gt;&lt;UID&gt;{57A611CD-2D16-4B0C-8EB2-B2A6A99F5FB9}&lt;/UID&gt;&lt;Title&gt;面向多任务的制造云服务组合&lt;/Title&gt;&lt;Template&gt;Journal Article&lt;/Template&gt;&lt;Star&gt;0&lt;/Star&gt;&lt;Tag&gt;0&lt;/Tag&gt;&lt;Author&gt;刘卫宁; 刘波; 孙棣华&lt;/Author&gt;&lt;Year&gt;2013&lt;/Year&gt;&lt;Details&gt;&lt;_collection_scope&gt;中国科技核心期刊;中文核心期刊;CSCD;EI;&lt;/_collection_scope&gt;&lt;_created&gt;62013109&lt;/_created&gt;&lt;_issue&gt;1&lt;/_issue&gt;&lt;_journal&gt;计算机集成制造系统&lt;/_journal&gt;&lt;_keywords&gt;多任务;云制造;服务组合;遗传算法;矩阵实数编码&lt;/_keywords&gt;&lt;_modified&gt;62013112&lt;/_modified&gt;&lt;_pages&gt;199-209&lt;/_pages&gt;&lt;_volume&gt;19&lt;/_volume&gt;&lt;_translated_author&gt;Liu, Weining;Liu, Bo;Sun, Dihua&lt;/_translated_author&gt;&lt;/Details&gt;&lt;Extra&gt;&lt;DBUID&gt;{9C8D115D-CBE2-4BD3-B877-16F89E102614}&lt;/DBUID&gt;&lt;/Extra&gt;&lt;/Item&gt;&lt;/References&gt;&lt;/Group&gt;&lt;/Citation&gt;_x000a_"/>
    <w:docVar w:name="NE.Ref{66E3A959-B8F4-44E9-B546-440557CAC980}" w:val=" ADDIN NE.Ref.{66E3A959-B8F4-44E9-B546-440557CAC980}&lt;Citation&gt;&lt;Group&gt;&lt;References&gt;&lt;Item&gt;&lt;ID&gt;56&lt;/ID&gt;&lt;UID&gt;{07D263C8-BC64-4181-84AD-4BDE6410EA9A}&lt;/UID&gt;&lt;Title&gt;基于HBase的RDF存储系统的研究与设计&lt;/Title&gt;&lt;Template&gt;Thesis&lt;/Template&gt;&lt;Star&gt;0&lt;/Star&gt;&lt;Tag&gt;0&lt;/Tag&gt;&lt;Author&gt;金强&lt;/Author&gt;&lt;Year&gt;2011&lt;/Year&gt;&lt;Details&gt;&lt;_created&gt;62011547&lt;/_created&gt;&lt;_keywords&gt;资源描述;分布式系统;并行计算;冗余数据&lt;/_keywords&gt;&lt;_modified&gt;62011547&lt;/_modified&gt;&lt;_publisher&gt;浙江大学&lt;/_publisher&gt;&lt;_translated_author&gt;Jin, Qiang&lt;/_translated_author&gt;&lt;/Details&gt;&lt;Extra&gt;&lt;DBUID&gt;{9C8D115D-CBE2-4BD3-B877-16F89E102614}&lt;/DBUID&gt;&lt;/Extra&gt;&lt;/Item&gt;&lt;/References&gt;&lt;/Group&gt;&lt;/Citation&gt;_x000a_"/>
    <w:docVar w:name="NE.Ref{677F2DDF-067B-479E-B8AA-9D317FD6CE54}" w:val=" ADDIN NE.Ref.{677F2DDF-067B-479E-B8AA-9D317FD6CE54}&lt;Citation&gt;&lt;Group&gt;&lt;References&gt;&lt;Item&gt;&lt;ID&gt;9&lt;/ID&gt;&lt;UID&gt;{A3A7B15B-7F64-4CFF-A1C3-AD4FE6873548}&lt;/UID&gt;&lt;Title&gt;Fuzzy multi-attribute selection among transportation companies using axiomatic design and analytic hierarchy process&lt;/Title&gt;&lt;Template&gt;Journal Article&lt;/Template&gt;&lt;Star&gt;0&lt;/Star&gt;&lt;Tag&gt;0&lt;/Tag&gt;&lt;Author&gt;Kulak; Osman; Kahraman; Cengiz&lt;/Author&gt;&lt;Year&gt;2005&lt;/Year&gt;&lt;Details&gt;&lt;_collection_scope&gt;EI;SCI;SCIE;&lt;/_collection_scope&gt;&lt;_created&gt;62008806&lt;/_created&gt;&lt;_impact_factor&gt;   4.832&lt;/_impact_factor&gt;&lt;_issue&gt;2–4&lt;/_issue&gt;&lt;_journal&gt;Information Sciences&lt;/_journal&gt;&lt;_keywords&gt;Transportation company selection;Axiomatic design;Fuzzy sets;Information;AHP&lt;/_keywords&gt;&lt;_modified&gt;62011545&lt;/_modified&gt;&lt;_pages&gt;191-210&lt;/_pages&gt;&lt;_volume&gt;170&lt;/_volume&gt;&lt;/Details&gt;&lt;Extra&gt;&lt;DBUID&gt;{9C8D115D-CBE2-4BD3-B877-16F89E102614}&lt;/DBUID&gt;&lt;/Extra&gt;&lt;/Item&gt;&lt;/References&gt;&lt;/Group&gt;&lt;/Citation&gt;_x000a_"/>
    <w:docVar w:name="NE.Ref{6964B95F-38AB-485E-B388-9F6327A73D1B}" w:val=" ADDIN NE.Ref.{6964B95F-38AB-485E-B388-9F6327A73D1B}&lt;Citation&gt;&lt;Group&gt;&lt;References&gt;&lt;Item&gt;&lt;ID&gt;45&lt;/ID&gt;&lt;UID&gt;{58232859-8588-4890-AB87-2577F93E7036}&lt;/UID&gt;&lt;Title&gt;云制造资源虚拟化研究&lt;/Title&gt;&lt;Template&gt;Journal Article&lt;/Template&gt;&lt;Star&gt;0&lt;/Star&gt;&lt;Tag&gt;0&lt;/Tag&gt;&lt;Author&gt;任磊; 张霖; 张雅彬; 陶飞; 罗永亮&lt;/Author&gt;&lt;Year&gt;2011&lt;/Year&gt;&lt;Details&gt;&lt;_collection_scope&gt;中国科技核心期刊;中文核心期刊;CSCD;EI;&lt;/_collection_scope&gt;&lt;_created&gt;62008806&lt;/_created&gt;&lt;_issue&gt;3&lt;/_issue&gt;&lt;_journal&gt;计算机集成制造系统&lt;/_journal&gt;&lt;_keywords&gt;云制造;虚拟化;制造资源虚拟化;云服务;云计算;物联网&lt;/_keywords&gt;&lt;_modified&gt;62011549&lt;/_modified&gt;&lt;_pages&gt;511-518&lt;/_pages&gt;&lt;_translated_author&gt;Ren, Lei; Zhang, Lin; Zhang, Yabin; Tao, Fei; Luo, Yongliang&lt;/_translated_author&gt;&lt;_volume&gt;17&lt;/_volume&gt;&lt;/Details&gt;&lt;Extra&gt;&lt;DBUID&gt;{9C8D115D-CBE2-4BD3-B877-16F89E102614}&lt;/DBUID&gt;&lt;/Extra&gt;&lt;/Item&gt;&lt;/References&gt;&lt;/Group&gt;&lt;/Citation&gt;_x000a_"/>
    <w:docVar w:name="NE.Ref{6C2EBB70-7354-4567-8BE0-27DFE539C1DB}" w:val=" ADDIN NE.Ref.{6C2EBB70-7354-4567-8BE0-27DFE539C1DB}&lt;Citation&gt;&lt;Group&gt;&lt;References&gt;&lt;Item&gt;&lt;ID&gt;59&lt;/ID&gt;&lt;UID&gt;{C6C10A7E-9F5B-4998-A761-CFC28EDDFE86}&lt;/UID&gt;&lt;Title&gt;Resource Description Framework(RDF) Schema Specification 1.0&lt;/Title&gt;&lt;Template&gt;Web Page&lt;/Template&gt;&lt;Star&gt;0&lt;/Star&gt;&lt;Tag&gt;0&lt;/Tag&gt;&lt;Author&gt;Brikiey D, Guha R V&lt;/Author&gt;&lt;Year&gt;2000&lt;/Year&gt;&lt;Details&gt;&lt;_accessed&gt;62011635&lt;/_accessed&gt;&lt;_created&gt;62011633&lt;/_created&gt;&lt;_modified&gt;62011633&lt;/_modified&gt;&lt;_url&gt;https://www.w3.org/TR/2000/CR-rdf-schema-20000327/&lt;/_url&gt;&lt;/Details&gt;&lt;Extra&gt;&lt;DBUID&gt;{9C8D115D-CBE2-4BD3-B877-16F89E102614}&lt;/DBUID&gt;&lt;/Extra&gt;&lt;/Item&gt;&lt;/References&gt;&lt;/Group&gt;&lt;/Citation&gt;_x000a_"/>
    <w:docVar w:name="NE.Ref{6EB9A589-B494-4721-B17E-43443071DDB2}" w:val=" ADDIN NE.Ref.{6EB9A589-B494-4721-B17E-43443071DDB2}&lt;Citation&gt;&lt;Group&gt;&lt;References&gt;&lt;Item&gt;&lt;ID&gt;73&lt;/ID&gt;&lt;UID&gt;{5B86F60F-631E-4B23-B7FA-C8B1E757F6D8}&lt;/UID&gt;&lt;Title&gt;Top-k Web Service Compositions Using Fuzzy Dominance Relationship&lt;/Title&gt;&lt;Template&gt;Conference Proceedings&lt;/Template&gt;&lt;Star&gt;0&lt;/Star&gt;&lt;Tag&gt;0&lt;/Tag&gt;&lt;Author&gt;Benouaret, Karim; Benslimane, Djamal; Hadjali, Allel; Barhamgi, Mahmoud&lt;/Author&gt;&lt;Year&gt;2011&lt;/Year&gt;&lt;Details&gt;&lt;_keywords&gt;Pareto analysis;Web services;fuzzy set theory;information resources;query processing;question answering (information retrieval;rewriting systems;Pareto dominance;RDF query rewriting algorithm;data Web services&lt;/_keywords&gt;&lt;_pages&gt;144-151&lt;/_pages&gt;&lt;_secondary_title&gt;IEEE International Conference on Services Computing&lt;/_secondary_title&gt;&lt;_created&gt;62030066&lt;/_created&gt;&lt;_modified&gt;62030068&lt;/_modified&gt;&lt;/Details&gt;&lt;Extra&gt;&lt;DBUID&gt;{9C8D115D-CBE2-4BD3-B877-16F89E102614}&lt;/DBUID&gt;&lt;/Extra&gt;&lt;/Item&gt;&lt;/References&gt;&lt;/Group&gt;&lt;/Citation&gt;_x000a_"/>
    <w:docVar w:name="NE.Ref{700D79A2-504B-4428-B130-A3DBD35CA285}" w:val=" ADDIN NE.Ref.{700D79A2-504B-4428-B130-A3DBD35CA285}&lt;Citation&gt;&lt;Group&gt;&lt;References&gt;&lt;Item&gt;&lt;ID&gt;62&lt;/ID&gt;&lt;UID&gt;{5DCC33B3-13FB-45B5-8349-FB854B212E7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13109&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3110&lt;/_modified&gt;&lt;_pages&gt;315-327&lt;/_pages&gt;&lt;_volume&gt;4&lt;/_volume&gt;&lt;/Details&gt;&lt;Extra&gt;&lt;DBUID&gt;{9C8D115D-CBE2-4BD3-B877-16F89E102614}&lt;/DBUID&gt;&lt;/Extra&gt;&lt;/Item&gt;&lt;/References&gt;&lt;/Group&gt;&lt;/Citation&gt;_x000a_"/>
    <w:docVar w:name="NE.Ref{740199BE-DEC2-44D9-85E5-F983DEF5D2E1}" w:val=" ADDIN NE.Ref.{740199BE-DEC2-44D9-85E5-F983DEF5D2E1}&lt;Citation&gt;&lt;Group&gt;&lt;References&gt;&lt;Item&gt;&lt;ID&gt;81&lt;/ID&gt;&lt;UID&gt;{F4078C4F-2CA4-4707-A23F-601D02957360}&lt;/UID&gt;&lt;Title&gt;基于服务质量的云制造服务双向匹配模型&lt;/Title&gt;&lt;Template&gt;Journal Article&lt;/Template&gt;&lt;Star&gt;0&lt;/Star&gt;&lt;Tag&gt;0&lt;/Tag&gt;&lt;Author&gt;赵金辉; 王学慧&lt;/Author&gt;&lt;Year&gt;2016&lt;/Year&gt;&lt;Details&gt;&lt;_issue&gt;1&lt;/_issue&gt;&lt;_journal&gt;计算机集成制造系统&lt;/_journal&gt;&lt;_keywords&gt;云服务选择;双向匹配;服务质量;云模型;可变模糊识别&lt;/_keywords&gt;&lt;_pages&gt;104-112&lt;/_pages&gt;&lt;_volume&gt;22&lt;/_volume&gt;&lt;_created&gt;62030342&lt;/_created&gt;&lt;_modified&gt;62030344&lt;/_modified&gt;&lt;_collection_scope&gt;中国科技核心期刊;中文核心期刊;CSCD;EI;&lt;/_collection_scope&gt;&lt;_translated_author&gt;Zhao, Jinhui;Wang, Xuehui&lt;/_translated_author&gt;&lt;/Details&gt;&lt;Extra&gt;&lt;DBUID&gt;{9C8D115D-CBE2-4BD3-B877-16F89E102614}&lt;/DBUID&gt;&lt;/Extra&gt;&lt;/Item&gt;&lt;/References&gt;&lt;/Group&gt;&lt;/Citation&gt;_x000a_"/>
    <w:docVar w:name="NE.Ref{7908CC95-BB74-4ABA-A652-68E4A2A6D964}" w:val=" ADDIN NE.Ref.{7908CC95-BB74-4ABA-A652-68E4A2A6D964}&lt;Citation&gt;&lt;Group&gt;&lt;References&gt;&lt;Item&gt;&lt;ID&gt;78&lt;/ID&gt;&lt;UID&gt;{47CDD28B-AF0C-4BBC-A118-5DF4CD03D84B}&lt;/UID&gt;&lt;Title&gt;云制造背景下的服务匹配算法&lt;/Title&gt;&lt;Template&gt;Journal Article&lt;/Template&gt;&lt;Star&gt;0&lt;/Star&gt;&lt;Tag&gt;0&lt;/Tag&gt;&lt;Author&gt;张金广; 李锋刚; 张磊&lt;/Author&gt;&lt;Year&gt;2013&lt;/Year&gt;&lt;Details&gt;&lt;_issue&gt;3&lt;/_issue&gt;&lt;_journal&gt;计算机技术与发展&lt;/_journal&gt;&lt;_keywords&gt;本体;云制造;服务匹配&lt;/_keywords&gt;&lt;_pages&gt;41-44&lt;/_pages&gt;&lt;_created&gt;62030342&lt;/_created&gt;&lt;_modified&gt;62030344&lt;/_modified&gt;&lt;_collection_scope&gt;中国科技核心期刊;&lt;/_collection_scope&gt;&lt;_translated_author&gt;Zhang, Jinguang;Li, Fenggang;Zhang, Lei&lt;/_translated_author&gt;&lt;/Details&gt;&lt;Extra&gt;&lt;DBUID&gt;{9C8D115D-CBE2-4BD3-B877-16F89E102614}&lt;/DBUID&gt;&lt;/Extra&gt;&lt;/Item&gt;&lt;/References&gt;&lt;/Group&gt;&lt;/Citation&gt;_x000a_"/>
    <w:docVar w:name="NE.Ref{7C8075A6-C3A9-4D77-B68F-DC74B3BDE7BF}" w:val=" ADDIN NE.Ref.{7C8075A6-C3A9-4D77-B68F-DC74B3BDE7BF}&lt;Citation&gt;&lt;Group&gt;&lt;References&gt;&lt;Item&gt;&lt;ID&gt;64&lt;/ID&gt;&lt;UID&gt;{9FEB781C-167A-4133-9454-7AA3C80740C9}&lt;/UID&gt;&lt;Title&gt;Virtual Services in Cloud Computing&lt;/Title&gt;&lt;Template&gt;Conference Proceedings&lt;/Template&gt;&lt;Star&gt;0&lt;/Star&gt;&lt;Tag&gt;0&lt;/Tag&gt;&lt;Author&gt;Fu, Jicheng; Hao, Wei; Tu, Michael; Ma, Biao; Baldwin, Joshua; Bastani, Farokh B&lt;/Author&gt;&lt;Year&gt;2010&lt;/Year&gt;&lt;Details&gt;&lt;_created&gt;62013109&lt;/_created&gt;&lt;_keywords&gt;ieee computer society&lt;/_keywords&gt;&lt;_modified&gt;62013111&lt;/_modified&gt;&lt;_pages&gt;467-472&lt;/_pages&gt;&lt;_secondary_title&gt;World Congress on Services&lt;/_secondary_title&gt;&lt;/Details&gt;&lt;Extra&gt;&lt;DBUID&gt;{9C8D115D-CBE2-4BD3-B877-16F89E102614}&lt;/DBUID&gt;&lt;/Extra&gt;&lt;/Item&gt;&lt;/References&gt;&lt;/Group&gt;&lt;/Citation&gt;_x000a_"/>
    <w:docVar w:name="NE.Ref{910D33DF-D2DF-4F92-9371-D9ABF4342A11}" w:val=" ADDIN NE.Ref.{910D33DF-D2DF-4F92-9371-D9ABF4342A11}&lt;Citation&gt;&lt;Group&gt;&lt;References&gt;&lt;Item&gt;&lt;ID&gt;69&lt;/ID&gt;&lt;UID&gt;{E62B3E75-717C-4598-ACAD-208AD77F0126}&lt;/UID&gt;&lt;Title&gt;语义Web技术与网络化制造&lt;/Title&gt;&lt;Template&gt;Book&lt;/Template&gt;&lt;Star&gt;0&lt;/Star&gt;&lt;Tag&gt;0&lt;/Tag&gt;&lt;Author&gt;田雪莹; 吉锋&lt;/Author&gt;&lt;Year&gt;2013&lt;/Year&gt;&lt;Details&gt;&lt;_accessed&gt;62022135&lt;/_accessed&gt;&lt;_created&gt;62022135&lt;/_created&gt;&lt;_modified&gt;62022135&lt;/_modified&gt;&lt;_publisher&gt;经济管理出版社&lt;/_publisher&gt;&lt;_translated_author&gt;Tian, Xueying;Ji, Feng&lt;/_translated_author&gt;&lt;/Details&gt;&lt;Extra&gt;&lt;DBUID&gt;{9C8D115D-CBE2-4BD3-B877-16F89E102614}&lt;/DBUID&gt;&lt;/Extra&gt;&lt;/Item&gt;&lt;/References&gt;&lt;/Group&gt;&lt;/Citation&gt;_x000a_"/>
    <w:docVar w:name="NE.Ref{9C35684E-33A5-402A-B28E-6924FC04334D}" w:val=" ADDIN NE.Ref.{9C35684E-33A5-402A-B28E-6924FC04334D}&lt;Citation&gt;&lt;Group&gt;&lt;References&gt;&lt;Item&gt;&lt;ID&gt;25&lt;/ID&gt;&lt;UID&gt;{3BB4BAF9-2D71-402B-9A22-091D401D4BB3}&lt;/UID&gt;&lt;Title&gt;Perception of Manufacturing Resources in Cloud-Manufacturing System&lt;/Title&gt;&lt;Template&gt;Conference Proceedings&lt;/Template&gt;&lt;Star&gt;0&lt;/Star&gt;&lt;Tag&gt;0&lt;/Tag&gt;&lt;Author&gt;Yan, Jiming; Guo, Zhiping; Shi, Rongbo&lt;/Author&gt;&lt;Year&gt;2012&lt;/Year&gt;&lt;Details&gt;&lt;_created&gt;62008806&lt;/_created&gt;&lt;_keywords&gt;Cloud-manufacture;Manufacturing Resource;Resource Perception;Processing equipment;Data collection;Data transfer&lt;/_keywords&gt;&lt;_modified&gt;62011549&lt;/_modified&gt;&lt;_pages&gt;1993-1996&lt;/_pages&gt;&lt;_secondary_title&gt;International Conference on Computer Science and Service System&lt;/_secondary_title&gt;&lt;/Details&gt;&lt;Extra&gt;&lt;DBUID&gt;{9C8D115D-CBE2-4BD3-B877-16F89E102614}&lt;/DBUID&gt;&lt;/Extra&gt;&lt;/Item&gt;&lt;/References&gt;&lt;/Group&gt;&lt;/Citation&gt;_x000a_"/>
    <w:docVar w:name="NE.Ref{9FCD5FDF-7FCA-44C9-8938-D1894BD5801A}" w:val=" ADDIN NE.Ref.{9FCD5FDF-7FCA-44C9-8938-D1894BD5801A}&lt;Citation&gt;&lt;Group&gt;&lt;References&gt;&lt;Item&gt;&lt;ID&gt;38&lt;/ID&gt;&lt;UID&gt;{D3B0E801-4E87-4C51-A1A4-E39A0E333F29}&lt;/UID&gt;&lt;Title&gt;基于SOOA的制造资源服务化封装与部署机制&lt;/Title&gt;&lt;Template&gt;Journal Article&lt;/Template&gt;&lt;Star&gt;0&lt;/Star&gt;&lt;Tag&gt;0&lt;/Tag&gt;&lt;Author&gt;李楠; 徐文胜; 孔令军&lt;/Author&gt;&lt;Year&gt;2012&lt;/Year&gt;&lt;Details&gt;&lt;_collection_scope&gt;中国科技核心期刊;中文核心期刊;&lt;/_collection_scope&gt;&lt;_created&gt;62008806&lt;/_created&gt;&lt;_issue&gt;11&lt;/_issue&gt;&lt;_journal&gt;机械设计与制造&lt;/_journal&gt;&lt;_keywords&gt;云制造;制造资源;SOOA;制造服务&lt;/_keywords&gt;&lt;_modified&gt;62011549&lt;/_modified&gt;&lt;_pages&gt;123-125&lt;/_pages&gt;&lt;_translated_author&gt;Li, Nan; Xu, Wensheng; Kong, Lingjun&lt;/_translated_author&gt;&lt;/Details&gt;&lt;Extra&gt;&lt;DBUID&gt;{9C8D115D-CBE2-4BD3-B877-16F89E102614}&lt;/DBUID&gt;&lt;/Extra&gt;&lt;/Item&gt;&lt;/References&gt;&lt;/Group&gt;&lt;/Citation&gt;_x000a_"/>
    <w:docVar w:name="NE.Ref{A017F387-8CF4-4EB6-B976-A09BFDA1E1FD}" w:val=" ADDIN NE.Ref.{A017F387-8CF4-4EB6-B976-A09BFDA1E1FD}&lt;Citation&gt;&lt;Group&gt;&lt;References&gt;&lt;Item&gt;&lt;ID&gt;51&lt;/ID&gt;&lt;UID&gt;{4D9317A9-B7CD-4709-88A7-DFBF8DDA8A53}&lt;/UID&gt;&lt;Title&gt;云制造是一种制造服务&lt;/Title&gt;&lt;Template&gt;Journal Article&lt;/Template&gt;&lt;Star&gt;0&lt;/Star&gt;&lt;Tag&gt;0&lt;/Tag&gt;&lt;Author&gt;杨海成&lt;/Author&gt;&lt;Year&gt;2010&lt;/Year&gt;&lt;Details&gt;&lt;_collection_scope&gt;中国科技核心期刊;&lt;/_collection_scope&gt;&lt;_created&gt;62008806&lt;/_created&gt;&lt;_issue&gt;6&lt;/_issue&gt;&lt;_journal&gt;机械设计与制造工程&lt;/_journal&gt;&lt;_keywords&gt;制造加工;服务;资源环境;持续发展;信息技术;制造业;科技部&lt;/_keywords&gt;&lt;_modified&gt;62011549&lt;/_modified&gt;&lt;_pages&gt;22-23&lt;/_pages&gt;&lt;_translated_author&gt;Yang, Haicheng&lt;/_translated_author&gt;&lt;_volume&gt;39&lt;/_volume&gt;&lt;/Details&gt;&lt;Extra&gt;&lt;DBUID&gt;{9C8D115D-CBE2-4BD3-B877-16F89E102614}&lt;/DBUID&gt;&lt;/Extra&gt;&lt;/Item&gt;&lt;/References&gt;&lt;/Group&gt;&lt;/Citation&gt;_x000a_"/>
    <w:docVar w:name="NE.Ref{A1707921-BEB9-42B9-B395-F7975ABF5450}" w:val=" ADDIN NE.Ref.{A1707921-BEB9-42B9-B395-F7975ABF5450}&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Citation&gt;_x000a_"/>
    <w:docVar w:name="NE.Ref{A3E31B8E-9FC2-4C99-AD12-3EB7D4E6BDAE}" w:val=" ADDIN NE.Ref.{A3E31B8E-9FC2-4C99-AD12-3EB7D4E6BDAE}&lt;Citation&gt;&lt;Group&gt;&lt;References&gt;&lt;Item&gt;&lt;ID&gt;76&lt;/ID&gt;&lt;UID&gt;{F337E93E-CF62-4563-88FA-ADE81F55A671}&lt;/UID&gt;&lt;Title&gt;制造云服务智能搜索与匹配方法&lt;/Title&gt;&lt;Template&gt;Journal Article&lt;/Template&gt;&lt;Star&gt;0&lt;/Star&gt;&lt;Tag&gt;0&lt;/Tag&gt;&lt;Author&gt;李慧芳; 董训; 宋长刚&lt;/Author&gt;&lt;Year&gt;2012&lt;/Year&gt;&lt;Details&gt;&lt;_issue&gt;7&lt;/_issue&gt;&lt;_journal&gt;计算机集成制造系统&lt;/_journal&gt;&lt;_keywords&gt;云制造;服务搜索;服务匹配;服务质量&lt;/_keywords&gt;&lt;_pages&gt;1485-1493&lt;/_pages&gt;&lt;_volume&gt;18&lt;/_volume&gt;&lt;_created&gt;62030342&lt;/_created&gt;&lt;_modified&gt;62030343&lt;/_modified&gt;&lt;_collection_scope&gt;中国科技核心期刊;中文核心期刊;CSCD;EI;&lt;/_collection_scope&gt;&lt;_translated_author&gt;Li, Huifang;Dong, Xun;Song, Zhanggang&lt;/_translated_author&gt;&lt;/Details&gt;&lt;Extra&gt;&lt;DBUID&gt;{9C8D115D-CBE2-4BD3-B877-16F89E102614}&lt;/DBUID&gt;&lt;/Extra&gt;&lt;/Item&gt;&lt;/References&gt;&lt;/Group&gt;&lt;/Citation&gt;_x000a_"/>
    <w:docVar w:name="NE.Ref{A47C6AC2-3554-4D2E-BC38-CB10D3497846}" w:val=" ADDIN NE.Ref.{A47C6AC2-3554-4D2E-BC38-CB10D3497846}&lt;Citation&gt;&lt;Group&gt;&lt;References&gt;&lt;Item&gt;&lt;ID&gt;7&lt;/ID&gt;&lt;UID&gt;{46AA864B-E4C5-415D-A23F-6EB78E8FD09A}&lt;/UID&gt;&lt;Title&gt;Study on the Multi-Granularity Virtualization of Manufacturing Resources&lt;/Title&gt;&lt;Template&gt;Conference Proceedings&lt;/Template&gt;&lt;Star&gt;0&lt;/Star&gt;&lt;Tag&gt;0&lt;/Tag&gt;&lt;Author&gt;Hu, Chunsheng; Xu, Chengdong; Cao, Xiaobo; Zhang, Pengfei&lt;/Author&gt;&lt;Year&gt;2013&lt;/Year&gt;&lt;Details&gt;&lt;_created&gt;62008806&lt;/_created&gt;&lt;_modified&gt;62011549&lt;/_modified&gt;&lt;_pages&gt;V002T02A008-V002T02A008&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15&lt;/ID&gt;&lt;UID&gt;{6D58611F-29CE-410C-BE6E-12E639D3C438}&lt;/UID&gt;&lt;Title&gt;Cloud Manufacturing platform architecture&lt;/Title&gt;&lt;Template&gt;Journal Article&lt;/Template&gt;&lt;Star&gt;0&lt;/Star&gt;&lt;Tag&gt;0&lt;/Tag&gt;&lt;Author&gt;Ren, L&lt;/Author&gt;&lt;Year&gt;2012&lt;/Year&gt;&lt;Details&gt;&lt;_created&gt;62008806&lt;/_created&gt;&lt;_modified&gt;62011548&lt;/_modified&gt;&lt;/Details&gt;&lt;Extra&gt;&lt;DBUID&gt;{9C8D115D-CBE2-4BD3-B877-16F89E102614}&lt;/DBUID&gt;&lt;/Extra&gt;&lt;/Item&gt;&lt;/References&gt;&lt;/Group&gt;&lt;Group&gt;&lt;References&gt;&lt;Item&gt;&lt;ID&gt;18&lt;/ID&gt;&lt;UID&gt;{19DADB87-A0BE-4F6A-9957-03A48D7BA7F9}&lt;/UID&gt;&lt;Title&gt;Key issues in cloud simulation platform based on cloud computing&lt;/Title&gt;&lt;Template&gt;Journal Article&lt;/Template&gt;&lt;Star&gt;0&lt;/Star&gt;&lt;Tag&gt;0&lt;/Tag&gt;&lt;Author&gt;Ren, Lei; Zhang, Lin; Zhang, Yabin; Luo, Yongliang; Li, Qian&lt;/Author&gt;&lt;Year&gt;2011&lt;/Year&gt;&lt;Details&gt;&lt;_created&gt;62008806&lt;/_created&gt;&lt;_modified&gt;62011549&lt;/_modified&gt;&lt;/Details&gt;&lt;Extra&gt;&lt;DBUID&gt;{9C8D115D-CBE2-4BD3-B877-16F89E102614}&lt;/DBUID&gt;&lt;/Extra&gt;&lt;/Item&gt;&lt;/References&gt;&lt;/Group&gt;&lt;Group&gt;&lt;References&gt;&lt;Item&gt;&lt;ID&gt;24&lt;/ID&gt;&lt;UID&gt;{FEB70B85-0768-443C-BF64-DFD8479A99B7}&lt;/UID&gt;&lt;Title&gt;Virtualize Manufacturing Capabilities in the Cloud: Requirements and Architecture&lt;/Title&gt;&lt;Template&gt;Conference Proceedings&lt;/Template&gt;&lt;Star&gt;0&lt;/Star&gt;&lt;Tag&gt;0&lt;/Tag&gt;&lt;Author&gt;Wang, Xi Vincent; Xu, Xun W&lt;/Author&gt;&lt;Year&gt;2013&lt;/Year&gt;&lt;Details&gt;&lt;_created&gt;62008806&lt;/_created&gt;&lt;_modified&gt;62011549&lt;/_modified&gt;&lt;_pages&gt;V002T02A002-V002T02A002&lt;/_pages&gt;&lt;_secondary_title&gt;ASME 2013 International Manufacturing Science and Engineering Conference Collocated with the  North American Manufacturing Research Conference&lt;/_secondary_title&gt;&lt;/Details&gt;&lt;Extra&gt;&lt;DBUID&gt;{9C8D115D-CBE2-4BD3-B877-16F89E102614}&lt;/DBUID&gt;&lt;/Extra&gt;&lt;/Item&gt;&lt;/References&gt;&lt;/Group&gt;&lt;Group&gt;&lt;References&gt;&lt;Item&gt;&lt;ID&gt;27&lt;/ID&gt;&lt;UID&gt;{7EE957C4-818B-4BD2-8B8E-EE0D5E203796}&lt;/UID&gt;&lt;Title&gt;云制造环境中的虚拟制造单元&lt;/Title&gt;&lt;Template&gt;Journal Article&lt;/Template&gt;&lt;Star&gt;0&lt;/Star&gt;&lt;Tag&gt;0&lt;/Tag&gt;&lt;Author&gt;曹啸博; 许承东; 胡春生&lt;/Author&gt;&lt;Year&gt;2012&lt;/Year&gt;&lt;Details&gt;&lt;_collection_scope&gt;中国科技核心期刊;中文核心期刊;CSCD;EI;&lt;/_collection_scope&gt;&lt;_created&gt;62008806&lt;/_created&gt;&lt;_issue&gt;7&lt;/_issue&gt;&lt;_journal&gt;计算机集成制造系统&lt;/_journal&gt;&lt;_keywords&gt;云制造;虚拟制造单元;制造能力;制造服务&lt;/_keywords&gt;&lt;_modified&gt;62011549&lt;/_modified&gt;&lt;_pages&gt;1415-1425&lt;/_pages&gt;&lt;_translated_author&gt;Cao, Xiaobo; Xu, Chengdong; Hu, Chunsheng&lt;/_translated_author&gt;&lt;_volume&gt;18&lt;/_volume&gt;&lt;/Details&gt;&lt;Extra&gt;&lt;DBUID&gt;{9C8D115D-CBE2-4BD3-B877-16F89E102614}&lt;/DBUID&gt;&lt;/Extra&gt;&lt;/Item&gt;&lt;/References&gt;&lt;/Group&gt;&lt;/Citation&gt;_x000a_"/>
    <w:docVar w:name="NE.Ref{A63D27AE-9F32-4789-AF3A-7801391B3DE7}" w:val=" ADDIN NE.Ref.{A63D27AE-9F32-4789-AF3A-7801391B3DE7}&lt;Citation&gt;&lt;Group&gt;&lt;References&gt;&lt;Item&gt;&lt;ID&gt;74&lt;/ID&gt;&lt;UID&gt;{7CCDF65D-0DD0-4B7D-9A86-57E9BA140DAE}&lt;/UID&gt;&lt;Title&gt;Cloud model for service selection&lt;/Title&gt;&lt;Template&gt;Conference Proceedings&lt;/Template&gt;&lt;Star&gt;0&lt;/Star&gt;&lt;Tag&gt;0&lt;/Tag&gt;&lt;Author&gt;Wang, Shangguang; Zheng, Zibin; Sun, Qibo; Zou, Hua&lt;/Author&gt;&lt;Year&gt;2011&lt;/Year&gt;&lt;Details&gt;&lt;_keywords&gt;Web services;cloud computing;integer programming;Internet-based computing;QoS-aware service selection approach;Web services;cloud computing;cloud model;mixed integer programming;on-demand services&lt;/_keywords&gt;&lt;_pages&gt;666-671&lt;/_pages&gt;&lt;_secondary_title&gt;Computer Communications Workshops&lt;/_secondary_title&gt;&lt;_created&gt;62030066&lt;/_created&gt;&lt;_modified&gt;62030068&lt;/_modified&gt;&lt;/Details&gt;&lt;Extra&gt;&lt;DBUID&gt;{9C8D115D-CBE2-4BD3-B877-16F89E102614}&lt;/DBUID&gt;&lt;/Extra&gt;&lt;/Item&gt;&lt;/References&gt;&lt;/Group&gt;&lt;/Citation&gt;_x000a_"/>
    <w:docVar w:name="NE.Ref{AA02D484-F6E5-4179-BFD6-7744AD56F89D}" w:val=" ADDIN NE.Ref.{AA02D484-F6E5-4179-BFD6-7744AD56F89D}&lt;Citation&gt;&lt;Group&gt;&lt;References&gt;&lt;Item&gt;&lt;ID&gt;8&lt;/ID&gt;&lt;UID&gt;{818B85F5-57E4-44C3-8A0A-39E44D0FA844}&lt;/UID&gt;&lt;Title&gt;Measuring flexibility of computer integrated manufacturing systems using fuzzy cash flow analysis&lt;/Title&gt;&lt;Template&gt;Journal Article&lt;/Template&gt;&lt;Star&gt;0&lt;/Star&gt;&lt;Tag&gt;0&lt;/Tag&gt;&lt;Author&gt;Kahraman, Cengiz; Beskese, Ahmet; Da, Ruan&lt;/Author&gt;&lt;Year&gt;2004&lt;/Year&gt;&lt;Details&gt;&lt;_collection_scope&gt;EI;SCI;SCIE;&lt;/_collection_scope&gt;&lt;_created&gt;62008806&lt;/_created&gt;&lt;_impact_factor&gt;   4.832&lt;/_impact_factor&gt;&lt;_issue&gt;1&lt;/_issue&gt;&lt;_journal&gt;Information Sciences&lt;/_journal&gt;&lt;_keywords&gt;Fuzzy cash flow analysis;Computer integrated manufacturing systems;Fuzzy numbers;Fuzzy intervals;Manufacturing flexibility&lt;/_keywords&gt;&lt;_modified&gt;62008806&lt;/_modified&gt;&lt;_pages&gt;77-94&lt;/_pages&gt;&lt;_volume&gt;168&lt;/_volume&gt;&lt;/Details&gt;&lt;Extra&gt;&lt;DBUID&gt;{9C8D115D-CBE2-4BD3-B877-16F89E102614}&lt;/DBUID&gt;&lt;/Extra&gt;&lt;/Item&gt;&lt;/References&gt;&lt;/Group&gt;&lt;Group&gt;&lt;References&gt;&lt;Item&gt;&lt;ID&gt;31&lt;/ID&gt;&lt;UID&gt;{4B932395-0F3B-4EBB-A8CC-77AF2CE1CDFB}&lt;/UID&gt;&lt;Title&gt;21世纪企业的主要模式──敏捷制造企业&lt;/Title&gt;&lt;Template&gt;Journal Article&lt;/Template&gt;&lt;Star&gt;0&lt;/Star&gt;&lt;Tag&gt;0&lt;/Tag&gt;&lt;Author&gt;蒋新松&lt;/Author&gt;&lt;Year&gt;1996&lt;/Year&gt;&lt;Details&gt;&lt;_collection_scope&gt;中国科技核心期刊;中文核心期刊;CSCD;EI;&lt;/_collection_scope&gt;&lt;_created&gt;62008806&lt;/_created&gt;&lt;_issue&gt;4&lt;/_issue&gt;&lt;_journal&gt;计算机集成制造系统&lt;/_journal&gt;&lt;_keywords&gt;并行工程;敏捷制造企业;制造业&lt;/_keywords&gt;&lt;_modified&gt;62008811&lt;/_modified&gt;&lt;_pages&gt;3-8&lt;/_pages&gt;&lt;_translated_author&gt;Jiang, Xinsong&lt;/_translated_author&gt;&lt;_volume&gt;2&lt;/_volume&gt;&lt;/Details&gt;&lt;Extra&gt;&lt;DBUID&gt;{9C8D115D-CBE2-4BD3-B877-16F89E102614}&lt;/DBUID&gt;&lt;/Extra&gt;&lt;/Item&gt;&lt;/References&gt;&lt;/Group&gt;&lt;/Citation&gt;_x000a_"/>
    <w:docVar w:name="NE.Ref{AAD89512-6F9F-4BDA-9A3C-9CEBCB9C7910}" w:val=" ADDIN NE.Ref.{AAD89512-6F9F-4BDA-9A3C-9CEBCB9C7910}&lt;Citation&gt;&lt;Group&gt;&lt;References&gt;&lt;Item&gt;&lt;ID&gt;5&lt;/ID&gt;&lt;UID&gt;{88EB0A6C-A3E0-4570-A3DC-C5E0D9C4EAE5}&lt;/UID&gt;&lt;Title&gt;Agile manufacturing systems in the automotive industry&lt;/Title&gt;&lt;Template&gt;Journal Article&lt;/Template&gt;&lt;Star&gt;0&lt;/Star&gt;&lt;Tag&gt;0&lt;/Tag&gt;&lt;Author&gt;Elkins, Debra A; Huang, Ningjian; Alden, Jeffrey M&lt;/Author&gt;&lt;Year&gt;2004&lt;/Year&gt;&lt;Details&gt;&lt;_accessed&gt;62014238&lt;/_accessed&gt;&lt;_collection_scope&gt;EI;SCIE;&lt;/_collection_scope&gt;&lt;_created&gt;62008806&lt;/_created&gt;&lt;_impact_factor&gt;   3.493&lt;/_impact_factor&gt;&lt;_issue&gt;3&lt;/_issue&gt;&lt;_journal&gt;International Journal of Production Economics&lt;/_journal&gt;&lt;_keywords&gt;Agile manufacturing;Flexible manufacturing&lt;/_keywords&gt;&lt;_modified&gt;62011548&lt;/_modified&gt;&lt;_pages&gt;201-214&lt;/_pages&gt;&lt;_volume&gt;91&lt;/_volume&gt;&lt;/Details&gt;&lt;Extra&gt;&lt;DBUID&gt;{9C8D115D-CBE2-4BD3-B877-16F89E102614}&lt;/DBUID&gt;&lt;/Extra&gt;&lt;/Item&gt;&lt;/References&gt;&lt;/Group&gt;&lt;Group&gt;&lt;References&gt;&lt;Item&gt;&lt;ID&gt;6&lt;/ID&gt;&lt;UID&gt;{19EBA2A4-F2C7-4DFE-9435-1B837988FD74}&lt;/UID&gt;&lt;Title&gt;XML-based resource integration method for agile manufacturing&lt;/Title&gt;&lt;Template&gt;Journal Article&lt;/Template&gt;&lt;Star&gt;0&lt;/Star&gt;&lt;Tag&gt;0&lt;/Tag&gt;&lt;Author&gt;Gao, L; Zhang, J; Li, P&lt;/Author&gt;&lt;Year&gt;2002&lt;/Year&gt;&lt;Details&gt;&lt;_created&gt;62008806&lt;/_created&gt;&lt;_issue&gt;1&lt;/_issue&gt;&lt;_journal&gt;China Mechanical Engineering&lt;/_journal&gt;&lt;_keywords&gt;agile manufacturing resource integration XML&lt;/_keywords&gt;&lt;_modified&gt;62011547&lt;/_modified&gt;&lt;_pages&gt;57-59&lt;/_pages&gt;&lt;_volume&gt;13&lt;/_volume&gt;&lt;/Details&gt;&lt;Extra&gt;&lt;DBUID&gt;{9C8D115D-CBE2-4BD3-B877-16F89E102614}&lt;/DBUID&gt;&lt;/Extra&gt;&lt;/Item&gt;&lt;/References&gt;&lt;/Group&gt;&lt;/Citation&gt;_x000a_"/>
    <w:docVar w:name="NE.Ref{ADDF1C09-2609-496E-9CB8-57F320546037}" w:val=" ADDIN NE.Ref.{ADDF1C09-2609-496E-9CB8-57F320546037}&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B42A2273-681A-4183-A3C5-9B996CA7B07B}" w:val=" ADDIN NE.Ref.{B42A2273-681A-4183-A3C5-9B996CA7B07B}&lt;Citation&gt;&lt;Group&gt;&lt;References&gt;&lt;Item&gt;&lt;ID&gt;80&lt;/ID&gt;&lt;UID&gt;{92B3C8BD-85B7-4742-896C-94CCB5AB6157}&lt;/UID&gt;&lt;Title&gt;云制造服务平台供需智能匹配的研究与实现&lt;/Title&gt;&lt;Template&gt;Journal Article&lt;/Template&gt;&lt;Star&gt;0&lt;/Star&gt;&lt;Tag&gt;0&lt;/Tag&gt;&lt;Author&gt;盛步云; 张成雷; 卢其兵; 李新龙; 程旭东&lt;/Author&gt;&lt;Year&gt;2015&lt;/Year&gt;&lt;Details&gt;&lt;_issue&gt;3&lt;/_issue&gt;&lt;_journal&gt;计算机集成制造系统&lt;/_journal&gt;&lt;_keywords&gt;云制造;供需智能匹配;本体库;语义推理;搜索引擎&lt;/_keywords&gt;&lt;_pages&gt;822-830&lt;/_pages&gt;&lt;_volume&gt;21&lt;/_volume&gt;&lt;_created&gt;62030342&lt;/_created&gt;&lt;_modified&gt;62030344&lt;/_modified&gt;&lt;_collection_scope&gt;中国科技核心期刊;中文核心期刊;CSCD;EI;&lt;/_collection_scope&gt;&lt;_translated_author&gt;Sheng, Buyun;Zhang, Chenglei;Lu, Qibing;Li, Xinlong;Cheng, Xudong&lt;/_translated_author&gt;&lt;/Details&gt;&lt;Extra&gt;&lt;DBUID&gt;{9C8D115D-CBE2-4BD3-B877-16F89E102614}&lt;/DBUID&gt;&lt;/Extra&gt;&lt;/Item&gt;&lt;/References&gt;&lt;/Group&gt;&lt;/Citation&gt;_x000a_"/>
    <w:docVar w:name="NE.Ref{B6A6B308-BBF9-4E2D-A990-14A15016A3A8}" w:val=" ADDIN NE.Ref.{B6A6B308-BBF9-4E2D-A990-14A15016A3A8}&lt;Citation&gt;&lt;Group&gt;&lt;References&gt;&lt;Item&gt;&lt;ID&gt;75&lt;/ID&gt;&lt;UID&gt;{81EDC2E4-3021-439F-B469-AD87A5F4886F}&lt;/UID&gt;&lt;Title&gt;基于OWL-S的云制造服务语义匹配方法&lt;/Title&gt;&lt;Template&gt;Journal Article&lt;/Template&gt;&lt;Star&gt;0&lt;/Star&gt;&lt;Tag&gt;0&lt;/Tag&gt;&lt;Author&gt;尹超; 夏卿; 黎振武&lt;/Author&gt;&lt;Year&gt;2012&lt;/Year&gt;&lt;Details&gt;&lt;_issue&gt;7&lt;/_issue&gt;&lt;_journal&gt;计算机集成制造系统&lt;/_journal&gt;&lt;_keywords&gt;云制造服务;匹配;Web服务本体描述语言;语义;相似度&lt;/_keywords&gt;&lt;_pages&gt;1494-1502&lt;/_pages&gt;&lt;_volume&gt;18&lt;/_volume&gt;&lt;_created&gt;62030342&lt;/_created&gt;&lt;_modified&gt;62030342&lt;/_modified&gt;&lt;_collection_scope&gt;中国科技核心期刊;中文核心期刊;CSCD;EI;&lt;/_collection_scope&gt;&lt;_translated_author&gt;Yin, Chao;Xia, Qing;Li, Zhenwu&lt;/_translated_author&gt;&lt;/Details&gt;&lt;Extra&gt;&lt;DBUID&gt;{9C8D115D-CBE2-4BD3-B877-16F89E102614}&lt;/DBUID&gt;&lt;/Extra&gt;&lt;/Item&gt;&lt;/References&gt;&lt;/Group&gt;&lt;/Citation&gt;_x000a_"/>
    <w:docVar w:name="NE.Ref{B7621F97-CBDD-4816-91A4-FB5B807640DE}" w:val=" ADDIN NE.Ref.{B7621F97-CBDD-4816-91A4-FB5B807640DE}&lt;Citation&gt;&lt;Group&gt;&lt;References&gt;&lt;Item&gt;&lt;ID&gt;47&lt;/ID&gt;&lt;UID&gt;{A5F625D4-93E8-4ACE-8680-CCA3659C215B}&lt;/UID&gt;&lt;Title&gt;基于全局QoS约束分解的Web服务动态选择&lt;/Title&gt;&lt;Template&gt;Journal Article&lt;/Template&gt;&lt;Star&gt;0&lt;/Star&gt;&lt;Tag&gt;0&lt;/Tag&gt;&lt;Author&gt;王尚广; 孙其博; 杨放春&lt;/Author&gt;&lt;Year&gt;2011&lt;/Year&gt;&lt;Details&gt;&lt;_collection_scope&gt;中国科技核心期刊;中文核心期刊;CSCD;EI;&lt;/_collection_scope&gt;&lt;_created&gt;62008806&lt;/_created&gt;&lt;_issue&gt;7&lt;/_issue&gt;&lt;_journal&gt;软件学报&lt;/_journal&gt;&lt;_keywords&gt;服务选择;服务组合;QOS;粒子群优化算法;模糊逻辑&lt;/_keywords&gt;&lt;_modified&gt;62011549&lt;/_modified&gt;&lt;_pages&gt;1426-1439&lt;/_pages&gt;&lt;_translated_author&gt;Wang, Shangguang; Sun, Qibo; Yang, Fangchun&lt;/_translated_author&gt;&lt;_volume&gt;22&lt;/_volume&gt;&lt;/Details&gt;&lt;Extra&gt;&lt;DBUID&gt;{9C8D115D-CBE2-4BD3-B877-16F89E102614}&lt;/DBUID&gt;&lt;/Extra&gt;&lt;/Item&gt;&lt;/References&gt;&lt;/Group&gt;&lt;/Citation&gt;_x000a_"/>
    <w:docVar w:name="NE.Ref{BA86AD14-72D3-4657-BE1A-E178BE7C77DB}" w:val=" ADDIN NE.Ref.{BA86AD14-72D3-4657-BE1A-E178BE7C77DB}&lt;Citation&gt;&lt;Group&gt;&lt;References&gt;&lt;Item&gt;&lt;ID&gt;52&lt;/ID&gt;&lt;UID&gt;{666AC389-F508-4EF5-A3AF-D73A9ECAFF65}&lt;/UID&gt;&lt;Title&gt;一种机床装备云制造服务接入终端&lt;/Title&gt;&lt;Template&gt;Patent&lt;/Template&gt;&lt;Star&gt;0&lt;/Star&gt;&lt;Tag&gt;0&lt;/Tag&gt;&lt;Author&gt;尹超; 李孝斌; 尹翰坤; 尹胜; 夏卿&lt;/Author&gt;&lt;Year&gt;0&lt;/Year&gt;&lt;Details&gt;&lt;_author_adr&gt;400044 重庆市沙坪坝区沙正街174号&lt;/_author_adr&gt;&lt;_created&gt;62008806&lt;/_created&gt;&lt;_date&gt;2012-08-29&lt;/_date&gt;&lt;_modified&gt;62011549&lt;/_modified&gt;&lt;_translated_author&gt;Yin, Chao; Li, Xiaobin; Yin, Hankun; Yin, Sheng; Xia, Qing&lt;/_translated_author&gt;&lt;_type_work&gt;CN102650869A&lt;/_type_work&gt;&lt;/Details&gt;&lt;Extra&gt;&lt;DBUID&gt;{9C8D115D-CBE2-4BD3-B877-16F89E102614}&lt;/DBUID&gt;&lt;/Extra&gt;&lt;/Item&gt;&lt;/References&gt;&lt;/Group&gt;&lt;/Citation&gt;_x000a_"/>
    <w:docVar w:name="NE.Ref{BE8BE332-7850-4E6C-A9E8-0F5921817B3B}" w:val=" ADDIN NE.Ref.{BE8BE332-7850-4E6C-A9E8-0F5921817B3B}&lt;Citation&gt;&lt;Group&gt;&lt;References&gt;&lt;Item&gt;&lt;ID&gt;77&lt;/ID&gt;&lt;UID&gt;{021D436C-A77E-4568-8A17-84D8F9574E08}&lt;/UID&gt;&lt;Title&gt;基于本体描述逻辑的云制造服务匹配方案&lt;/Title&gt;&lt;Template&gt;Journal Article&lt;/Template&gt;&lt;Star&gt;0&lt;/Star&gt;&lt;Tag&gt;0&lt;/Tag&gt;&lt;Author&gt;江萍; 王力; 王士凯; 魏晓莉&lt;/Author&gt;&lt;Year&gt;2013&lt;/Year&gt;&lt;Details&gt;&lt;_issue&gt;3&lt;/_issue&gt;&lt;_journal&gt;计算机技术与发展&lt;/_journal&gt;&lt;_keywords&gt;本体;描述逻辑;云制造;制造服务;服务匹配&lt;/_keywords&gt;&lt;_pages&gt;49-52&lt;/_pages&gt;&lt;_created&gt;62030342&lt;/_created&gt;&lt;_modified&gt;62030343&lt;/_modified&gt;&lt;_collection_scope&gt;中国科技核心期刊;&lt;/_collection_scope&gt;&lt;_translated_author&gt;Jiang, Ping;Wang, Li;Wang, Shikai;Wei, Xiaoli&lt;/_translated_author&gt;&lt;/Details&gt;&lt;Extra&gt;&lt;DBUID&gt;{9C8D115D-CBE2-4BD3-B877-16F89E102614}&lt;/DBUID&gt;&lt;/Extra&gt;&lt;/Item&gt;&lt;/References&gt;&lt;/Group&gt;&lt;/Citation&gt;_x000a_"/>
    <w:docVar w:name="NE.Ref{BFA85F84-42B1-4AC3-A7B3-3D8A23B6E123}" w:val=" ADDIN NE.Ref.{BFA85F84-42B1-4AC3-A7B3-3D8A23B6E123}&lt;Citation&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Group&gt;&lt;References&gt;&lt;Item&gt;&lt;ID&gt;37&lt;/ID&gt;&lt;UID&gt;{80FC24C5-B107-419E-A6DE-56959DFCA8DE}&lt;/UID&gt;&lt;Title&gt;云制造——面向服务的网络化制造新模式&lt;/Title&gt;&lt;Template&gt;Journal Article&lt;/Template&gt;&lt;Star&gt;0&lt;/Star&gt;&lt;Tag&gt;0&lt;/Tag&gt;&lt;Author&gt;李伯虎; 张霖; 王时龙; 陶飞; 曹军威; 姜晓丹; 宋晓; 柴旭东&lt;/Author&gt;&lt;Year&gt;2010&lt;/Year&gt;&lt;Details&gt;&lt;_author_aff&gt;北京航空航天大学复杂产品先进制造系统教育部工程研究中心;北京仿真中心;重庆大学机械工程学院;清华大学信息技术研究院;北京慧点科技开发有限公司;&lt;/_author_aff&gt;&lt;_collection_scope&gt;中国科技核心期刊;中文核心期刊;CSCD;EI;&lt;/_collection_scope&gt;&lt;_created&gt;62008806&lt;/_created&gt;&lt;_date&gt;2010-01-15&lt;/_date&gt;&lt;_db_provider&gt;CNKI: 期刊&lt;/_db_provider&gt;&lt;_issue&gt;01&lt;/_issue&gt;&lt;_journal&gt;计算机集成制造系统&lt;/_journal&gt;&lt;_keywords&gt;云制造;网络化制造;云计算;云安全;制造模式&lt;/_keywords&gt;&lt;_language&gt;Chinese&lt;/_language&gt;&lt;_modified&gt;62011549&lt;/_modified&gt;&lt;_pages&gt;1-7+16&lt;/_pages&gt;&lt;_translated_author&gt;Li, Bohu; Zhang, Lin; Wang, Shilong; Tao, Fei; Cao, Junwei; Jiang, Xiaodan; Song, Xiao; Chai, Xudong&lt;/_translated_author&gt;&lt;_url&gt;http://kns.cnki.net/KCMS/detail/detail.aspx?FileName=JSJJ201001001&amp;amp;DbName=CJFQ2010&lt;/_url&gt;&lt;/Details&gt;&lt;Extra&gt;&lt;DBUID&gt;{9C8D115D-CBE2-4BD3-B877-16F89E102614}&lt;/DBUID&gt;&lt;/Extra&gt;&lt;/Item&gt;&lt;/References&gt;&lt;/Group&gt;&lt;/Citation&gt;_x000a_"/>
    <w:docVar w:name="NE.Ref{C4028846-C2CE-49C3-AF57-A53752A89F90}" w:val=" ADDIN NE.Ref.{C4028846-C2CE-49C3-AF57-A53752A89F90}&lt;Citation&gt;&lt;Group&gt;&lt;References&gt;&lt;Item&gt;&lt;ID&gt;63&lt;/ID&gt;&lt;UID&gt;{1CAA5380-166F-4737-936A-4149EC4AC626}&lt;/UID&gt;&lt;Title&gt;基于图灵机的云服务组合方法研究&lt;/Title&gt;&lt;Template&gt;Journal Article&lt;/Template&gt;&lt;Star&gt;0&lt;/Star&gt;&lt;Tag&gt;0&lt;/Tag&gt;&lt;Author&gt;邹德国; 朱荣鑫&lt;/Author&gt;&lt;Year&gt;2013&lt;/Year&gt;&lt;Details&gt;&lt;_created&gt;62013109&lt;/_created&gt;&lt;_issue&gt;1&lt;/_issue&gt;&lt;_journal&gt;中国电子商情·通信市场&lt;/_journal&gt;&lt;_keywords&gt;云服务;组合;图灵机;部署;FSM&lt;/_keywords&gt;&lt;_modified&gt;62013111&lt;/_modified&gt;&lt;_pages&gt;139-143&lt;/_pages&gt;&lt;_translated_author&gt;Zou, Deguo;Zhu, Rongxin&lt;/_translated_author&gt;&lt;/Details&gt;&lt;Extra&gt;&lt;DBUID&gt;{9C8D115D-CBE2-4BD3-B877-16F89E102614}&lt;/DBUID&gt;&lt;/Extra&gt;&lt;/Item&gt;&lt;/References&gt;&lt;/Group&gt;&lt;/Citation&gt;_x000a_"/>
    <w:docVar w:name="NE.Ref{CBE31698-3C87-4B76-868F-026DB951B296}" w:val=" ADDIN NE.Ref.{CBE31698-3C87-4B76-868F-026DB951B296}&lt;Citation&gt;&lt;Group&gt;&lt;References&gt;&lt;Item&gt;&lt;ID&gt;29&lt;/ID&gt;&lt;UID&gt;{7F886809-F2A2-4718-B398-EAFBC3AF0C9C}&lt;/UID&gt;&lt;Title&gt;Web本体语言OWL&lt;/Title&gt;&lt;Template&gt;Journal Article&lt;/Template&gt;&lt;Star&gt;0&lt;/Star&gt;&lt;Tag&gt;0&lt;/Tag&gt;&lt;Author&gt;胡鹤; 刘大有; 王生生&lt;/Author&gt;&lt;Year&gt;2004&lt;/Year&gt;&lt;Details&gt;&lt;_collection_scope&gt;中国科技核心期刊;CSCD;&lt;/_collection_scope&gt;&lt;_created&gt;62008806&lt;/_created&gt;&lt;_issue&gt;12&lt;/_issue&gt;&lt;_journal&gt;计算机工程&lt;/_journal&gt;&lt;_keywords&gt;本体语言;语义WEB;描述逻辑&lt;/_keywords&gt;&lt;_modified&gt;62011547&lt;/_modified&gt;&lt;_pages&gt;1-2&lt;/_pages&gt;&lt;_translated_author&gt;Hu, He; Liu, Dayou; Wang, Shengsheng&lt;/_translated_author&gt;&lt;_volume&gt;30&lt;/_volume&gt;&lt;/Details&gt;&lt;Extra&gt;&lt;DBUID&gt;{9C8D115D-CBE2-4BD3-B877-16F89E102614}&lt;/DBUID&gt;&lt;/Extra&gt;&lt;/Item&gt;&lt;/References&gt;&lt;/Group&gt;&lt;/Citation&gt;_x000a_"/>
    <w:docVar w:name="NE.Ref{D477E226-72D9-441B-B8E4-146EB2C9257F}" w:val=" ADDIN NE.Ref.{D477E226-72D9-441B-B8E4-146EB2C9257F}&lt;Citation&gt;&lt;Group&gt;&lt;References&gt;&lt;Item&gt;&lt;ID&gt;34&lt;/ID&gt;&lt;UID&gt;{4275222C-829D-4388-9E75-723D8F67761A}&lt;/UID&gt;&lt;Title&gt;云制造概论&lt;/Title&gt;&lt;Template&gt;Journal Article&lt;/Template&gt;&lt;Star&gt;0&lt;/Star&gt;&lt;Tag&gt;0&lt;/Tag&gt;&lt;Author&gt;李伯虎; 张霖; 柴旭东&lt;/Author&gt;&lt;Year&gt;2010&lt;/Year&gt;&lt;Details&gt;&lt;_collection_scope&gt;中国科技核心期刊;&lt;/_collection_scope&gt;&lt;_created&gt;62008806&lt;/_created&gt;&lt;_issue&gt;4&lt;/_issue&gt;&lt;_journal&gt;中兴通讯技术&lt;/_journal&gt;&lt;_modified&gt;62011549&lt;/_modified&gt;&lt;_pages&gt;5-8&lt;/_pages&gt;&lt;_translated_author&gt;Li, Bohu; Zhang, Lin; Chai, Xudong&lt;/_translated_author&gt;&lt;_volume&gt;16&lt;/_volume&gt;&lt;/Details&gt;&lt;Extra&gt;&lt;DBUID&gt;{9C8D115D-CBE2-4BD3-B877-16F89E102614}&lt;/DBUID&gt;&lt;/Extra&gt;&lt;/Item&gt;&lt;/References&gt;&lt;/Group&gt;&lt;Group&gt;&lt;References&gt;&lt;Item&gt;&lt;ID&gt;35&lt;/ID&gt;&lt;UID&gt;{332A44D5-77F6-4056-937A-92E7579A7A3F}&lt;/UID&gt;&lt;Title&gt;再论云制造&lt;/Title&gt;&lt;Template&gt;Journal Article&lt;/Template&gt;&lt;Star&gt;0&lt;/Star&gt;&lt;Tag&gt;0&lt;/Tag&gt;&lt;Author&gt;李伯虎; 张霖; 任磊; 柴旭东; 陶飞; 罗永亮; 王勇智; 尹超; 黄刚; 赵欣培&lt;/Author&gt;&lt;Year&gt;2011&lt;/Year&gt;&lt;Details&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collection_scope&gt;中国科技核心期刊;中文核心期刊;CSCD;EI;&lt;/_collection_scope&gt;&lt;_created&gt;62008806&lt;/_created&gt;&lt;_db_provider&gt;北京万方数据股份有限公司&lt;/_db_provider&gt;&lt;_isbn&gt;1006-5911&lt;/_isbn&gt;&lt;_issue&gt;3&lt;/_issue&gt;&lt;_journal&gt;计算机集成制造系统&lt;/_journal&gt;&lt;_keywords&gt;云制造; 制造云; 云服务; 制造能力; 云计算; 物联网; 制造业信息化&lt;/_keywords&gt;&lt;_language&gt;chi&lt;/_language&gt;&lt;_modified&gt;62011549&lt;/_modified&gt;&lt;_pages&gt;449-457&lt;/_pages&gt;&lt;_tertiary_title&gt;COMPUTER INTEGRATED MANUFACTURING SYSTEMS&lt;/_tertiary_title&gt;&lt;_translated_author&gt;Bo-hu, L I; Lin, ZHANG; Lei, REN; Xu-dong, CHAI; Fei, TAO; Yong-liang, LUO; Yong-zhi, WANG; Chao, YIN; Gang, HUANG; Xin-pei, ZHAO&lt;/_translated_author&gt;&lt;_translated_title&gt;Further discussion on cloud manufacturing&lt;/_translated_title&gt;&lt;_url&gt;http://d.g.wanfangdata.com.cn/Periodical_jsjjczzxt201103001t.aspx&lt;/_url&gt;&lt;_volume&gt;17&lt;/_volume&gt;&lt;/Details&gt;&lt;Extra&gt;&lt;DBUID&gt;{9C8D115D-CBE2-4BD3-B877-16F89E102614}&lt;/DBUID&gt;&lt;/Extra&gt;&lt;/Item&gt;&lt;/References&gt;&lt;/Group&gt;&lt;/Citation&gt;_x000a_"/>
    <w:docVar w:name="NE.Ref{D54BA3CE-2514-426C-B7D6-365DA9D202C4}" w:val=" ADDIN NE.Ref.{D54BA3CE-2514-426C-B7D6-365DA9D202C4}&lt;Citation&gt;&lt;Group&gt;&lt;References&gt;&lt;Item&gt;&lt;ID&gt;43&lt;/ID&gt;&lt;UID&gt;{26B1A6EE-BF6E-49D3-B152-2DBE8D0FC572}&lt;/UID&gt;&lt;Title&gt;制造云服务组合柔性的多属性评价方法&lt;/Title&gt;&lt;Template&gt;Journal Article&lt;/Template&gt;&lt;Star&gt;0&lt;/Star&gt;&lt;Tag&gt;0&lt;/Tag&gt;&lt;Author&gt;刘开; 李正义; 范磊&lt;/Author&gt;&lt;Year&gt;2015&lt;/Year&gt;&lt;Details&gt;&lt;_created&gt;62008806&lt;/_created&gt;&lt;_issue&gt;3&lt;/_issue&gt;&lt;_journal&gt;江苏科技大学学报(社会科学版)&lt;/_journal&gt;&lt;_keywords&gt;云制造;制造云服务组合;柔性;评价方法&lt;/_keywords&gt;&lt;_modified&gt;62011549&lt;/_modified&gt;&lt;_pages&gt;89-93&lt;/_pages&gt;&lt;_translated_author&gt;Liu, Kai; Li, Zhengyi; Fan, Lei&lt;/_translated_author&gt;&lt;/Details&gt;&lt;Extra&gt;&lt;DBUID&gt;{9C8D115D-CBE2-4BD3-B877-16F89E102614}&lt;/DBUID&gt;&lt;/Extra&gt;&lt;/Item&gt;&lt;/References&gt;&lt;/Group&gt;&lt;/Citation&gt;_x000a_"/>
    <w:docVar w:name="NE.Ref{D578524D-BCEF-499A-86F7-3A01AABE56CE}" w:val=" ADDIN NE.Ref.{D578524D-BCEF-499A-86F7-3A01AABE56CE}&lt;Citation&gt;&lt;Group&gt;&lt;References&gt;&lt;Item&gt;&lt;ID&gt;3&lt;/ID&gt;&lt;UID&gt;{01AA0CDD-DD50-42C5-883D-36870D70D83E}&lt;/UID&gt;&lt;Title&gt;Overcoming the Internet Impasse through Virtualization&lt;/Title&gt;&lt;Template&gt;Journal Article&lt;/Template&gt;&lt;Star&gt;0&lt;/Star&gt;&lt;Tag&gt;0&lt;/Tag&gt;&lt;Author&gt;Anderson, Thomas; Peterson, Larry; Shenker, Scott; Turner, Jonathan&lt;/Author&gt;&lt;Year&gt;2005&lt;/Year&gt;&lt;Details&gt;&lt;_collection_scope&gt;EI;SCI;SCIE;&lt;/_collection_scope&gt;&lt;_created&gt;62008806&lt;/_created&gt;&lt;_impact_factor&gt;   1.755&lt;/_impact_factor&gt;&lt;_issue&gt;4&lt;/_issue&gt;&lt;_journal&gt;Computer&lt;/_journal&gt;&lt;_keywords&gt;Internet architecture;Internet architecture;virtual testbed;physical testbed;overlay network;PlanetLab;computer architectures;PlanetLab;computer architectures;overlay network&lt;/_keywords&gt;&lt;_modified&gt;62011549&lt;/_modified&gt;&lt;_pages&gt;34-41&lt;/_pages&gt;&lt;_volume&gt;38&lt;/_volume&gt;&lt;/Details&gt;&lt;Extra&gt;&lt;DBUID&gt;{9C8D115D-CBE2-4BD3-B877-16F89E102614}&lt;/DBUID&gt;&lt;/Extra&gt;&lt;/Item&gt;&lt;/References&gt;&lt;/Group&gt;&lt;Group&gt;&lt;References&gt;&lt;Item&gt;&lt;ID&gt;32&lt;/ID&gt;&lt;UID&gt;{E9E2E566-5080-4452-BA68-1282A9EFFB9B}&lt;/UID&gt;&lt;Title&gt;计算系统虚拟化:原理与应用&lt;/Title&gt;&lt;Template&gt;Book&lt;/Template&gt;&lt;Star&gt;0&lt;/Star&gt;&lt;Tag&gt;0&lt;/Tag&gt;&lt;Author&gt;金海&lt;/Author&gt;&lt;Year&gt;2008&lt;/Year&gt;&lt;Details&gt;&lt;_accessed&gt;62012751&lt;/_accessed&gt;&lt;_created&gt;62008806&lt;/_created&gt;&lt;_keywords&gt;虚拟技术&lt;/_keywords&gt;&lt;_modified&gt;62012752&lt;/_modified&gt;&lt;_publisher&gt;清华大学出版社&lt;/_publisher&gt;&lt;_translated_author&gt;Jin, Hai&lt;/_translated_author&gt;&lt;/Details&gt;&lt;Extra&gt;&lt;DBUID&gt;{9C8D115D-CBE2-4BD3-B877-16F89E102614}&lt;/DBUID&gt;&lt;/Extra&gt;&lt;/Item&gt;&lt;/References&gt;&lt;/Group&gt;&lt;/Citation&gt;_x000a_"/>
    <w:docVar w:name="NE.Ref{D5C218D8-BBE0-4186-9464-ABAADADE3DE9}" w:val=" ADDIN NE.Ref.{D5C218D8-BBE0-4186-9464-ABAADADE3DE9}&lt;Citation&gt;&lt;Group&gt;&lt;References&gt;&lt;Item&gt;&lt;ID&gt;41&lt;/ID&gt;&lt;UID&gt;{7AC7A377-C341-41A2-9980-59E8012D86C6}&lt;/UID&gt;&lt;Title&gt;制造云服务组合柔性评价研究&lt;/Title&gt;&lt;Template&gt;Thesis&lt;/Template&gt;&lt;Star&gt;0&lt;/Star&gt;&lt;Tag&gt;0&lt;/Tag&gt;&lt;Author&gt;李雪&lt;/Author&gt;&lt;Year&gt;2015&lt;/Year&gt;&lt;Details&gt;&lt;_accessed&gt;62012753&lt;/_accessed&gt;&lt;_created&gt;62008806&lt;/_created&gt;&lt;_keywords&gt;云制造;制造云服务组合柔性;综合评价&lt;/_keywords&gt;&lt;_modified&gt;62011549&lt;/_modified&gt;&lt;_publisher&gt;沈阳工业大学&lt;/_publisher&gt;&lt;_translated_author&gt;Li, Xue&lt;/_translated_author&gt;&lt;/Details&gt;&lt;Extra&gt;&lt;DBUID&gt;{9C8D115D-CBE2-4BD3-B877-16F89E102614}&lt;/DBUID&gt;&lt;/Extra&gt;&lt;/Item&gt;&lt;/References&gt;&lt;/Group&gt;&lt;/Citation&gt;_x000a_"/>
    <w:docVar w:name="NE.Ref{DB5410BD-234E-45CC-AE6B-77D552BAFF9B}" w:val=" ADDIN NE.Ref.{DB5410BD-234E-45CC-AE6B-77D552BAFF9B}&lt;Citation&gt;&lt;Group&gt;&lt;References&gt;&lt;Item&gt;&lt;ID&gt;66&lt;/ID&gt;&lt;UID&gt;{2AC4EC50-2A20-4CED-A59F-578BEFE4AA8A}&lt;/UID&gt;&lt;Title&gt;Web服务组合方法综述&lt;/Title&gt;&lt;Template&gt;Journal Article&lt;/Template&gt;&lt;Star&gt;0&lt;/Star&gt;&lt;Tag&gt;0&lt;/Tag&gt;&lt;Author&gt;倪晚成; 刘连臣; 吴澄&lt;/Author&gt;&lt;Year&gt;2008&lt;/Year&gt;&lt;Details&gt;&lt;_collection_scope&gt;中国科技核心期刊;CSCD;&lt;/_collection_scope&gt;&lt;_created&gt;62013109&lt;/_created&gt;&lt;_issue&gt;4&lt;/_issue&gt;&lt;_journal&gt;计算机工程&lt;/_journal&gt;&lt;_keywords&gt;面向服务架构;Web服务;Web服务组合&lt;/_keywords&gt;&lt;_modified&gt;62013112&lt;/_modified&gt;&lt;_pages&gt;79-81&lt;/_pages&gt;&lt;_volume&gt;34&lt;/_volume&gt;&lt;_translated_author&gt;Ni, Wancheng;Liu, Lianchen;Wu, Cheng&lt;/_translated_author&gt;&lt;/Details&gt;&lt;Extra&gt;&lt;DBUID&gt;{9C8D115D-CBE2-4BD3-B877-16F89E102614}&lt;/DBUID&gt;&lt;/Extra&gt;&lt;/Item&gt;&lt;/References&gt;&lt;/Group&gt;&lt;/Citation&gt;_x000a_"/>
    <w:docVar w:name="NE.Ref{DC9D1CC4-4029-4E5D-ABD4-E49B1681F8F0}" w:val=" ADDIN NE.Ref.{DC9D1CC4-4029-4E5D-ABD4-E49B1681F8F0}&lt;Citation&gt;&lt;Group&gt;&lt;References&gt;&lt;Item&gt;&lt;ID&gt;158&lt;/ID&gt;&lt;UID&gt;{14CCCFF1-ABAA-444B-B7F8-E72213FB01F4}&lt;/UID&gt;&lt;Title&gt;再论云制造&lt;/Title&gt;&lt;Template&gt;Journal Article&lt;/Template&gt;&lt;Star&gt;0&lt;/Star&gt;&lt;Tag&gt;0&lt;/Tag&gt;&lt;Author&gt;李伯虎; 张霖; 任磊; 柴旭东; 陶飞; 罗永亮; 王勇智; 尹超; 黄刚; 赵欣培&lt;/Author&gt;&lt;Year&gt;2011&lt;/Year&gt;&lt;Details&gt;&lt;_language&gt;chi&lt;/_language&gt;&lt;_created&gt;62005609&lt;/_created&gt;&lt;_modified&gt;62005611&lt;/_modified&gt;&lt;_url&gt;http://d.g.wanfangdata.com.cn/Periodical_jsjjczzxt201103001t.aspx&lt;/_url&gt;&lt;_journal&gt;计算机集成制造系统&lt;/_journal&gt;&lt;_volume&gt;17&lt;/_volume&gt;&lt;_issue&gt;3&lt;/_issue&gt;&lt;_pages&gt;449-457&lt;/_pages&gt;&lt;_tertiary_title&gt;COMPUTER INTEGRATED MANUFACTURING SYSTEMS&lt;/_tertiary_title&gt;&lt;_isbn&gt;1006-5911&lt;/_isbn&gt;&lt;_keywords&gt;云制造; 制造云; 云服务; 制造能力; 云计算; 物联网; 制造业信息化&lt;/_keywords&gt;&lt;_author_aff&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ff&gt;&lt;_author_adr&gt;北京航空航天大学,自动化科学与电气工程学院,北京,100191;北京仿真中心,北京,100854;北京航空航天大学,复杂产品先进制造系统教育部工程研究中心,北京,100191; 北京航空航天大学,自动化科学与电气工程学院,北京,100191;北京航空航天大学,复杂产品先进制造系统教育部工程研究中心,北京,100191; 北京仿真中心,北京,100854; 中国北车股份有限公司,北京,100078; 重庆大学,制造工程研究所,重庆,400030; 华中科技大学数字制造装备与技术国家重点实验室,湖北,武汉,430074; 北京恩维协同科技有限公司,北京,100020&lt;/_author_adr&gt;&lt;_translated_author&gt;Bo-hu, L I; Lin, ZHANG; Lei, REN; Xu-dong, CHAI; Fei, TAO; Yong-liang, LUO; Yong-zhi, WANG; Chao, YIN; Gang, HUANG; Xin-pei, ZHAO&lt;/_translated_author&gt;&lt;_translated_title&gt;Further discussion on cloud manufacturing&lt;/_translated_title&gt;&lt;_db_provider&gt;北京万方数据股份有限公司&lt;/_db_provider&gt;&lt;_accessed&gt;62005610&lt;/_accessed&gt;&lt;_db_updated&gt;Wanfangdata&lt;/_db_updated&gt;&lt;_collection_scope&gt;中国科技核心期刊;中文核心期刊;CSCD;EI;&lt;/_collection_scope&gt;&lt;/Details&gt;&lt;Extra&gt;&lt;DBUID&gt;{B06D3285-0335-461C-A8CA-85F6C29FA30F}&lt;/DBUID&gt;&lt;/Extra&gt;&lt;/Item&gt;&lt;/References&gt;&lt;/Group&gt;&lt;/Citation&gt;_x000a_"/>
    <w:docVar w:name="NE.Ref{DF0B99E1-C97E-4443-8B6F-0EDEA43ED6A5}" w:val=" ADDIN NE.Ref.{DF0B99E1-C97E-4443-8B6F-0EDEA43ED6A5}&lt;Citation&gt;&lt;Group&gt;&lt;References&gt;&lt;Item&gt;&lt;ID&gt;130&lt;/ID&gt;&lt;UID&gt;{FA20DDEE-4C56-47DF-9DA4-EA11E1A177C7}&lt;/UID&gt;&lt;Title&gt;paper&lt;/Title&gt;&lt;Template&gt;Thesis&lt;/Template&gt;&lt;Star&gt;0&lt;/Star&gt;&lt;Tag&gt;0&lt;/Tag&gt;&lt;Author&gt;姜智慧&lt;/Author&gt;&lt;Year&gt;0&lt;/Year&gt;&lt;Details&gt;&lt;_created&gt;62000085&lt;/_created&gt;&lt;_modified&gt;62000087&lt;/_modified&gt;&lt;_accessed&gt;62000085&lt;/_accessed&gt;&lt;_volume&gt;硕士&lt;/_volume&gt;&lt;_publisher&gt;同济大学&lt;/_publisher&gt;&lt;_translated_author&gt;Jiang, Zhihui&lt;/_translated_author&gt;&lt;/Details&gt;&lt;Extra&gt;&lt;DBUID&gt;{B06D3285-0335-461C-A8CA-85F6C29FA30F}&lt;/DBUID&gt;&lt;/Extra&gt;&lt;/Item&gt;&lt;/References&gt;&lt;/Group&gt;&lt;/Citation&gt;_x000a_"/>
    <w:docVar w:name="NE.Ref{DFBD9B65-9E5F-4BFA-A5FC-2D9DF2A14D9F}" w:val=" ADDIN NE.Ref.{DFBD9B65-9E5F-4BFA-A5FC-2D9DF2A14D9F}&lt;Citation&gt;&lt;Group&gt;&lt;References&gt;&lt;Item&gt;&lt;ID&gt;40&lt;/ID&gt;&lt;UID&gt;{94548E38-A3F0-4910-8DDB-FCAD6F46232E}&lt;/UID&gt;&lt;Title&gt;面向集团企业云制造的知识服务建模&lt;/Title&gt;&lt;Template&gt;Journal Article&lt;/Template&gt;&lt;Star&gt;0&lt;/Star&gt;&lt;Tag&gt;0&lt;/Tag&gt;&lt;Author&gt;李向前; 杨海成; 敬石开; 阎艳; 王国新; 冯宇康&lt;/Author&gt;&lt;Year&gt;2012&lt;/Year&gt;&lt;Details&gt;&lt;_collection_scope&gt;中国科技核心期刊;中文核心期刊;CSCD;EI;&lt;/_collection_scope&gt;&lt;_created&gt;62008806&lt;/_created&gt;&lt;_issue&gt;8&lt;/_issue&gt;&lt;_journal&gt;计算机集成制造系统&lt;/_journal&gt;&lt;_modified&gt;62011549&lt;/_modified&gt;&lt;_pages&gt;1869-1880&lt;/_pages&gt;&lt;_translated_author&gt;Li, Xiangqian; Yang, Haicheng; Jing, Shikai; Yan, Yan; Wang, Guoxin; Feng, Yukang&lt;/_translated_author&gt;&lt;_volume&gt;18&lt;/_volume&gt;&lt;/Details&gt;&lt;Extra&gt;&lt;DBUID&gt;{9C8D115D-CBE2-4BD3-B877-16F89E102614}&lt;/DBUID&gt;&lt;/Extra&gt;&lt;/Item&gt;&lt;/References&gt;&lt;/Group&gt;&lt;/Citation&gt;_x000a_"/>
    <w:docVar w:name="NE.Ref{E0221FF2-F7D6-4806-A3E8-76605A6966F1}" w:val=" ADDIN NE.Ref.{E0221FF2-F7D6-4806-A3E8-76605A6966F1}&lt;Citation&gt;&lt;Group&gt;&lt;References&gt;&lt;Item&gt;&lt;ID&gt;10&lt;/ID&gt;&lt;UID&gt;{F2F9B8AB-0B1F-45A8-BBA4-18FFFD1D90AC}&lt;/UID&gt;&lt;Title&gt;Study on the servilization of simulation capability&lt;/Title&gt;&lt;Template&gt;Journal Article&lt;/Template&gt;&lt;Star&gt;0&lt;/Star&gt;&lt;Tag&gt;0&lt;/Tag&gt;&lt;Author&gt;Luo, Y L; Zhang, L; Tao, F; Bao, Y; Ren, L&lt;/Author&gt;&lt;Year&gt;2011&lt;/Year&gt;&lt;Details&gt;&lt;_created&gt;62008806&lt;/_created&gt;&lt;_modified&gt;62011549&lt;/_modified&gt;&lt;/Details&gt;&lt;Extra&gt;&lt;DBUID&gt;{9C8D115D-CBE2-4BD3-B877-16F89E102614}&lt;/DBUID&gt;&lt;/Extra&gt;&lt;/Item&gt;&lt;/References&gt;&lt;/Group&gt;&lt;Group&gt;&lt;References&gt;&lt;Item&gt;&lt;ID&gt;11&lt;/ID&gt;&lt;UID&gt;{852EFF2B-6857-482D-99EF-DF639B2531AE}&lt;/UID&gt;&lt;Title&gt;Study on the description method of manufacturing capability based on description logics in cloud manufacturing&lt;/Title&gt;&lt;Template&gt;Journal Article&lt;/Template&gt;&lt;Star&gt;0&lt;/Star&gt;&lt;Tag&gt;0&lt;/Tag&gt;&lt;Author&gt;Luo, Y; Zhang, L; Tao, F; Liu, Y; Ren, L&lt;/Author&gt;&lt;Year&gt;2012&lt;/Year&gt;&lt;Details&gt;&lt;_created&gt;62008806&lt;/_created&gt;&lt;_modified&gt;62011549&lt;/_modified&gt;&lt;/Details&gt;&lt;Extra&gt;&lt;DBUID&gt;{9C8D115D-CBE2-4BD3-B877-16F89E102614}&lt;/DBUID&gt;&lt;/Extra&gt;&lt;/Item&gt;&lt;/References&gt;&lt;/Group&gt;&lt;Group&gt;&lt;References&gt;&lt;Item&gt;&lt;ID&gt;12&lt;/ID&gt;&lt;UID&gt;{01B5F70F-D65D-429E-BD3F-850F2DD9846A}&lt;/UID&gt;&lt;Title&gt;A modeling and description method of multidimensional information for manufacturing capability in cloud manufacturing system&lt;/Title&gt;&lt;Template&gt;Journal Article&lt;/Template&gt;&lt;Star&gt;0&lt;/Star&gt;&lt;Tag&gt;0&lt;/Tag&gt;&lt;Author&gt;Luo, Y; Zhang, L; Tao, F; Ren, L; Liu, Y&lt;/Author&gt;&lt;Year&gt;2013&lt;/Year&gt;&lt;Details&gt;&lt;_cited_count&gt;30&lt;/_cited_count&gt;&lt;_created&gt;62008806&lt;/_created&gt;&lt;_doi&gt;10.1007/s00170-013-5076-9&lt;/_doi&gt;&lt;_modified&gt;62012831&lt;/_modified&gt;&lt;_url&gt;http://xueshu.baidu.com/s?wd=paperuri:%281fe637f8a36ac34a8b8ec96e8f42efa2%29&amp;amp;filter=sc_long_sign&amp;amp;tn=SE_xueshusource_2kduw22v&amp;amp;sc_vurl=http://link.springer.com/article/10.1007/s00170-013-5076-9&amp;amp;ie=utf-8&amp;amp;sc_us=17035700004548979843&lt;/_url&gt;&lt;/Details&gt;&lt;Extra&gt;&lt;DBUID&gt;{9C8D115D-CBE2-4BD3-B877-16F89E102614}&lt;/DBUID&gt;&lt;/Extra&gt;&lt;/Item&gt;&lt;/References&gt;&lt;/Group&gt;&lt;Group&gt;&lt;References&gt;&lt;Item&gt;&lt;ID&gt;13&lt;/ID&gt;&lt;UID&gt;{16378012-315B-4741-84EA-0461E19D4AD4}&lt;/UID&gt;&lt;Title&gt;Research on the Knowledge-Based Multi-Dimensional Information Model of Manufacturing Capability in CMfg&lt;/Title&gt;&lt;Template&gt;Journal Article&lt;/Template&gt;&lt;Star&gt;0&lt;/Star&gt;&lt;Tag&gt;0&lt;/Tag&gt;&lt;Author&gt;Luo, Yong Liang; Zhang, Lin; Zhang, Kui Ping; Tao, Fei&lt;/Author&gt;&lt;Year&gt;2012&lt;/Year&gt;&lt;Details&gt;&lt;_collection_scope&gt;EI;&lt;/_collection_scope&gt;&lt;_created&gt;62008806&lt;/_created&gt;&lt;_journal&gt;Advanced Materials Research&lt;/_journal&gt;&lt;_keywords&gt;Knowledge;Information Model;Cloud Manufacturing;Manufacturing Capability&lt;/_keywords&gt;&lt;_modified&gt;62011549&lt;/_modified&gt;&lt;_pages&gt;2592-2595&lt;/_pages&gt;&lt;_volume&gt;472-475&lt;/_volume&gt;&lt;/Details&gt;&lt;Extra&gt;&lt;DBUID&gt;{9C8D115D-CBE2-4BD3-B877-16F89E102614}&lt;/DBUID&gt;&lt;/Extra&gt;&lt;/Item&gt;&lt;/References&gt;&lt;/Group&gt;&lt;Group&gt;&lt;References&gt;&lt;Item&gt;&lt;ID&gt;44&lt;/ID&gt;&lt;UID&gt;{5AB68AE2-AE30-402F-8236-759FF7331568}&lt;/UID&gt;&lt;Title&gt;云制造模式下制造能力建模关键技术&lt;/Title&gt;&lt;Template&gt;Journal Article&lt;/Template&gt;&lt;Star&gt;0&lt;/Star&gt;&lt;Tag&gt;0&lt;/Tag&gt;&lt;Author&gt;罗永亮; 张霖; 陶飞; 张雪松; 任磊&lt;/Author&gt;&lt;Year&gt;2012&lt;/Year&gt;&lt;Details&gt;&lt;_accessed&gt;62011549&lt;/_accessed&gt;&lt;_author_aff&gt;北京航空航天大学自动化科学与电气工程学院;北京航空航天大学复杂产品先进制造系统教育部工程研究中心;&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制造能力;云服务;制造能力描述&lt;/_keywords&gt;&lt;_language&gt;Chinese&lt;/_language&gt;&lt;_modified&gt;62011549&lt;/_modified&gt;&lt;_pages&gt;1357-1367&lt;/_pages&gt;&lt;_translated_author&gt;Luo, Yongliang; Zhang, Lin; Tao, Fei; Zhang, Xuesong; Ren, Lei&lt;/_translated_author&gt;&lt;_url&gt;http://kns.cnki.net/KCMS/detail/detail.aspx?FileName=JSJJ201207002&amp;amp;DbName=CJFQ2012&lt;/_url&gt;&lt;/Details&gt;&lt;Extra&gt;&lt;DBUID&gt;{9C8D115D-CBE2-4BD3-B877-16F89E102614}&lt;/DBUID&gt;&lt;/Extra&gt;&lt;/Item&gt;&lt;/References&gt;&lt;/Group&gt;&lt;/Citation&gt;_x000a_"/>
    <w:docVar w:name="NE.Ref{EE4AFEF7-4E2E-40E1-AF54-5EA988051376}" w:val=" ADDIN NE.Ref.{EE4AFEF7-4E2E-40E1-AF54-5EA988051376}&lt;Citation&gt;&lt;Group&gt;&lt;References&gt;&lt;Item&gt;&lt;ID&gt;50&lt;/ID&gt;&lt;UID&gt;{595B8767-AE50-4354-947E-1E13AC87B41B}&lt;/UID&gt;&lt;Title&gt;基于语义的云制造服务描述&lt;/Title&gt;&lt;Template&gt;Journal Article&lt;/Template&gt;&lt;Star&gt;0&lt;/Star&gt;&lt;Tag&gt;0&lt;/Tag&gt;&lt;Author&gt;吴雪娇; 柳先辉&lt;/Author&gt;&lt;Year&gt;2012&lt;/Year&gt;&lt;Details&gt;&lt;_collection_scope&gt;中国科技核心期刊;&lt;/_collection_scope&gt;&lt;_created&gt;62008806&lt;/_created&gt;&lt;_issue&gt;1&lt;/_issue&gt;&lt;_journal&gt;计算机与现代化&lt;/_journal&gt;&lt;_keywords&gt;云制造;服务资源描述;本体;OWL-S&lt;/_keywords&gt;&lt;_modified&gt;62011549&lt;/_modified&gt;&lt;_pages&gt;40-43&lt;/_pages&gt;&lt;_translated_author&gt;Wu, Xuejiao; Liu, Xianhui&lt;/_translated_author&gt;&lt;/Details&gt;&lt;Extra&gt;&lt;DBUID&gt;{9C8D115D-CBE2-4BD3-B877-16F89E102614}&lt;/DBUID&gt;&lt;/Extra&gt;&lt;/Item&gt;&lt;/References&gt;&lt;/Group&gt;&lt;/Citation&gt;_x000a_"/>
    <w:docVar w:name="NE.Ref{F3E1DD1C-3301-4145-9419-69671C15B035}" w:val=" ADDIN NE.Ref.{F3E1DD1C-3301-4145-9419-69671C15B035}&lt;Citation&gt;&lt;Group&gt;&lt;References&gt;&lt;Item&gt;&lt;ID&gt;71&lt;/ID&gt;&lt;UID&gt;{F93ADA66-26D8-432C-8BAC-63B10C0E3258}&lt;/UID&gt;&lt;Title&gt;Evaluation Index System of Cloud Service and the Purchase Decision- Making Process Based on AHP&lt;/Title&gt;&lt;Template&gt;Book&lt;/Template&gt;&lt;Star&gt;0&lt;/Star&gt;&lt;Tag&gt;0&lt;/Tag&gt;&lt;Author&gt;Nie, Guihua; She, Qiping; Chen, Donglin&lt;/Author&gt;&lt;Year&gt;2011&lt;/Year&gt;&lt;Details&gt;&lt;_keywords&gt;cloud service;evaluation index system;Analytic Hierarchy Process AHP;purchase decision;quantitative model&lt;/_keywords&gt;&lt;_pages&gt;345-352&lt;/_pages&gt;&lt;_publisher&gt;Springer Berlin Heidelberg&lt;/_publisher&gt;&lt;_created&gt;62030066&lt;/_created&gt;&lt;_modified&gt;62030067&lt;/_modified&gt;&lt;/Details&gt;&lt;Extra&gt;&lt;DBUID&gt;{9C8D115D-CBE2-4BD3-B877-16F89E102614}&lt;/DBUID&gt;&lt;/Extra&gt;&lt;/Item&gt;&lt;/References&gt;&lt;/Group&gt;&lt;/Citation&gt;_x000a_"/>
    <w:docVar w:name="NE.Ref{FA8D3485-01B7-4C0F-838C-F20BCAC484EF}" w:val=" ADDIN NE.Ref.{FA8D3485-01B7-4C0F-838C-F20BCAC484EF}&lt;Citation&gt;&lt;Group&gt;&lt;References&gt;&lt;Item&gt;&lt;ID&gt;55&lt;/ID&gt;&lt;UID&gt;{EFEEE76F-E4E3-413E-8282-24A7D80810CB}&lt;/UID&gt;&lt;Title&gt;制造云构建关键技术研究&lt;/Title&gt;&lt;Template&gt;Journal Article&lt;/Template&gt;&lt;Star&gt;0&lt;/Star&gt;&lt;Tag&gt;0&lt;/Tag&gt;&lt;Author&gt;张霖; 罗永亮; 陶飞; 任磊; 郭华&lt;/Author&gt;&lt;Year&gt;2010&lt;/Year&gt;&lt;Details&gt;&lt;_author_aff&gt;北京航空航天大学复杂产品先进制造系统教育部工程研究中心;&lt;/_author_aff&gt;&lt;_collection_scope&gt;中国科技核心期刊;中文核心期刊;CSCD;EI;&lt;/_collection_scope&gt;&lt;_created&gt;62008806&lt;/_created&gt;&lt;_date&gt;2010-11-15&lt;/_date&gt;&lt;_db_provider&gt;CNKI: 期刊&lt;/_db_provider&gt;&lt;_issue&gt;11&lt;/_issue&gt;&lt;_journal&gt;计算机集成制造系统&lt;/_journal&gt;&lt;_keywords&gt;云制造;制造云;云服务;制造能力;制造资源;云计算;物联网&lt;/_keywords&gt;&lt;_language&gt;Chinese&lt;/_language&gt;&lt;_modified&gt;62011549&lt;/_modified&gt;&lt;_pages&gt;2510-2520&lt;/_pages&gt;&lt;_translated_author&gt;Zhang, Lin; Luo, Yongliang; Tao, Fei; Ren, Lei; Guo, Hua&lt;/_translated_author&gt;&lt;_url&gt;http://kns.cnki.net/KCMS/detail/detail.aspx?FileName=JSJJ201011030&amp;amp;DbName=CJFQ2010&lt;/_url&gt;&lt;/Details&gt;&lt;Extra&gt;&lt;DBUID&gt;{9C8D115D-CBE2-4BD3-B877-16F89E102614}&lt;/DBUID&gt;&lt;/Extra&gt;&lt;/Item&gt;&lt;/References&gt;&lt;/Group&gt;&lt;Group&gt;&lt;References&gt;&lt;Item&gt;&lt;ID&gt;36&lt;/ID&gt;&lt;UID&gt;{9B8C9610-7611-4B37-84CD-C08AFA182E79}&lt;/UID&gt;&lt;Title&gt;云制造典型特征、关键技术与应用&lt;/Title&gt;&lt;Template&gt;Journal Article&lt;/Template&gt;&lt;Star&gt;0&lt;/Star&gt;&lt;Tag&gt;0&lt;/Tag&gt;&lt;Author&gt;李伯虎; 张霖; 任磊; 柴旭东; 陶飞; 王勇智; 尹超; 黄培; 赵欣培; 周祖德&lt;/Author&gt;&lt;Year&gt;2012&lt;/Year&gt;&lt;Details&gt;&lt;_author_aff&gt;北京航空航天大学自动化科学与电气工程学院复杂产品先进制造系统教育部工程研究中心;北京仿真中心;中国北车股份有限公司;重庆大学制造工程研究所;东莞华中科技大学制造工程研究院;北京恩维协同科技有限公司;武汉理工大学机电工程学院;&lt;/_author_aff&gt;&lt;_collection_scope&gt;中国科技核心期刊;中文核心期刊;CSCD;EI;&lt;/_collection_scope&gt;&lt;_created&gt;62008806&lt;/_created&gt;&lt;_date&gt;2012-07-15&lt;/_date&gt;&lt;_db_provider&gt;CNKI: 期刊&lt;/_db_provider&gt;&lt;_issue&gt;07&lt;/_issue&gt;&lt;_journal&gt;计算机集成制造系统&lt;/_journal&gt;&lt;_keywords&gt;云制造;云计算;物联网;制造云;制造能力;服务化;虚拟化;制造业信息化&lt;/_keywords&gt;&lt;_language&gt;Chinese&lt;/_language&gt;&lt;_modified&gt;62011549&lt;/_modified&gt;&lt;_pages&gt;1345-1356&lt;/_pages&gt;&lt;_translated_author&gt;Li, Bohu; Zhang, Lin; Ren, Lei; Chai, Xudong; Tao, Fei; Wang, Yongzhi; Yin, Chao; Huang, Pei; Zhao, Xinpei; Zhou, Zude&lt;/_translated_author&gt;&lt;_url&gt;http://kns.cnki.net/KCMS/detail/detail.aspx?FileName=JSJJ201207001&amp;amp;DbName=CJFQ2012&lt;/_url&gt;&lt;/Details&gt;&lt;Extra&gt;&lt;DBUID&gt;{9C8D115D-CBE2-4BD3-B877-16F89E102614}&lt;/DBUID&gt;&lt;/Extra&gt;&lt;/Item&gt;&lt;/References&gt;&lt;/Group&gt;&lt;/Citation&gt;_x000a_"/>
    <w:docVar w:name="NE.Ref{FD9C8D17-7210-4E7D-9679-A22EF507A4E7}" w:val=" ADDIN NE.Ref.{FD9C8D17-7210-4E7D-9679-A22EF507A4E7}&lt;Citation&gt;&lt;Group&gt;&lt;References&gt;&lt;Item&gt;&lt;ID&gt;4&lt;/ID&gt;&lt;UID&gt;{59740C58-BF8D-4D8F-8E24-043D5600F1E0}&lt;/UID&gt;&lt;Title&gt;Life cycle and characteristics of services in the world of cloud computing&lt;/Title&gt;&lt;Template&gt;Journal Article&lt;/Template&gt;&lt;Star&gt;0&lt;/Star&gt;&lt;Tag&gt;0&lt;/Tag&gt;&lt;Author&gt;Breiter, G; Behrendt, M&lt;/Author&gt;&lt;Year&gt;2009&lt;/Year&gt;&lt;Details&gt;&lt;_created&gt;62008806&lt;/_created&gt;&lt;_issue&gt;4&lt;/_issue&gt;&lt;_keywords&gt;mitochondrial DNA;rodents&lt;/_keywords&gt;&lt;_modified&gt;62011549&lt;/_modified&gt;&lt;_pages&gt;3:1-3:8&lt;/_pages&gt;&lt;_volume&gt;53&lt;/_volume&gt;&lt;/Details&gt;&lt;Extra&gt;&lt;DBUID&gt;{9C8D115D-CBE2-4BD3-B877-16F89E102614}&lt;/DBUID&gt;&lt;/Extra&gt;&lt;/Item&gt;&lt;/References&gt;&lt;/Group&gt;&lt;/Citation&gt;_x000a_"/>
    <w:docVar w:name="NE.Ref{FE210DB1-251D-43F7-B3E8-3FF49A4D0786}" w:val=" ADDIN NE.Ref.{FE210DB1-251D-43F7-B3E8-3FF49A4D0786}&lt;Citation&gt;&lt;Group&gt;&lt;References&gt;&lt;Item&gt;&lt;ID&gt;20&lt;/ID&gt;&lt;UID&gt;{2907D7E7-E37D-442D-8677-3F8AF52B7E27}&lt;/UID&gt;&lt;Title&gt;A resource allocation method based on competitiveness equilibrium for manufacturing grid&lt;/Title&gt;&lt;Template&gt;Journal Article&lt;/Template&gt;&lt;Star&gt;0&lt;/Star&gt;&lt;Tag&gt;0&lt;/Tag&gt;&lt;Author&gt;Shi, Shengyou; Yang, Haicheng; Liu, Haibin; Hou, Junjie&lt;/Author&gt;&lt;Year&gt;2009&lt;/Year&gt;&lt;Details&gt;&lt;_collection_scope&gt;EI;SCIE;&lt;/_collection_scope&gt;&lt;_created&gt;62008806&lt;/_created&gt;&lt;_impact_factor&gt;   2.209&lt;/_impact_factor&gt;&lt;_issue&gt;9-10&lt;/_issue&gt;&lt;_journal&gt;International Journal of Advanced Manufacturing Technology&lt;/_journal&gt;&lt;_keywords&gt;Grid;Manufacturing grid;Resource allocation;Competitive equilibrium;Iterative algorithm&lt;/_keywords&gt;&lt;_modified&gt;62011548&lt;/_modified&gt;&lt;_pages&gt;997-1002&lt;/_pages&gt;&lt;_volume&gt;41&lt;/_volume&gt;&lt;/Details&gt;&lt;Extra&gt;&lt;DBUID&gt;{9C8D115D-CBE2-4BD3-B877-16F89E102614}&lt;/DBUID&gt;&lt;/Extra&gt;&lt;/Item&gt;&lt;/References&gt;&lt;/Group&gt;&lt;Group&gt;&lt;References&gt;&lt;Item&gt;&lt;ID&gt;22&lt;/ID&gt;&lt;UID&gt;{050853F5-6B3F-4F89-85B9-7625DDE531F7}&lt;/UID&gt;&lt;Title&gt;Resource Service Composition and Its Optimal-Selection Based on Particle Swarm Optimization in Manufacturing Grid System&lt;/Title&gt;&lt;Template&gt;Journal Article&lt;/Template&gt;&lt;Star&gt;0&lt;/Star&gt;&lt;Tag&gt;0&lt;/Tag&gt;&lt;Author&gt;Tao, Fei; Zhao, Dongming; Hu, Yefa; Zhou, Zude&lt;/Author&gt;&lt;Year&gt;2009&lt;/Year&gt;&lt;Details&gt;&lt;_collection_scope&gt;EI;SCIE;&lt;/_collection_scope&gt;&lt;_created&gt;62008806&lt;/_created&gt;&lt;_impact_factor&gt;   6.764&lt;/_impact_factor&gt;&lt;_issue&gt;4&lt;/_issue&gt;&lt;_journal&gt;IEEE Transactions on Industrial Informatics&lt;/_journal&gt;&lt;_keywords&gt;resource service composition optimal-selection (RSCOS;Manufacturing grid (MGrid;particle swarm optimization (PSO;resource service;resource service composition;resource service composition model (RSCM&lt;/_keywords&gt;&lt;_modified&gt;62011549&lt;/_modified&gt;&lt;_pages&gt;315-327&lt;/_pages&gt;&lt;_volume&gt;4&lt;/_volume&gt;&lt;/Details&gt;&lt;Extra&gt;&lt;DBUID&gt;{9C8D115D-CBE2-4BD3-B877-16F89E102614}&lt;/DBUID&gt;&lt;/Extra&gt;&lt;/Item&gt;&lt;/References&gt;&lt;/Group&gt;&lt;/Citation&gt;_x000a_"/>
    <w:docVar w:name="ne_docsoft" w:val="MSWord"/>
    <w:docVar w:name="ne_docversion" w:val="NoteExpress 2.0"/>
    <w:docVar w:name="ne_stylename" w:val="大论文"/>
  </w:docVars>
  <w:rsids>
    <w:rsidRoot w:val="00413D9F"/>
    <w:rsid w:val="000005A2"/>
    <w:rsid w:val="000062BE"/>
    <w:rsid w:val="000068BF"/>
    <w:rsid w:val="00006B3A"/>
    <w:rsid w:val="00011BE8"/>
    <w:rsid w:val="00017747"/>
    <w:rsid w:val="000213C6"/>
    <w:rsid w:val="0002199D"/>
    <w:rsid w:val="000234DF"/>
    <w:rsid w:val="00025A81"/>
    <w:rsid w:val="00026E8A"/>
    <w:rsid w:val="000302DF"/>
    <w:rsid w:val="000309A2"/>
    <w:rsid w:val="000343CA"/>
    <w:rsid w:val="00035978"/>
    <w:rsid w:val="00040157"/>
    <w:rsid w:val="00040A3F"/>
    <w:rsid w:val="000423CE"/>
    <w:rsid w:val="00042EBF"/>
    <w:rsid w:val="00045F04"/>
    <w:rsid w:val="000467E0"/>
    <w:rsid w:val="000509C0"/>
    <w:rsid w:val="00056D9F"/>
    <w:rsid w:val="0005720C"/>
    <w:rsid w:val="000604F7"/>
    <w:rsid w:val="000674CB"/>
    <w:rsid w:val="00070382"/>
    <w:rsid w:val="00073E33"/>
    <w:rsid w:val="0007582E"/>
    <w:rsid w:val="00080177"/>
    <w:rsid w:val="00081192"/>
    <w:rsid w:val="000814DC"/>
    <w:rsid w:val="00082F34"/>
    <w:rsid w:val="0008547C"/>
    <w:rsid w:val="00085513"/>
    <w:rsid w:val="000861E4"/>
    <w:rsid w:val="00090F00"/>
    <w:rsid w:val="000964B6"/>
    <w:rsid w:val="000B044C"/>
    <w:rsid w:val="000B3336"/>
    <w:rsid w:val="000B5A00"/>
    <w:rsid w:val="000C0312"/>
    <w:rsid w:val="000C08F6"/>
    <w:rsid w:val="000C1395"/>
    <w:rsid w:val="000C204B"/>
    <w:rsid w:val="000C2BE3"/>
    <w:rsid w:val="000C3B63"/>
    <w:rsid w:val="000C6AC9"/>
    <w:rsid w:val="000C6D07"/>
    <w:rsid w:val="000D1730"/>
    <w:rsid w:val="000D2FDD"/>
    <w:rsid w:val="000D38E2"/>
    <w:rsid w:val="000D44A8"/>
    <w:rsid w:val="000D69D3"/>
    <w:rsid w:val="000E14DA"/>
    <w:rsid w:val="000E31B1"/>
    <w:rsid w:val="000E3CB9"/>
    <w:rsid w:val="000E5B9B"/>
    <w:rsid w:val="000F1BB4"/>
    <w:rsid w:val="000F29A7"/>
    <w:rsid w:val="000F2C58"/>
    <w:rsid w:val="000F5AD3"/>
    <w:rsid w:val="001006AF"/>
    <w:rsid w:val="00102ACB"/>
    <w:rsid w:val="00103920"/>
    <w:rsid w:val="00103D91"/>
    <w:rsid w:val="001048C6"/>
    <w:rsid w:val="001102C4"/>
    <w:rsid w:val="00114216"/>
    <w:rsid w:val="0011473F"/>
    <w:rsid w:val="00114C9F"/>
    <w:rsid w:val="0012131A"/>
    <w:rsid w:val="00126F7F"/>
    <w:rsid w:val="00130B59"/>
    <w:rsid w:val="00134CBA"/>
    <w:rsid w:val="0013651F"/>
    <w:rsid w:val="00137D8D"/>
    <w:rsid w:val="0014249C"/>
    <w:rsid w:val="001517C8"/>
    <w:rsid w:val="00154305"/>
    <w:rsid w:val="0015735A"/>
    <w:rsid w:val="00157EBD"/>
    <w:rsid w:val="00161315"/>
    <w:rsid w:val="00162894"/>
    <w:rsid w:val="00162C5E"/>
    <w:rsid w:val="00164DEC"/>
    <w:rsid w:val="00165F49"/>
    <w:rsid w:val="001703AD"/>
    <w:rsid w:val="00177756"/>
    <w:rsid w:val="00180F5B"/>
    <w:rsid w:val="00181017"/>
    <w:rsid w:val="00183715"/>
    <w:rsid w:val="0018385E"/>
    <w:rsid w:val="00193233"/>
    <w:rsid w:val="00196339"/>
    <w:rsid w:val="00196B04"/>
    <w:rsid w:val="001A460F"/>
    <w:rsid w:val="001A67A4"/>
    <w:rsid w:val="001A7A8D"/>
    <w:rsid w:val="001B15F3"/>
    <w:rsid w:val="001B23C8"/>
    <w:rsid w:val="001B494A"/>
    <w:rsid w:val="001B68B8"/>
    <w:rsid w:val="001C411A"/>
    <w:rsid w:val="001C5DC5"/>
    <w:rsid w:val="001C6047"/>
    <w:rsid w:val="001C689C"/>
    <w:rsid w:val="001C769B"/>
    <w:rsid w:val="001D00A0"/>
    <w:rsid w:val="001D1CB5"/>
    <w:rsid w:val="001D20C5"/>
    <w:rsid w:val="001D2E8B"/>
    <w:rsid w:val="001D5781"/>
    <w:rsid w:val="001E2A8E"/>
    <w:rsid w:val="001E2E18"/>
    <w:rsid w:val="001E4688"/>
    <w:rsid w:val="001F111E"/>
    <w:rsid w:val="001F3E98"/>
    <w:rsid w:val="001F59A5"/>
    <w:rsid w:val="001F64AF"/>
    <w:rsid w:val="00200DDB"/>
    <w:rsid w:val="00202C72"/>
    <w:rsid w:val="0020343A"/>
    <w:rsid w:val="00212391"/>
    <w:rsid w:val="002157ED"/>
    <w:rsid w:val="00220715"/>
    <w:rsid w:val="00220E0B"/>
    <w:rsid w:val="002249C3"/>
    <w:rsid w:val="002301D8"/>
    <w:rsid w:val="002308D1"/>
    <w:rsid w:val="00230D50"/>
    <w:rsid w:val="00231797"/>
    <w:rsid w:val="0023543C"/>
    <w:rsid w:val="00236348"/>
    <w:rsid w:val="00237CAA"/>
    <w:rsid w:val="00241949"/>
    <w:rsid w:val="00241D5B"/>
    <w:rsid w:val="0024312C"/>
    <w:rsid w:val="0024529C"/>
    <w:rsid w:val="00250417"/>
    <w:rsid w:val="00251523"/>
    <w:rsid w:val="002532EC"/>
    <w:rsid w:val="00254CE4"/>
    <w:rsid w:val="0025794D"/>
    <w:rsid w:val="0026059C"/>
    <w:rsid w:val="00263C1A"/>
    <w:rsid w:val="00263E94"/>
    <w:rsid w:val="00264733"/>
    <w:rsid w:val="0026768C"/>
    <w:rsid w:val="00271193"/>
    <w:rsid w:val="00272913"/>
    <w:rsid w:val="002766AD"/>
    <w:rsid w:val="00281E33"/>
    <w:rsid w:val="0028544B"/>
    <w:rsid w:val="002866B6"/>
    <w:rsid w:val="00287E9E"/>
    <w:rsid w:val="00290073"/>
    <w:rsid w:val="0029185B"/>
    <w:rsid w:val="00296311"/>
    <w:rsid w:val="002971A8"/>
    <w:rsid w:val="00297313"/>
    <w:rsid w:val="002A25C9"/>
    <w:rsid w:val="002A43FA"/>
    <w:rsid w:val="002A45B3"/>
    <w:rsid w:val="002A56EC"/>
    <w:rsid w:val="002B0BDA"/>
    <w:rsid w:val="002B44FD"/>
    <w:rsid w:val="002B6371"/>
    <w:rsid w:val="002C0C4C"/>
    <w:rsid w:val="002C2B48"/>
    <w:rsid w:val="002C4920"/>
    <w:rsid w:val="002C4935"/>
    <w:rsid w:val="002C5037"/>
    <w:rsid w:val="002C6C0F"/>
    <w:rsid w:val="002D0E83"/>
    <w:rsid w:val="002D480B"/>
    <w:rsid w:val="002D6093"/>
    <w:rsid w:val="002E1278"/>
    <w:rsid w:val="002E15A4"/>
    <w:rsid w:val="002E31C1"/>
    <w:rsid w:val="002E4A90"/>
    <w:rsid w:val="002E7A9F"/>
    <w:rsid w:val="002F07E3"/>
    <w:rsid w:val="002F0A5D"/>
    <w:rsid w:val="002F27DF"/>
    <w:rsid w:val="002F3887"/>
    <w:rsid w:val="00303C86"/>
    <w:rsid w:val="003044A4"/>
    <w:rsid w:val="003055B8"/>
    <w:rsid w:val="003076C4"/>
    <w:rsid w:val="00312A6E"/>
    <w:rsid w:val="00313343"/>
    <w:rsid w:val="00314F13"/>
    <w:rsid w:val="00315A40"/>
    <w:rsid w:val="00316758"/>
    <w:rsid w:val="00316C06"/>
    <w:rsid w:val="00320E05"/>
    <w:rsid w:val="00321E37"/>
    <w:rsid w:val="0032480A"/>
    <w:rsid w:val="00324843"/>
    <w:rsid w:val="003248FF"/>
    <w:rsid w:val="003261C9"/>
    <w:rsid w:val="003278CE"/>
    <w:rsid w:val="0033040B"/>
    <w:rsid w:val="0033248F"/>
    <w:rsid w:val="003371DC"/>
    <w:rsid w:val="00340118"/>
    <w:rsid w:val="003440EA"/>
    <w:rsid w:val="00344214"/>
    <w:rsid w:val="0035303F"/>
    <w:rsid w:val="00353A62"/>
    <w:rsid w:val="00354805"/>
    <w:rsid w:val="00355FB4"/>
    <w:rsid w:val="0035698D"/>
    <w:rsid w:val="00356BDF"/>
    <w:rsid w:val="00363AC8"/>
    <w:rsid w:val="0036406D"/>
    <w:rsid w:val="00364C03"/>
    <w:rsid w:val="00364D70"/>
    <w:rsid w:val="0037136A"/>
    <w:rsid w:val="00376577"/>
    <w:rsid w:val="00376AD7"/>
    <w:rsid w:val="00381E3D"/>
    <w:rsid w:val="00387E55"/>
    <w:rsid w:val="00391217"/>
    <w:rsid w:val="0039645E"/>
    <w:rsid w:val="003A00CE"/>
    <w:rsid w:val="003A00E0"/>
    <w:rsid w:val="003A1B36"/>
    <w:rsid w:val="003A5090"/>
    <w:rsid w:val="003A6E3A"/>
    <w:rsid w:val="003B0BA1"/>
    <w:rsid w:val="003B1E46"/>
    <w:rsid w:val="003B59D6"/>
    <w:rsid w:val="003C1470"/>
    <w:rsid w:val="003C1771"/>
    <w:rsid w:val="003C2333"/>
    <w:rsid w:val="003C33B3"/>
    <w:rsid w:val="003C3DFF"/>
    <w:rsid w:val="003C5776"/>
    <w:rsid w:val="003C5E00"/>
    <w:rsid w:val="003C6819"/>
    <w:rsid w:val="003C6E17"/>
    <w:rsid w:val="003E7345"/>
    <w:rsid w:val="003F1701"/>
    <w:rsid w:val="003F3D1B"/>
    <w:rsid w:val="00400887"/>
    <w:rsid w:val="0040133E"/>
    <w:rsid w:val="004017F6"/>
    <w:rsid w:val="00406AD1"/>
    <w:rsid w:val="00407D56"/>
    <w:rsid w:val="00413D9F"/>
    <w:rsid w:val="0041400E"/>
    <w:rsid w:val="004154AC"/>
    <w:rsid w:val="00416B6C"/>
    <w:rsid w:val="004170A2"/>
    <w:rsid w:val="0042199F"/>
    <w:rsid w:val="00425716"/>
    <w:rsid w:val="004374E8"/>
    <w:rsid w:val="00440FAB"/>
    <w:rsid w:val="00441BD3"/>
    <w:rsid w:val="00443781"/>
    <w:rsid w:val="00447B6B"/>
    <w:rsid w:val="00453A54"/>
    <w:rsid w:val="004576AC"/>
    <w:rsid w:val="004604E2"/>
    <w:rsid w:val="00460E7D"/>
    <w:rsid w:val="004624E9"/>
    <w:rsid w:val="00462D4A"/>
    <w:rsid w:val="004662CA"/>
    <w:rsid w:val="00470E63"/>
    <w:rsid w:val="004713D1"/>
    <w:rsid w:val="004714C2"/>
    <w:rsid w:val="004718A5"/>
    <w:rsid w:val="00472F55"/>
    <w:rsid w:val="004751AF"/>
    <w:rsid w:val="00481EC1"/>
    <w:rsid w:val="00484B4A"/>
    <w:rsid w:val="00487E13"/>
    <w:rsid w:val="00490AAF"/>
    <w:rsid w:val="00495CA6"/>
    <w:rsid w:val="0049656B"/>
    <w:rsid w:val="004973E7"/>
    <w:rsid w:val="004A3E83"/>
    <w:rsid w:val="004A51CE"/>
    <w:rsid w:val="004A6644"/>
    <w:rsid w:val="004A6D78"/>
    <w:rsid w:val="004B13E9"/>
    <w:rsid w:val="004B18CD"/>
    <w:rsid w:val="004B3D24"/>
    <w:rsid w:val="004B66A9"/>
    <w:rsid w:val="004C140D"/>
    <w:rsid w:val="004C4163"/>
    <w:rsid w:val="004C7E01"/>
    <w:rsid w:val="004D086D"/>
    <w:rsid w:val="004D2ABF"/>
    <w:rsid w:val="004D4E87"/>
    <w:rsid w:val="004D5FDB"/>
    <w:rsid w:val="004D6E60"/>
    <w:rsid w:val="004D73A6"/>
    <w:rsid w:val="004E01CB"/>
    <w:rsid w:val="004E2882"/>
    <w:rsid w:val="004E4A7C"/>
    <w:rsid w:val="004E52EB"/>
    <w:rsid w:val="004E6942"/>
    <w:rsid w:val="004E784C"/>
    <w:rsid w:val="004F372A"/>
    <w:rsid w:val="00500793"/>
    <w:rsid w:val="0050195C"/>
    <w:rsid w:val="00503E07"/>
    <w:rsid w:val="00504AD7"/>
    <w:rsid w:val="00504BF9"/>
    <w:rsid w:val="00513896"/>
    <w:rsid w:val="00516943"/>
    <w:rsid w:val="00520C8F"/>
    <w:rsid w:val="00525E54"/>
    <w:rsid w:val="00527399"/>
    <w:rsid w:val="00527F86"/>
    <w:rsid w:val="005311BF"/>
    <w:rsid w:val="00532709"/>
    <w:rsid w:val="00533ADA"/>
    <w:rsid w:val="00536D69"/>
    <w:rsid w:val="00542300"/>
    <w:rsid w:val="005430F3"/>
    <w:rsid w:val="00543663"/>
    <w:rsid w:val="0054601C"/>
    <w:rsid w:val="005510FA"/>
    <w:rsid w:val="00560067"/>
    <w:rsid w:val="005604AE"/>
    <w:rsid w:val="005660A8"/>
    <w:rsid w:val="005721F5"/>
    <w:rsid w:val="005769DA"/>
    <w:rsid w:val="00580801"/>
    <w:rsid w:val="00580FCE"/>
    <w:rsid w:val="00581397"/>
    <w:rsid w:val="00581D74"/>
    <w:rsid w:val="00583274"/>
    <w:rsid w:val="00585F70"/>
    <w:rsid w:val="0058763E"/>
    <w:rsid w:val="00590C59"/>
    <w:rsid w:val="00591E1C"/>
    <w:rsid w:val="00593111"/>
    <w:rsid w:val="005A33DB"/>
    <w:rsid w:val="005A663E"/>
    <w:rsid w:val="005A7CDA"/>
    <w:rsid w:val="005B2D17"/>
    <w:rsid w:val="005B419C"/>
    <w:rsid w:val="005B6C11"/>
    <w:rsid w:val="005C5A58"/>
    <w:rsid w:val="005D1993"/>
    <w:rsid w:val="005D6191"/>
    <w:rsid w:val="005D66E1"/>
    <w:rsid w:val="005D673E"/>
    <w:rsid w:val="005E08EA"/>
    <w:rsid w:val="005E144F"/>
    <w:rsid w:val="005E7247"/>
    <w:rsid w:val="005F3E8E"/>
    <w:rsid w:val="005F4BBA"/>
    <w:rsid w:val="005F4FF9"/>
    <w:rsid w:val="005F5D49"/>
    <w:rsid w:val="005F7568"/>
    <w:rsid w:val="006022F7"/>
    <w:rsid w:val="00602AFD"/>
    <w:rsid w:val="006047F5"/>
    <w:rsid w:val="00606D1D"/>
    <w:rsid w:val="00611875"/>
    <w:rsid w:val="00613D47"/>
    <w:rsid w:val="0061455C"/>
    <w:rsid w:val="00615012"/>
    <w:rsid w:val="00615855"/>
    <w:rsid w:val="0062676B"/>
    <w:rsid w:val="006316DF"/>
    <w:rsid w:val="00642D64"/>
    <w:rsid w:val="0064357C"/>
    <w:rsid w:val="006472AC"/>
    <w:rsid w:val="00650658"/>
    <w:rsid w:val="00650716"/>
    <w:rsid w:val="006515C9"/>
    <w:rsid w:val="00652183"/>
    <w:rsid w:val="0065531F"/>
    <w:rsid w:val="00663452"/>
    <w:rsid w:val="00663803"/>
    <w:rsid w:val="006646E6"/>
    <w:rsid w:val="00664BAC"/>
    <w:rsid w:val="00667638"/>
    <w:rsid w:val="00670DC8"/>
    <w:rsid w:val="00674E45"/>
    <w:rsid w:val="006765F6"/>
    <w:rsid w:val="00676D21"/>
    <w:rsid w:val="00677985"/>
    <w:rsid w:val="006826E3"/>
    <w:rsid w:val="00683D46"/>
    <w:rsid w:val="00686F55"/>
    <w:rsid w:val="00687B15"/>
    <w:rsid w:val="00691266"/>
    <w:rsid w:val="006913C9"/>
    <w:rsid w:val="00696F7A"/>
    <w:rsid w:val="006A09FA"/>
    <w:rsid w:val="006A23DC"/>
    <w:rsid w:val="006A4E48"/>
    <w:rsid w:val="006B1A42"/>
    <w:rsid w:val="006B3FB6"/>
    <w:rsid w:val="006C1247"/>
    <w:rsid w:val="006C20C7"/>
    <w:rsid w:val="006C2215"/>
    <w:rsid w:val="006C4BF5"/>
    <w:rsid w:val="006D08C0"/>
    <w:rsid w:val="006D3DCC"/>
    <w:rsid w:val="006E112B"/>
    <w:rsid w:val="006E12B4"/>
    <w:rsid w:val="006E12DC"/>
    <w:rsid w:val="006E1ABC"/>
    <w:rsid w:val="006E1ED1"/>
    <w:rsid w:val="006E4BAE"/>
    <w:rsid w:val="006E6589"/>
    <w:rsid w:val="006E72F2"/>
    <w:rsid w:val="006F4E79"/>
    <w:rsid w:val="006F5666"/>
    <w:rsid w:val="006F7E1F"/>
    <w:rsid w:val="00705111"/>
    <w:rsid w:val="00706203"/>
    <w:rsid w:val="00706FA2"/>
    <w:rsid w:val="007070DC"/>
    <w:rsid w:val="007105E7"/>
    <w:rsid w:val="0071690A"/>
    <w:rsid w:val="00722B91"/>
    <w:rsid w:val="00723B4C"/>
    <w:rsid w:val="0072694A"/>
    <w:rsid w:val="00727C28"/>
    <w:rsid w:val="00730AD9"/>
    <w:rsid w:val="00731B47"/>
    <w:rsid w:val="00732ED1"/>
    <w:rsid w:val="0073357A"/>
    <w:rsid w:val="007379E8"/>
    <w:rsid w:val="00737FF4"/>
    <w:rsid w:val="00750AD6"/>
    <w:rsid w:val="00755096"/>
    <w:rsid w:val="00760166"/>
    <w:rsid w:val="00765B56"/>
    <w:rsid w:val="00766BF2"/>
    <w:rsid w:val="00767506"/>
    <w:rsid w:val="007678C0"/>
    <w:rsid w:val="00771A4C"/>
    <w:rsid w:val="00772869"/>
    <w:rsid w:val="00775170"/>
    <w:rsid w:val="0077613F"/>
    <w:rsid w:val="007772BC"/>
    <w:rsid w:val="00787BB9"/>
    <w:rsid w:val="007916EA"/>
    <w:rsid w:val="007954BD"/>
    <w:rsid w:val="00795D13"/>
    <w:rsid w:val="00797503"/>
    <w:rsid w:val="007A125F"/>
    <w:rsid w:val="007A2007"/>
    <w:rsid w:val="007A5975"/>
    <w:rsid w:val="007B202D"/>
    <w:rsid w:val="007B208D"/>
    <w:rsid w:val="007B2612"/>
    <w:rsid w:val="007B2F5B"/>
    <w:rsid w:val="007B36B1"/>
    <w:rsid w:val="007B3B6A"/>
    <w:rsid w:val="007B617C"/>
    <w:rsid w:val="007B6743"/>
    <w:rsid w:val="007B6766"/>
    <w:rsid w:val="007B7CBA"/>
    <w:rsid w:val="007C7698"/>
    <w:rsid w:val="007D1BB8"/>
    <w:rsid w:val="007D4806"/>
    <w:rsid w:val="007D64AC"/>
    <w:rsid w:val="007E003F"/>
    <w:rsid w:val="007E007C"/>
    <w:rsid w:val="007E0C5B"/>
    <w:rsid w:val="007E1BCD"/>
    <w:rsid w:val="007F0F20"/>
    <w:rsid w:val="007F17D7"/>
    <w:rsid w:val="007F3864"/>
    <w:rsid w:val="00800AC2"/>
    <w:rsid w:val="00806FB0"/>
    <w:rsid w:val="008070E7"/>
    <w:rsid w:val="00810DA8"/>
    <w:rsid w:val="00814696"/>
    <w:rsid w:val="00817E93"/>
    <w:rsid w:val="00820170"/>
    <w:rsid w:val="00821FF0"/>
    <w:rsid w:val="00833724"/>
    <w:rsid w:val="0084230F"/>
    <w:rsid w:val="0084373F"/>
    <w:rsid w:val="00844D52"/>
    <w:rsid w:val="00846B67"/>
    <w:rsid w:val="008602ED"/>
    <w:rsid w:val="00860A1C"/>
    <w:rsid w:val="00863A29"/>
    <w:rsid w:val="00866D2D"/>
    <w:rsid w:val="00874DB6"/>
    <w:rsid w:val="00875506"/>
    <w:rsid w:val="00876019"/>
    <w:rsid w:val="00876C75"/>
    <w:rsid w:val="00880CFF"/>
    <w:rsid w:val="00881197"/>
    <w:rsid w:val="00882A98"/>
    <w:rsid w:val="00887AD1"/>
    <w:rsid w:val="00890A03"/>
    <w:rsid w:val="00893585"/>
    <w:rsid w:val="008959E0"/>
    <w:rsid w:val="00897C73"/>
    <w:rsid w:val="008A55A3"/>
    <w:rsid w:val="008B0C22"/>
    <w:rsid w:val="008B3FE6"/>
    <w:rsid w:val="008B6A46"/>
    <w:rsid w:val="008C29E8"/>
    <w:rsid w:val="008C2BD6"/>
    <w:rsid w:val="008C2E91"/>
    <w:rsid w:val="008C388F"/>
    <w:rsid w:val="008C43B7"/>
    <w:rsid w:val="008D3D53"/>
    <w:rsid w:val="008D4B20"/>
    <w:rsid w:val="008E0E51"/>
    <w:rsid w:val="008E490B"/>
    <w:rsid w:val="008E4F59"/>
    <w:rsid w:val="008F22A2"/>
    <w:rsid w:val="008F5297"/>
    <w:rsid w:val="0090074C"/>
    <w:rsid w:val="00902530"/>
    <w:rsid w:val="0090395C"/>
    <w:rsid w:val="00920750"/>
    <w:rsid w:val="0092382F"/>
    <w:rsid w:val="009252E9"/>
    <w:rsid w:val="009300D2"/>
    <w:rsid w:val="00933374"/>
    <w:rsid w:val="009335FE"/>
    <w:rsid w:val="00936461"/>
    <w:rsid w:val="0093713F"/>
    <w:rsid w:val="0093762B"/>
    <w:rsid w:val="00944D97"/>
    <w:rsid w:val="00944F20"/>
    <w:rsid w:val="009514C1"/>
    <w:rsid w:val="00952072"/>
    <w:rsid w:val="00953DFC"/>
    <w:rsid w:val="0095536C"/>
    <w:rsid w:val="009579DD"/>
    <w:rsid w:val="00960D8D"/>
    <w:rsid w:val="009619DE"/>
    <w:rsid w:val="009640EB"/>
    <w:rsid w:val="00965657"/>
    <w:rsid w:val="00970745"/>
    <w:rsid w:val="0097203C"/>
    <w:rsid w:val="009753FD"/>
    <w:rsid w:val="009776FB"/>
    <w:rsid w:val="00983824"/>
    <w:rsid w:val="00984DA1"/>
    <w:rsid w:val="00986316"/>
    <w:rsid w:val="009873EC"/>
    <w:rsid w:val="009875E3"/>
    <w:rsid w:val="00994219"/>
    <w:rsid w:val="009962CC"/>
    <w:rsid w:val="009A0FCB"/>
    <w:rsid w:val="009A1C62"/>
    <w:rsid w:val="009A3C15"/>
    <w:rsid w:val="009A4430"/>
    <w:rsid w:val="009A47EA"/>
    <w:rsid w:val="009B1697"/>
    <w:rsid w:val="009B176F"/>
    <w:rsid w:val="009B2ED4"/>
    <w:rsid w:val="009B5777"/>
    <w:rsid w:val="009B698A"/>
    <w:rsid w:val="009C091E"/>
    <w:rsid w:val="009C563B"/>
    <w:rsid w:val="009D0418"/>
    <w:rsid w:val="009D28BC"/>
    <w:rsid w:val="009D5B33"/>
    <w:rsid w:val="009D6ABE"/>
    <w:rsid w:val="009E287E"/>
    <w:rsid w:val="009E4644"/>
    <w:rsid w:val="009E6D60"/>
    <w:rsid w:val="009E73D0"/>
    <w:rsid w:val="009F382D"/>
    <w:rsid w:val="00A02802"/>
    <w:rsid w:val="00A06B66"/>
    <w:rsid w:val="00A0705D"/>
    <w:rsid w:val="00A075A0"/>
    <w:rsid w:val="00A133BA"/>
    <w:rsid w:val="00A142A1"/>
    <w:rsid w:val="00A15049"/>
    <w:rsid w:val="00A156A1"/>
    <w:rsid w:val="00A24B77"/>
    <w:rsid w:val="00A25BDA"/>
    <w:rsid w:val="00A2714C"/>
    <w:rsid w:val="00A3132C"/>
    <w:rsid w:val="00A32619"/>
    <w:rsid w:val="00A33584"/>
    <w:rsid w:val="00A33C70"/>
    <w:rsid w:val="00A33F77"/>
    <w:rsid w:val="00A34013"/>
    <w:rsid w:val="00A37EC9"/>
    <w:rsid w:val="00A47B29"/>
    <w:rsid w:val="00A503A4"/>
    <w:rsid w:val="00A62339"/>
    <w:rsid w:val="00A63500"/>
    <w:rsid w:val="00A64907"/>
    <w:rsid w:val="00A6490B"/>
    <w:rsid w:val="00A64E4F"/>
    <w:rsid w:val="00A65E62"/>
    <w:rsid w:val="00A66A75"/>
    <w:rsid w:val="00A71771"/>
    <w:rsid w:val="00A71DC7"/>
    <w:rsid w:val="00A7361F"/>
    <w:rsid w:val="00A74899"/>
    <w:rsid w:val="00A75C05"/>
    <w:rsid w:val="00A8264B"/>
    <w:rsid w:val="00A87F44"/>
    <w:rsid w:val="00A90127"/>
    <w:rsid w:val="00A90476"/>
    <w:rsid w:val="00A91225"/>
    <w:rsid w:val="00A93514"/>
    <w:rsid w:val="00A93FDC"/>
    <w:rsid w:val="00AA0306"/>
    <w:rsid w:val="00AA0639"/>
    <w:rsid w:val="00AA24CE"/>
    <w:rsid w:val="00AA440A"/>
    <w:rsid w:val="00AA5D84"/>
    <w:rsid w:val="00AA74FD"/>
    <w:rsid w:val="00AB6E83"/>
    <w:rsid w:val="00AB7746"/>
    <w:rsid w:val="00AC0531"/>
    <w:rsid w:val="00AC1BA6"/>
    <w:rsid w:val="00AC45DB"/>
    <w:rsid w:val="00AC7CD5"/>
    <w:rsid w:val="00AD04DD"/>
    <w:rsid w:val="00AD0BF3"/>
    <w:rsid w:val="00AD1461"/>
    <w:rsid w:val="00AD1A82"/>
    <w:rsid w:val="00AD1B9C"/>
    <w:rsid w:val="00AD3A21"/>
    <w:rsid w:val="00AD3F05"/>
    <w:rsid w:val="00AD496A"/>
    <w:rsid w:val="00AE46C2"/>
    <w:rsid w:val="00AF1D1E"/>
    <w:rsid w:val="00B01565"/>
    <w:rsid w:val="00B0389D"/>
    <w:rsid w:val="00B03C6E"/>
    <w:rsid w:val="00B05C8C"/>
    <w:rsid w:val="00B06EF4"/>
    <w:rsid w:val="00B12BDF"/>
    <w:rsid w:val="00B20E51"/>
    <w:rsid w:val="00B262EE"/>
    <w:rsid w:val="00B27A9B"/>
    <w:rsid w:val="00B31CC9"/>
    <w:rsid w:val="00B32593"/>
    <w:rsid w:val="00B3370C"/>
    <w:rsid w:val="00B3631E"/>
    <w:rsid w:val="00B378B3"/>
    <w:rsid w:val="00B42590"/>
    <w:rsid w:val="00B430A0"/>
    <w:rsid w:val="00B50B4A"/>
    <w:rsid w:val="00B50F87"/>
    <w:rsid w:val="00B50FAB"/>
    <w:rsid w:val="00B56C48"/>
    <w:rsid w:val="00B64BC0"/>
    <w:rsid w:val="00B70150"/>
    <w:rsid w:val="00B70E47"/>
    <w:rsid w:val="00B74842"/>
    <w:rsid w:val="00B74D03"/>
    <w:rsid w:val="00B7590C"/>
    <w:rsid w:val="00B81212"/>
    <w:rsid w:val="00B81D50"/>
    <w:rsid w:val="00B85AA0"/>
    <w:rsid w:val="00B85CE2"/>
    <w:rsid w:val="00B8684E"/>
    <w:rsid w:val="00B9108E"/>
    <w:rsid w:val="00B91D12"/>
    <w:rsid w:val="00B92C15"/>
    <w:rsid w:val="00B93F8B"/>
    <w:rsid w:val="00B94572"/>
    <w:rsid w:val="00B94F3E"/>
    <w:rsid w:val="00B96AA4"/>
    <w:rsid w:val="00BA043D"/>
    <w:rsid w:val="00BA47EA"/>
    <w:rsid w:val="00BA6718"/>
    <w:rsid w:val="00BA7A4C"/>
    <w:rsid w:val="00BB59C9"/>
    <w:rsid w:val="00BB5DA0"/>
    <w:rsid w:val="00BB7389"/>
    <w:rsid w:val="00BB771E"/>
    <w:rsid w:val="00BC0601"/>
    <w:rsid w:val="00BC171C"/>
    <w:rsid w:val="00BC7EFD"/>
    <w:rsid w:val="00BD1871"/>
    <w:rsid w:val="00BD4FFA"/>
    <w:rsid w:val="00BD520E"/>
    <w:rsid w:val="00BD5891"/>
    <w:rsid w:val="00BE0876"/>
    <w:rsid w:val="00BE168E"/>
    <w:rsid w:val="00BE1F13"/>
    <w:rsid w:val="00BE269B"/>
    <w:rsid w:val="00BE38A9"/>
    <w:rsid w:val="00BE4FC1"/>
    <w:rsid w:val="00C00794"/>
    <w:rsid w:val="00C01466"/>
    <w:rsid w:val="00C05F56"/>
    <w:rsid w:val="00C07179"/>
    <w:rsid w:val="00C07FAA"/>
    <w:rsid w:val="00C1161D"/>
    <w:rsid w:val="00C11AB9"/>
    <w:rsid w:val="00C140C8"/>
    <w:rsid w:val="00C17179"/>
    <w:rsid w:val="00C1759E"/>
    <w:rsid w:val="00C179E9"/>
    <w:rsid w:val="00C20EB6"/>
    <w:rsid w:val="00C231B6"/>
    <w:rsid w:val="00C24BFF"/>
    <w:rsid w:val="00C25795"/>
    <w:rsid w:val="00C30CFA"/>
    <w:rsid w:val="00C31397"/>
    <w:rsid w:val="00C32538"/>
    <w:rsid w:val="00C45000"/>
    <w:rsid w:val="00C45CCB"/>
    <w:rsid w:val="00C45F1F"/>
    <w:rsid w:val="00C50050"/>
    <w:rsid w:val="00C505F5"/>
    <w:rsid w:val="00C50D27"/>
    <w:rsid w:val="00C536C2"/>
    <w:rsid w:val="00C55449"/>
    <w:rsid w:val="00C56D19"/>
    <w:rsid w:val="00C622E2"/>
    <w:rsid w:val="00C6235D"/>
    <w:rsid w:val="00C6331D"/>
    <w:rsid w:val="00C7053B"/>
    <w:rsid w:val="00C7354E"/>
    <w:rsid w:val="00C74F74"/>
    <w:rsid w:val="00C80D9D"/>
    <w:rsid w:val="00C812CC"/>
    <w:rsid w:val="00C82B43"/>
    <w:rsid w:val="00C9196C"/>
    <w:rsid w:val="00C942A0"/>
    <w:rsid w:val="00CA0E96"/>
    <w:rsid w:val="00CA2DF8"/>
    <w:rsid w:val="00CA64D6"/>
    <w:rsid w:val="00CA70E0"/>
    <w:rsid w:val="00CB1D7C"/>
    <w:rsid w:val="00CB24BD"/>
    <w:rsid w:val="00CB6BB9"/>
    <w:rsid w:val="00CC08F2"/>
    <w:rsid w:val="00CC494A"/>
    <w:rsid w:val="00CC7D53"/>
    <w:rsid w:val="00CD0610"/>
    <w:rsid w:val="00CD15C6"/>
    <w:rsid w:val="00CD2166"/>
    <w:rsid w:val="00CD228C"/>
    <w:rsid w:val="00CD2FC2"/>
    <w:rsid w:val="00CD4578"/>
    <w:rsid w:val="00CD669D"/>
    <w:rsid w:val="00CE2771"/>
    <w:rsid w:val="00CE7905"/>
    <w:rsid w:val="00CF047F"/>
    <w:rsid w:val="00CF2FB7"/>
    <w:rsid w:val="00CF3664"/>
    <w:rsid w:val="00CF4A91"/>
    <w:rsid w:val="00CF542F"/>
    <w:rsid w:val="00CF62D1"/>
    <w:rsid w:val="00D03FA5"/>
    <w:rsid w:val="00D04E15"/>
    <w:rsid w:val="00D06BCF"/>
    <w:rsid w:val="00D07DEE"/>
    <w:rsid w:val="00D110BE"/>
    <w:rsid w:val="00D12964"/>
    <w:rsid w:val="00D13549"/>
    <w:rsid w:val="00D1422E"/>
    <w:rsid w:val="00D20F6B"/>
    <w:rsid w:val="00D247F4"/>
    <w:rsid w:val="00D2647B"/>
    <w:rsid w:val="00D26EF2"/>
    <w:rsid w:val="00D30103"/>
    <w:rsid w:val="00D41192"/>
    <w:rsid w:val="00D42D43"/>
    <w:rsid w:val="00D42FAE"/>
    <w:rsid w:val="00D4307E"/>
    <w:rsid w:val="00D4392D"/>
    <w:rsid w:val="00D44DBA"/>
    <w:rsid w:val="00D44ECB"/>
    <w:rsid w:val="00D4515D"/>
    <w:rsid w:val="00D5127F"/>
    <w:rsid w:val="00D540E7"/>
    <w:rsid w:val="00D62455"/>
    <w:rsid w:val="00D660B0"/>
    <w:rsid w:val="00D67226"/>
    <w:rsid w:val="00D70616"/>
    <w:rsid w:val="00D73BE2"/>
    <w:rsid w:val="00D75BD7"/>
    <w:rsid w:val="00D77494"/>
    <w:rsid w:val="00D80A63"/>
    <w:rsid w:val="00D80C37"/>
    <w:rsid w:val="00D81F81"/>
    <w:rsid w:val="00D82417"/>
    <w:rsid w:val="00D82C24"/>
    <w:rsid w:val="00D82C4C"/>
    <w:rsid w:val="00D842CC"/>
    <w:rsid w:val="00D85F7D"/>
    <w:rsid w:val="00D922F1"/>
    <w:rsid w:val="00D931DC"/>
    <w:rsid w:val="00D95D9B"/>
    <w:rsid w:val="00D979A4"/>
    <w:rsid w:val="00DA1067"/>
    <w:rsid w:val="00DA34DA"/>
    <w:rsid w:val="00DA3514"/>
    <w:rsid w:val="00DA4C87"/>
    <w:rsid w:val="00DA7ED1"/>
    <w:rsid w:val="00DB3353"/>
    <w:rsid w:val="00DC1E58"/>
    <w:rsid w:val="00DC2915"/>
    <w:rsid w:val="00DC746C"/>
    <w:rsid w:val="00DC7A7E"/>
    <w:rsid w:val="00DD08CF"/>
    <w:rsid w:val="00DD1A08"/>
    <w:rsid w:val="00DD2633"/>
    <w:rsid w:val="00DD4345"/>
    <w:rsid w:val="00DD635D"/>
    <w:rsid w:val="00DD7D24"/>
    <w:rsid w:val="00DE1A11"/>
    <w:rsid w:val="00DE3218"/>
    <w:rsid w:val="00DE3937"/>
    <w:rsid w:val="00DF5E42"/>
    <w:rsid w:val="00DF6AA4"/>
    <w:rsid w:val="00E04083"/>
    <w:rsid w:val="00E0644A"/>
    <w:rsid w:val="00E10C57"/>
    <w:rsid w:val="00E11B8B"/>
    <w:rsid w:val="00E13681"/>
    <w:rsid w:val="00E143A0"/>
    <w:rsid w:val="00E175E8"/>
    <w:rsid w:val="00E20A1D"/>
    <w:rsid w:val="00E237F3"/>
    <w:rsid w:val="00E32D32"/>
    <w:rsid w:val="00E348A2"/>
    <w:rsid w:val="00E403FE"/>
    <w:rsid w:val="00E45770"/>
    <w:rsid w:val="00E51EF7"/>
    <w:rsid w:val="00E543C9"/>
    <w:rsid w:val="00E5579F"/>
    <w:rsid w:val="00E56582"/>
    <w:rsid w:val="00E56B27"/>
    <w:rsid w:val="00E57E38"/>
    <w:rsid w:val="00E60F40"/>
    <w:rsid w:val="00E63AF5"/>
    <w:rsid w:val="00E66577"/>
    <w:rsid w:val="00E6712E"/>
    <w:rsid w:val="00E72A0C"/>
    <w:rsid w:val="00E77D90"/>
    <w:rsid w:val="00E801DA"/>
    <w:rsid w:val="00E808D7"/>
    <w:rsid w:val="00E816EB"/>
    <w:rsid w:val="00E86BDC"/>
    <w:rsid w:val="00E91286"/>
    <w:rsid w:val="00E93E8D"/>
    <w:rsid w:val="00E97D3A"/>
    <w:rsid w:val="00EA38EC"/>
    <w:rsid w:val="00EA585F"/>
    <w:rsid w:val="00EB0323"/>
    <w:rsid w:val="00EB29F1"/>
    <w:rsid w:val="00EB3107"/>
    <w:rsid w:val="00EB4CF1"/>
    <w:rsid w:val="00EB6F70"/>
    <w:rsid w:val="00EB7DCD"/>
    <w:rsid w:val="00EC12F5"/>
    <w:rsid w:val="00EC2687"/>
    <w:rsid w:val="00EC3EA7"/>
    <w:rsid w:val="00ED03BF"/>
    <w:rsid w:val="00EE1C8C"/>
    <w:rsid w:val="00EE591D"/>
    <w:rsid w:val="00EF0182"/>
    <w:rsid w:val="00EF06AE"/>
    <w:rsid w:val="00EF134F"/>
    <w:rsid w:val="00EF15DA"/>
    <w:rsid w:val="00EF36B1"/>
    <w:rsid w:val="00EF4ED9"/>
    <w:rsid w:val="00F01BFE"/>
    <w:rsid w:val="00F03E42"/>
    <w:rsid w:val="00F05C6A"/>
    <w:rsid w:val="00F0639D"/>
    <w:rsid w:val="00F107F4"/>
    <w:rsid w:val="00F12DA0"/>
    <w:rsid w:val="00F22884"/>
    <w:rsid w:val="00F231BC"/>
    <w:rsid w:val="00F24144"/>
    <w:rsid w:val="00F27066"/>
    <w:rsid w:val="00F30AD2"/>
    <w:rsid w:val="00F30D47"/>
    <w:rsid w:val="00F3345A"/>
    <w:rsid w:val="00F33661"/>
    <w:rsid w:val="00F364E0"/>
    <w:rsid w:val="00F36CEC"/>
    <w:rsid w:val="00F36F64"/>
    <w:rsid w:val="00F42D4F"/>
    <w:rsid w:val="00F46454"/>
    <w:rsid w:val="00F47DC3"/>
    <w:rsid w:val="00F5117B"/>
    <w:rsid w:val="00F51FAE"/>
    <w:rsid w:val="00F625F6"/>
    <w:rsid w:val="00F6322A"/>
    <w:rsid w:val="00F63D3E"/>
    <w:rsid w:val="00F665E6"/>
    <w:rsid w:val="00F66912"/>
    <w:rsid w:val="00F715EB"/>
    <w:rsid w:val="00F7500D"/>
    <w:rsid w:val="00F75016"/>
    <w:rsid w:val="00F753B8"/>
    <w:rsid w:val="00F82652"/>
    <w:rsid w:val="00F840DE"/>
    <w:rsid w:val="00F869C3"/>
    <w:rsid w:val="00F908E7"/>
    <w:rsid w:val="00F944E7"/>
    <w:rsid w:val="00F95A4A"/>
    <w:rsid w:val="00FA5602"/>
    <w:rsid w:val="00FA6EDE"/>
    <w:rsid w:val="00FB465A"/>
    <w:rsid w:val="00FB5784"/>
    <w:rsid w:val="00FB6A27"/>
    <w:rsid w:val="00FC3386"/>
    <w:rsid w:val="00FC59D5"/>
    <w:rsid w:val="00FC690F"/>
    <w:rsid w:val="00FD0493"/>
    <w:rsid w:val="00FD1B58"/>
    <w:rsid w:val="00FD3ED0"/>
    <w:rsid w:val="00FD6419"/>
    <w:rsid w:val="00FE1902"/>
    <w:rsid w:val="00FE29E4"/>
    <w:rsid w:val="00FE326E"/>
    <w:rsid w:val="00FE3F10"/>
    <w:rsid w:val="00FE531F"/>
    <w:rsid w:val="00FE6A9D"/>
    <w:rsid w:val="00FE6AF3"/>
    <w:rsid w:val="00FF2201"/>
    <w:rsid w:val="00FF3C26"/>
    <w:rsid w:val="00FF4217"/>
    <w:rsid w:val="00FF54AF"/>
    <w:rsid w:val="00FF6B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113ED0CE"/>
  <w15:chartTrackingRefBased/>
  <w15:docId w15:val="{7CBB7F63-1688-4F36-B7A9-8FFFC729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248FF"/>
  </w:style>
  <w:style w:type="paragraph" w:styleId="1">
    <w:name w:val="heading 1"/>
    <w:basedOn w:val="a"/>
    <w:next w:val="a"/>
    <w:link w:val="10"/>
    <w:uiPriority w:val="9"/>
    <w:qFormat/>
    <w:rsid w:val="000309A2"/>
    <w:pPr>
      <w:keepNext/>
      <w:keepLines/>
      <w:widowControl w:val="0"/>
      <w:spacing w:before="480" w:after="360"/>
      <w:jc w:val="center"/>
      <w:outlineLvl w:val="0"/>
    </w:pPr>
    <w:rPr>
      <w:rFonts w:ascii="黑体" w:eastAsia="黑体" w:hAnsi="黑体"/>
      <w:b/>
      <w:bCs/>
      <w:kern w:val="44"/>
      <w:sz w:val="32"/>
      <w:szCs w:val="44"/>
    </w:rPr>
  </w:style>
  <w:style w:type="paragraph" w:styleId="2">
    <w:name w:val="heading 2"/>
    <w:basedOn w:val="a"/>
    <w:next w:val="a"/>
    <w:link w:val="20"/>
    <w:uiPriority w:val="9"/>
    <w:unhideWhenUsed/>
    <w:qFormat/>
    <w:rsid w:val="000309A2"/>
    <w:pPr>
      <w:keepNext/>
      <w:keepLines/>
      <w:widowControl w:val="0"/>
      <w:spacing w:before="480" w:after="120"/>
      <w:outlineLvl w:val="1"/>
    </w:pPr>
    <w:rPr>
      <w:rFonts w:ascii="黑体" w:eastAsia="黑体" w:hAnsi="黑体"/>
      <w:bCs/>
      <w:kern w:val="2"/>
      <w:sz w:val="30"/>
      <w:szCs w:val="32"/>
    </w:rPr>
  </w:style>
  <w:style w:type="paragraph" w:styleId="3">
    <w:name w:val="heading 3"/>
    <w:basedOn w:val="a"/>
    <w:next w:val="a"/>
    <w:link w:val="30"/>
    <w:unhideWhenUsed/>
    <w:qFormat/>
    <w:rsid w:val="000309A2"/>
    <w:pPr>
      <w:keepNext/>
      <w:keepLines/>
      <w:widowControl w:val="0"/>
      <w:spacing w:before="240" w:after="120"/>
      <w:outlineLvl w:val="2"/>
    </w:pPr>
    <w:rPr>
      <w:rFonts w:ascii="黑体" w:eastAsia="黑体" w:hAnsi="黑体"/>
      <w:bCs/>
      <w:kern w:val="2"/>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0309A2"/>
    <w:rPr>
      <w:rFonts w:ascii="黑体" w:eastAsia="黑体" w:hAnsi="黑体" w:cs="Times New Roman"/>
      <w:b/>
      <w:bCs/>
      <w:kern w:val="44"/>
      <w:sz w:val="32"/>
      <w:szCs w:val="44"/>
    </w:rPr>
  </w:style>
  <w:style w:type="character" w:customStyle="1" w:styleId="20">
    <w:name w:val="标题 2 字符"/>
    <w:basedOn w:val="a0"/>
    <w:link w:val="2"/>
    <w:uiPriority w:val="9"/>
    <w:qFormat/>
    <w:rsid w:val="000309A2"/>
    <w:rPr>
      <w:rFonts w:ascii="黑体" w:eastAsia="黑体" w:hAnsi="黑体" w:cs="Times New Roman"/>
      <w:bCs/>
      <w:sz w:val="30"/>
      <w:szCs w:val="32"/>
    </w:rPr>
  </w:style>
  <w:style w:type="character" w:customStyle="1" w:styleId="30">
    <w:name w:val="标题 3 字符"/>
    <w:basedOn w:val="a0"/>
    <w:link w:val="3"/>
    <w:qFormat/>
    <w:rsid w:val="000309A2"/>
    <w:rPr>
      <w:rFonts w:ascii="黑体" w:eastAsia="黑体" w:hAnsi="黑体" w:cs="Times New Roman"/>
      <w:bCs/>
      <w:sz w:val="28"/>
      <w:szCs w:val="32"/>
    </w:rPr>
  </w:style>
  <w:style w:type="paragraph" w:styleId="a3">
    <w:name w:val="Normal (Web)"/>
    <w:basedOn w:val="a"/>
    <w:uiPriority w:val="99"/>
    <w:qFormat/>
    <w:rsid w:val="000309A2"/>
    <w:pPr>
      <w:widowControl w:val="0"/>
      <w:jc w:val="both"/>
    </w:pPr>
    <w:rPr>
      <w:kern w:val="2"/>
    </w:rPr>
  </w:style>
  <w:style w:type="paragraph" w:customStyle="1" w:styleId="11">
    <w:name w:val="列出段落1"/>
    <w:basedOn w:val="a"/>
    <w:uiPriority w:val="99"/>
    <w:qFormat/>
    <w:rsid w:val="000309A2"/>
    <w:pPr>
      <w:widowControl w:val="0"/>
      <w:ind w:firstLineChars="200" w:firstLine="420"/>
      <w:jc w:val="both"/>
    </w:pPr>
    <w:rPr>
      <w:rFonts w:asciiTheme="minorHAnsi" w:hAnsiTheme="minorHAnsi" w:cstheme="minorBidi"/>
      <w:kern w:val="2"/>
      <w:sz w:val="21"/>
    </w:rPr>
  </w:style>
  <w:style w:type="paragraph" w:customStyle="1" w:styleId="a4">
    <w:name w:val="图题"/>
    <w:basedOn w:val="a"/>
    <w:link w:val="Char"/>
    <w:qFormat/>
    <w:rsid w:val="000309A2"/>
    <w:pPr>
      <w:widowControl w:val="0"/>
      <w:spacing w:before="120" w:after="240"/>
      <w:jc w:val="center"/>
    </w:pPr>
    <w:rPr>
      <w:kern w:val="2"/>
      <w:sz w:val="21"/>
    </w:rPr>
  </w:style>
  <w:style w:type="character" w:customStyle="1" w:styleId="Char">
    <w:name w:val="图题 Char"/>
    <w:link w:val="a4"/>
    <w:qFormat/>
    <w:rsid w:val="000309A2"/>
    <w:rPr>
      <w:rFonts w:ascii="Times New Roman" w:eastAsia="宋体" w:hAnsi="Times New Roman" w:cs="Times New Roman"/>
      <w:szCs w:val="24"/>
    </w:rPr>
  </w:style>
  <w:style w:type="character" w:customStyle="1" w:styleId="Char0">
    <w:name w:val="图表 Char"/>
    <w:link w:val="a5"/>
    <w:qFormat/>
    <w:locked/>
    <w:rsid w:val="000309A2"/>
    <w:rPr>
      <w:rFonts w:ascii="Times New Roman" w:hAnsi="Times New Roman"/>
    </w:rPr>
  </w:style>
  <w:style w:type="paragraph" w:customStyle="1" w:styleId="a5">
    <w:name w:val="图表"/>
    <w:basedOn w:val="a"/>
    <w:link w:val="Char0"/>
    <w:qFormat/>
    <w:rsid w:val="000309A2"/>
    <w:pPr>
      <w:keepNext/>
      <w:widowControl w:val="0"/>
      <w:spacing w:before="120" w:after="120"/>
      <w:jc w:val="center"/>
    </w:pPr>
    <w:rPr>
      <w:rFonts w:cstheme="minorBidi"/>
      <w:kern w:val="2"/>
      <w:sz w:val="21"/>
      <w:szCs w:val="22"/>
    </w:rPr>
  </w:style>
  <w:style w:type="paragraph" w:styleId="a6">
    <w:name w:val="header"/>
    <w:basedOn w:val="a"/>
    <w:link w:val="a7"/>
    <w:unhideWhenUsed/>
    <w:rsid w:val="0058763E"/>
    <w:pPr>
      <w:widowControl w:val="0"/>
      <w:pBdr>
        <w:bottom w:val="single" w:sz="6" w:space="1" w:color="auto"/>
      </w:pBdr>
      <w:tabs>
        <w:tab w:val="center" w:pos="4153"/>
        <w:tab w:val="right" w:pos="8306"/>
      </w:tabs>
      <w:snapToGrid w:val="0"/>
      <w:jc w:val="center"/>
    </w:pPr>
    <w:rPr>
      <w:rFonts w:asciiTheme="minorHAnsi" w:hAnsiTheme="minorHAnsi" w:cstheme="minorBidi"/>
      <w:kern w:val="2"/>
      <w:sz w:val="18"/>
      <w:szCs w:val="18"/>
    </w:rPr>
  </w:style>
  <w:style w:type="character" w:customStyle="1" w:styleId="a7">
    <w:name w:val="页眉 字符"/>
    <w:basedOn w:val="a0"/>
    <w:link w:val="a6"/>
    <w:rsid w:val="0058763E"/>
    <w:rPr>
      <w:sz w:val="18"/>
      <w:szCs w:val="18"/>
    </w:rPr>
  </w:style>
  <w:style w:type="paragraph" w:styleId="a8">
    <w:name w:val="footer"/>
    <w:basedOn w:val="a"/>
    <w:link w:val="a9"/>
    <w:uiPriority w:val="99"/>
    <w:unhideWhenUsed/>
    <w:rsid w:val="0058763E"/>
    <w:pPr>
      <w:widowControl w:val="0"/>
      <w:tabs>
        <w:tab w:val="center" w:pos="4153"/>
        <w:tab w:val="right" w:pos="8306"/>
      </w:tabs>
      <w:snapToGrid w:val="0"/>
    </w:pPr>
    <w:rPr>
      <w:rFonts w:asciiTheme="minorHAnsi" w:hAnsiTheme="minorHAnsi" w:cstheme="minorBidi"/>
      <w:kern w:val="2"/>
      <w:sz w:val="18"/>
      <w:szCs w:val="18"/>
    </w:rPr>
  </w:style>
  <w:style w:type="character" w:customStyle="1" w:styleId="a9">
    <w:name w:val="页脚 字符"/>
    <w:basedOn w:val="a0"/>
    <w:link w:val="a8"/>
    <w:uiPriority w:val="99"/>
    <w:rsid w:val="0058763E"/>
    <w:rPr>
      <w:sz w:val="18"/>
      <w:szCs w:val="18"/>
    </w:rPr>
  </w:style>
  <w:style w:type="paragraph" w:styleId="aa">
    <w:name w:val="Document Map"/>
    <w:basedOn w:val="a"/>
    <w:link w:val="ab"/>
    <w:uiPriority w:val="99"/>
    <w:semiHidden/>
    <w:unhideWhenUsed/>
    <w:rsid w:val="00527F86"/>
    <w:pPr>
      <w:widowControl w:val="0"/>
      <w:jc w:val="both"/>
    </w:pPr>
    <w:rPr>
      <w:rFonts w:ascii="宋体" w:hAnsiTheme="minorHAnsi" w:cstheme="minorBidi"/>
      <w:kern w:val="2"/>
    </w:rPr>
  </w:style>
  <w:style w:type="character" w:customStyle="1" w:styleId="ab">
    <w:name w:val="文档结构图 字符"/>
    <w:basedOn w:val="a0"/>
    <w:link w:val="aa"/>
    <w:uiPriority w:val="99"/>
    <w:semiHidden/>
    <w:rsid w:val="00527F86"/>
    <w:rPr>
      <w:rFonts w:ascii="宋体" w:eastAsia="宋体"/>
      <w:sz w:val="24"/>
      <w:szCs w:val="24"/>
    </w:rPr>
  </w:style>
  <w:style w:type="paragraph" w:styleId="ac">
    <w:name w:val="List Paragraph"/>
    <w:basedOn w:val="a"/>
    <w:uiPriority w:val="34"/>
    <w:qFormat/>
    <w:rsid w:val="00664BAC"/>
    <w:pPr>
      <w:widowControl w:val="0"/>
      <w:ind w:firstLineChars="200" w:firstLine="420"/>
      <w:jc w:val="both"/>
    </w:pPr>
    <w:rPr>
      <w:rFonts w:asciiTheme="minorHAnsi" w:hAnsiTheme="minorHAnsi" w:cstheme="minorBidi"/>
      <w:kern w:val="2"/>
      <w:sz w:val="21"/>
    </w:rPr>
  </w:style>
  <w:style w:type="character" w:customStyle="1" w:styleId="fontstyle01">
    <w:name w:val="fontstyle01"/>
    <w:basedOn w:val="a0"/>
    <w:rsid w:val="00D42FAE"/>
    <w:rPr>
      <w:rFonts w:ascii="宋体" w:eastAsia="宋体" w:hAnsi="宋体" w:hint="eastAsia"/>
      <w:b w:val="0"/>
      <w:bCs w:val="0"/>
      <w:i w:val="0"/>
      <w:iCs w:val="0"/>
      <w:color w:val="000000"/>
      <w:sz w:val="22"/>
      <w:szCs w:val="22"/>
    </w:rPr>
  </w:style>
  <w:style w:type="table" w:styleId="ad">
    <w:name w:val="Table Grid"/>
    <w:basedOn w:val="a1"/>
    <w:uiPriority w:val="39"/>
    <w:rsid w:val="003248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11">
    <w:name w:val="fontstyle11"/>
    <w:basedOn w:val="a0"/>
    <w:rsid w:val="00080177"/>
    <w:rPr>
      <w:rFonts w:ascii="DY249+ZINHpJ-252" w:hAnsi="DY249+ZINHpJ-252" w:hint="default"/>
      <w:b w:val="0"/>
      <w:bCs w:val="0"/>
      <w:i w:val="0"/>
      <w:iCs w:val="0"/>
      <w:color w:val="000000"/>
      <w:sz w:val="16"/>
      <w:szCs w:val="16"/>
    </w:rPr>
  </w:style>
  <w:style w:type="character" w:customStyle="1" w:styleId="fontstyle31">
    <w:name w:val="fontstyle31"/>
    <w:basedOn w:val="a0"/>
    <w:rsid w:val="00080177"/>
    <w:rPr>
      <w:rFonts w:ascii="DY2+ZINHoN-2" w:hAnsi="DY2+ZINHoN-2" w:hint="default"/>
      <w:b w:val="0"/>
      <w:bCs w:val="0"/>
      <w:i w:val="0"/>
      <w:iCs w:val="0"/>
      <w:color w:val="000000"/>
      <w:sz w:val="16"/>
      <w:szCs w:val="16"/>
    </w:rPr>
  </w:style>
  <w:style w:type="character" w:customStyle="1" w:styleId="fontstyle41">
    <w:name w:val="fontstyle41"/>
    <w:basedOn w:val="a0"/>
    <w:rsid w:val="008C43B7"/>
    <w:rPr>
      <w:rFonts w:ascii="DY15+ZINHoP-17" w:hAnsi="DY15+ZINHoP-17" w:hint="default"/>
      <w:b w:val="0"/>
      <w:bCs w:val="0"/>
      <w:i w:val="0"/>
      <w:iCs w:val="0"/>
      <w:color w:val="000000"/>
      <w:sz w:val="20"/>
      <w:szCs w:val="20"/>
    </w:rPr>
  </w:style>
  <w:style w:type="character" w:customStyle="1" w:styleId="fontstyle21">
    <w:name w:val="fontstyle21"/>
    <w:basedOn w:val="a0"/>
    <w:rsid w:val="00272913"/>
    <w:rPr>
      <w:rFonts w:ascii="B4+CAJ FNT00" w:hAnsi="B4+CAJ FNT00" w:hint="default"/>
      <w:b w:val="0"/>
      <w:bCs w:val="0"/>
      <w:i w:val="0"/>
      <w:iCs w:val="0"/>
      <w:color w:val="000000"/>
      <w:sz w:val="22"/>
      <w:szCs w:val="22"/>
    </w:rPr>
  </w:style>
  <w:style w:type="character" w:styleId="ae">
    <w:name w:val="annotation reference"/>
    <w:qFormat/>
    <w:rsid w:val="007D1BB8"/>
    <w:rPr>
      <w:sz w:val="21"/>
      <w:szCs w:val="21"/>
    </w:rPr>
  </w:style>
  <w:style w:type="character" w:customStyle="1" w:styleId="af">
    <w:name w:val="批注文字 字符"/>
    <w:link w:val="af0"/>
    <w:rsid w:val="007D1BB8"/>
    <w:rPr>
      <w:kern w:val="2"/>
      <w:sz w:val="21"/>
    </w:rPr>
  </w:style>
  <w:style w:type="paragraph" w:styleId="af0">
    <w:name w:val="annotation text"/>
    <w:basedOn w:val="a"/>
    <w:link w:val="af"/>
    <w:rsid w:val="007D1BB8"/>
    <w:pPr>
      <w:widowControl w:val="0"/>
    </w:pPr>
    <w:rPr>
      <w:kern w:val="2"/>
      <w:sz w:val="21"/>
    </w:rPr>
  </w:style>
  <w:style w:type="character" w:customStyle="1" w:styleId="12">
    <w:name w:val="批注文字 字符1"/>
    <w:basedOn w:val="a0"/>
    <w:uiPriority w:val="99"/>
    <w:semiHidden/>
    <w:rsid w:val="007D1BB8"/>
  </w:style>
  <w:style w:type="paragraph" w:styleId="af1">
    <w:name w:val="Balloon Text"/>
    <w:basedOn w:val="a"/>
    <w:link w:val="af2"/>
    <w:uiPriority w:val="99"/>
    <w:semiHidden/>
    <w:unhideWhenUsed/>
    <w:rsid w:val="007D1BB8"/>
    <w:rPr>
      <w:sz w:val="18"/>
      <w:szCs w:val="18"/>
    </w:rPr>
  </w:style>
  <w:style w:type="character" w:customStyle="1" w:styleId="af2">
    <w:name w:val="批注框文本 字符"/>
    <w:basedOn w:val="a0"/>
    <w:link w:val="af1"/>
    <w:uiPriority w:val="99"/>
    <w:semiHidden/>
    <w:rsid w:val="007D1BB8"/>
    <w:rPr>
      <w:sz w:val="18"/>
      <w:szCs w:val="18"/>
    </w:rPr>
  </w:style>
  <w:style w:type="paragraph" w:styleId="af3">
    <w:name w:val="Body Text Indent"/>
    <w:basedOn w:val="a"/>
    <w:link w:val="af4"/>
    <w:rsid w:val="00B50FAB"/>
    <w:pPr>
      <w:widowControl w:val="0"/>
      <w:spacing w:line="300" w:lineRule="auto"/>
      <w:ind w:firstLineChars="200" w:firstLine="560"/>
      <w:jc w:val="both"/>
    </w:pPr>
    <w:rPr>
      <w:kern w:val="2"/>
      <w:sz w:val="28"/>
      <w:szCs w:val="28"/>
    </w:rPr>
  </w:style>
  <w:style w:type="character" w:customStyle="1" w:styleId="af4">
    <w:name w:val="正文文本缩进 字符"/>
    <w:basedOn w:val="a0"/>
    <w:link w:val="af3"/>
    <w:rsid w:val="00B50FAB"/>
    <w:rPr>
      <w:kern w:val="2"/>
      <w:sz w:val="28"/>
      <w:szCs w:val="28"/>
    </w:rPr>
  </w:style>
  <w:style w:type="paragraph" w:styleId="af5">
    <w:name w:val="Title"/>
    <w:basedOn w:val="a"/>
    <w:next w:val="a"/>
    <w:link w:val="af6"/>
    <w:uiPriority w:val="10"/>
    <w:qFormat/>
    <w:rsid w:val="00B50FAB"/>
    <w:pPr>
      <w:widowControl w:val="0"/>
      <w:spacing w:before="480" w:after="360" w:line="400" w:lineRule="exact"/>
      <w:ind w:firstLineChars="200" w:firstLine="200"/>
      <w:jc w:val="center"/>
      <w:outlineLvl w:val="0"/>
    </w:pPr>
    <w:rPr>
      <w:rFonts w:ascii="Calibri" w:eastAsia="黑体" w:hAnsi="Calibri"/>
      <w:b/>
      <w:bCs/>
      <w:kern w:val="2"/>
      <w:sz w:val="32"/>
      <w:szCs w:val="32"/>
    </w:rPr>
  </w:style>
  <w:style w:type="character" w:customStyle="1" w:styleId="af6">
    <w:name w:val="标题 字符"/>
    <w:basedOn w:val="a0"/>
    <w:link w:val="af5"/>
    <w:uiPriority w:val="10"/>
    <w:rsid w:val="00B50FAB"/>
    <w:rPr>
      <w:rFonts w:ascii="Calibri" w:eastAsia="黑体" w:hAnsi="Calibri"/>
      <w:b/>
      <w:bCs/>
      <w:kern w:val="2"/>
      <w:sz w:val="32"/>
      <w:szCs w:val="32"/>
    </w:rPr>
  </w:style>
  <w:style w:type="paragraph" w:styleId="TOC">
    <w:name w:val="TOC Heading"/>
    <w:basedOn w:val="1"/>
    <w:next w:val="a"/>
    <w:uiPriority w:val="39"/>
    <w:unhideWhenUsed/>
    <w:qFormat/>
    <w:rsid w:val="002157ED"/>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Cs w:val="32"/>
    </w:rPr>
  </w:style>
  <w:style w:type="paragraph" w:styleId="13">
    <w:name w:val="toc 1"/>
    <w:basedOn w:val="a"/>
    <w:next w:val="a"/>
    <w:autoRedefine/>
    <w:uiPriority w:val="39"/>
    <w:unhideWhenUsed/>
    <w:rsid w:val="002157ED"/>
  </w:style>
  <w:style w:type="paragraph" w:styleId="21">
    <w:name w:val="toc 2"/>
    <w:basedOn w:val="a"/>
    <w:next w:val="a"/>
    <w:autoRedefine/>
    <w:uiPriority w:val="39"/>
    <w:unhideWhenUsed/>
    <w:rsid w:val="002157ED"/>
    <w:pPr>
      <w:ind w:leftChars="200" w:left="420"/>
    </w:pPr>
  </w:style>
  <w:style w:type="paragraph" w:styleId="31">
    <w:name w:val="toc 3"/>
    <w:basedOn w:val="a"/>
    <w:next w:val="a"/>
    <w:autoRedefine/>
    <w:uiPriority w:val="39"/>
    <w:unhideWhenUsed/>
    <w:rsid w:val="002157ED"/>
    <w:pPr>
      <w:ind w:leftChars="400" w:left="840"/>
    </w:pPr>
  </w:style>
  <w:style w:type="character" w:styleId="af7">
    <w:name w:val="Hyperlink"/>
    <w:basedOn w:val="a0"/>
    <w:uiPriority w:val="99"/>
    <w:unhideWhenUsed/>
    <w:rsid w:val="002157ED"/>
    <w:rPr>
      <w:color w:val="0563C1" w:themeColor="hyperlink"/>
      <w:u w:val="single"/>
    </w:rPr>
  </w:style>
  <w:style w:type="paragraph" w:styleId="af8">
    <w:name w:val="annotation subject"/>
    <w:basedOn w:val="af0"/>
    <w:next w:val="af0"/>
    <w:link w:val="af9"/>
    <w:uiPriority w:val="99"/>
    <w:semiHidden/>
    <w:unhideWhenUsed/>
    <w:rsid w:val="00D42D43"/>
    <w:pPr>
      <w:widowControl/>
    </w:pPr>
    <w:rPr>
      <w:b/>
      <w:bCs/>
      <w:kern w:val="0"/>
      <w:sz w:val="24"/>
    </w:rPr>
  </w:style>
  <w:style w:type="character" w:customStyle="1" w:styleId="af9">
    <w:name w:val="批注主题 字符"/>
    <w:basedOn w:val="af"/>
    <w:link w:val="af8"/>
    <w:uiPriority w:val="99"/>
    <w:semiHidden/>
    <w:rsid w:val="00D42D43"/>
    <w:rPr>
      <w:b/>
      <w:bCs/>
      <w:kern w:val="2"/>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09107">
      <w:bodyDiv w:val="1"/>
      <w:marLeft w:val="0"/>
      <w:marRight w:val="0"/>
      <w:marTop w:val="0"/>
      <w:marBottom w:val="0"/>
      <w:divBdr>
        <w:top w:val="none" w:sz="0" w:space="0" w:color="auto"/>
        <w:left w:val="none" w:sz="0" w:space="0" w:color="auto"/>
        <w:bottom w:val="none" w:sz="0" w:space="0" w:color="auto"/>
        <w:right w:val="none" w:sz="0" w:space="0" w:color="auto"/>
      </w:divBdr>
    </w:div>
    <w:div w:id="88160070">
      <w:bodyDiv w:val="1"/>
      <w:marLeft w:val="0"/>
      <w:marRight w:val="0"/>
      <w:marTop w:val="0"/>
      <w:marBottom w:val="0"/>
      <w:divBdr>
        <w:top w:val="none" w:sz="0" w:space="0" w:color="auto"/>
        <w:left w:val="none" w:sz="0" w:space="0" w:color="auto"/>
        <w:bottom w:val="none" w:sz="0" w:space="0" w:color="auto"/>
        <w:right w:val="none" w:sz="0" w:space="0" w:color="auto"/>
      </w:divBdr>
    </w:div>
    <w:div w:id="177887716">
      <w:bodyDiv w:val="1"/>
      <w:marLeft w:val="0"/>
      <w:marRight w:val="0"/>
      <w:marTop w:val="0"/>
      <w:marBottom w:val="0"/>
      <w:divBdr>
        <w:top w:val="none" w:sz="0" w:space="0" w:color="auto"/>
        <w:left w:val="none" w:sz="0" w:space="0" w:color="auto"/>
        <w:bottom w:val="none" w:sz="0" w:space="0" w:color="auto"/>
        <w:right w:val="none" w:sz="0" w:space="0" w:color="auto"/>
      </w:divBdr>
    </w:div>
    <w:div w:id="191723279">
      <w:bodyDiv w:val="1"/>
      <w:marLeft w:val="0"/>
      <w:marRight w:val="0"/>
      <w:marTop w:val="0"/>
      <w:marBottom w:val="0"/>
      <w:divBdr>
        <w:top w:val="none" w:sz="0" w:space="0" w:color="auto"/>
        <w:left w:val="none" w:sz="0" w:space="0" w:color="auto"/>
        <w:bottom w:val="none" w:sz="0" w:space="0" w:color="auto"/>
        <w:right w:val="none" w:sz="0" w:space="0" w:color="auto"/>
      </w:divBdr>
    </w:div>
    <w:div w:id="230817857">
      <w:bodyDiv w:val="1"/>
      <w:marLeft w:val="0"/>
      <w:marRight w:val="0"/>
      <w:marTop w:val="0"/>
      <w:marBottom w:val="0"/>
      <w:divBdr>
        <w:top w:val="none" w:sz="0" w:space="0" w:color="auto"/>
        <w:left w:val="none" w:sz="0" w:space="0" w:color="auto"/>
        <w:bottom w:val="none" w:sz="0" w:space="0" w:color="auto"/>
        <w:right w:val="none" w:sz="0" w:space="0" w:color="auto"/>
      </w:divBdr>
    </w:div>
    <w:div w:id="304817924">
      <w:bodyDiv w:val="1"/>
      <w:marLeft w:val="0"/>
      <w:marRight w:val="0"/>
      <w:marTop w:val="0"/>
      <w:marBottom w:val="0"/>
      <w:divBdr>
        <w:top w:val="none" w:sz="0" w:space="0" w:color="auto"/>
        <w:left w:val="none" w:sz="0" w:space="0" w:color="auto"/>
        <w:bottom w:val="none" w:sz="0" w:space="0" w:color="auto"/>
        <w:right w:val="none" w:sz="0" w:space="0" w:color="auto"/>
      </w:divBdr>
    </w:div>
    <w:div w:id="838349183">
      <w:bodyDiv w:val="1"/>
      <w:marLeft w:val="0"/>
      <w:marRight w:val="0"/>
      <w:marTop w:val="0"/>
      <w:marBottom w:val="0"/>
      <w:divBdr>
        <w:top w:val="none" w:sz="0" w:space="0" w:color="auto"/>
        <w:left w:val="none" w:sz="0" w:space="0" w:color="auto"/>
        <w:bottom w:val="none" w:sz="0" w:space="0" w:color="auto"/>
        <w:right w:val="none" w:sz="0" w:space="0" w:color="auto"/>
      </w:divBdr>
    </w:div>
    <w:div w:id="874778912">
      <w:bodyDiv w:val="1"/>
      <w:marLeft w:val="0"/>
      <w:marRight w:val="0"/>
      <w:marTop w:val="0"/>
      <w:marBottom w:val="0"/>
      <w:divBdr>
        <w:top w:val="none" w:sz="0" w:space="0" w:color="auto"/>
        <w:left w:val="none" w:sz="0" w:space="0" w:color="auto"/>
        <w:bottom w:val="none" w:sz="0" w:space="0" w:color="auto"/>
        <w:right w:val="none" w:sz="0" w:space="0" w:color="auto"/>
      </w:divBdr>
    </w:div>
    <w:div w:id="1036084934">
      <w:bodyDiv w:val="1"/>
      <w:marLeft w:val="0"/>
      <w:marRight w:val="0"/>
      <w:marTop w:val="0"/>
      <w:marBottom w:val="0"/>
      <w:divBdr>
        <w:top w:val="none" w:sz="0" w:space="0" w:color="auto"/>
        <w:left w:val="none" w:sz="0" w:space="0" w:color="auto"/>
        <w:bottom w:val="none" w:sz="0" w:space="0" w:color="auto"/>
        <w:right w:val="none" w:sz="0" w:space="0" w:color="auto"/>
      </w:divBdr>
    </w:div>
    <w:div w:id="1218274576">
      <w:bodyDiv w:val="1"/>
      <w:marLeft w:val="0"/>
      <w:marRight w:val="0"/>
      <w:marTop w:val="0"/>
      <w:marBottom w:val="0"/>
      <w:divBdr>
        <w:top w:val="none" w:sz="0" w:space="0" w:color="auto"/>
        <w:left w:val="none" w:sz="0" w:space="0" w:color="auto"/>
        <w:bottom w:val="none" w:sz="0" w:space="0" w:color="auto"/>
        <w:right w:val="none" w:sz="0" w:space="0" w:color="auto"/>
      </w:divBdr>
    </w:div>
    <w:div w:id="1320959562">
      <w:bodyDiv w:val="1"/>
      <w:marLeft w:val="0"/>
      <w:marRight w:val="0"/>
      <w:marTop w:val="0"/>
      <w:marBottom w:val="0"/>
      <w:divBdr>
        <w:top w:val="none" w:sz="0" w:space="0" w:color="auto"/>
        <w:left w:val="none" w:sz="0" w:space="0" w:color="auto"/>
        <w:bottom w:val="none" w:sz="0" w:space="0" w:color="auto"/>
        <w:right w:val="none" w:sz="0" w:space="0" w:color="auto"/>
      </w:divBdr>
    </w:div>
    <w:div w:id="1524896889">
      <w:bodyDiv w:val="1"/>
      <w:marLeft w:val="0"/>
      <w:marRight w:val="0"/>
      <w:marTop w:val="0"/>
      <w:marBottom w:val="0"/>
      <w:divBdr>
        <w:top w:val="none" w:sz="0" w:space="0" w:color="auto"/>
        <w:left w:val="none" w:sz="0" w:space="0" w:color="auto"/>
        <w:bottom w:val="none" w:sz="0" w:space="0" w:color="auto"/>
        <w:right w:val="none" w:sz="0" w:space="0" w:color="auto"/>
      </w:divBdr>
    </w:div>
    <w:div w:id="1649550894">
      <w:bodyDiv w:val="1"/>
      <w:marLeft w:val="0"/>
      <w:marRight w:val="0"/>
      <w:marTop w:val="0"/>
      <w:marBottom w:val="0"/>
      <w:divBdr>
        <w:top w:val="none" w:sz="0" w:space="0" w:color="auto"/>
        <w:left w:val="none" w:sz="0" w:space="0" w:color="auto"/>
        <w:bottom w:val="none" w:sz="0" w:space="0" w:color="auto"/>
        <w:right w:val="none" w:sz="0" w:space="0" w:color="auto"/>
      </w:divBdr>
    </w:div>
    <w:div w:id="1719158010">
      <w:bodyDiv w:val="1"/>
      <w:marLeft w:val="0"/>
      <w:marRight w:val="0"/>
      <w:marTop w:val="0"/>
      <w:marBottom w:val="0"/>
      <w:divBdr>
        <w:top w:val="none" w:sz="0" w:space="0" w:color="auto"/>
        <w:left w:val="none" w:sz="0" w:space="0" w:color="auto"/>
        <w:bottom w:val="none" w:sz="0" w:space="0" w:color="auto"/>
        <w:right w:val="none" w:sz="0" w:space="0" w:color="auto"/>
      </w:divBdr>
    </w:div>
    <w:div w:id="21414551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1.xml"/><Relationship Id="rId21" Type="http://schemas.openxmlformats.org/officeDocument/2006/relationships/header" Target="header8.xml"/><Relationship Id="rId42" Type="http://schemas.openxmlformats.org/officeDocument/2006/relationships/comments" Target="comments.xml"/><Relationship Id="rId47" Type="http://schemas.openxmlformats.org/officeDocument/2006/relationships/image" Target="media/image12.emf"/><Relationship Id="rId63" Type="http://schemas.openxmlformats.org/officeDocument/2006/relationships/image" Target="media/image19.png"/><Relationship Id="rId68" Type="http://schemas.openxmlformats.org/officeDocument/2006/relationships/header" Target="header20.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package" Target="embeddings/Microsoft_Visio___1.vsdx"/><Relationship Id="rId11" Type="http://schemas.openxmlformats.org/officeDocument/2006/relationships/footer" Target="footer1.xml"/><Relationship Id="rId24" Type="http://schemas.openxmlformats.org/officeDocument/2006/relationships/package" Target="embeddings/Microsoft_Visio___.vsdx"/><Relationship Id="rId32" Type="http://schemas.openxmlformats.org/officeDocument/2006/relationships/header" Target="header13.xml"/><Relationship Id="rId37" Type="http://schemas.openxmlformats.org/officeDocument/2006/relationships/image" Target="media/image8.png"/><Relationship Id="rId40" Type="http://schemas.openxmlformats.org/officeDocument/2006/relationships/header" Target="header14.xml"/><Relationship Id="rId45" Type="http://schemas.openxmlformats.org/officeDocument/2006/relationships/package" Target="embeddings/Microsoft_Visio___5.vsdx"/><Relationship Id="rId53" Type="http://schemas.openxmlformats.org/officeDocument/2006/relationships/header" Target="header18.xml"/><Relationship Id="rId58" Type="http://schemas.openxmlformats.org/officeDocument/2006/relationships/image" Target="media/image15.emf"/><Relationship Id="rId66" Type="http://schemas.openxmlformats.org/officeDocument/2006/relationships/image" Target="media/image22.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7.pn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9.xml"/><Relationship Id="rId27" Type="http://schemas.openxmlformats.org/officeDocument/2006/relationships/image" Target="media/image3.png"/><Relationship Id="rId30" Type="http://schemas.openxmlformats.org/officeDocument/2006/relationships/image" Target="media/image5.png"/><Relationship Id="rId35" Type="http://schemas.openxmlformats.org/officeDocument/2006/relationships/image" Target="media/image7.emf"/><Relationship Id="rId43" Type="http://schemas.microsoft.com/office/2011/relationships/commentsExtended" Target="commentsExtended.xml"/><Relationship Id="rId48" Type="http://schemas.openxmlformats.org/officeDocument/2006/relationships/package" Target="embeddings/Microsoft_Visio___6.vsdx"/><Relationship Id="rId56" Type="http://schemas.openxmlformats.org/officeDocument/2006/relationships/oleObject" Target="embeddings/Microsoft_Visio_2003-2010___.vsd"/><Relationship Id="rId64" Type="http://schemas.openxmlformats.org/officeDocument/2006/relationships/image" Target="media/image20.png"/><Relationship Id="rId69" Type="http://schemas.openxmlformats.org/officeDocument/2006/relationships/header" Target="header21.xml"/><Relationship Id="rId8" Type="http://schemas.openxmlformats.org/officeDocument/2006/relationships/image" Target="media/image1.jpeg"/><Relationship Id="rId51"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72" Type="http://schemas.openxmlformats.org/officeDocument/2006/relationships/header" Target="header2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10.xml"/><Relationship Id="rId33" Type="http://schemas.openxmlformats.org/officeDocument/2006/relationships/image" Target="media/image6.emf"/><Relationship Id="rId38" Type="http://schemas.openxmlformats.org/officeDocument/2006/relationships/image" Target="media/image9.emf"/><Relationship Id="rId46" Type="http://schemas.openxmlformats.org/officeDocument/2006/relationships/image" Target="media/image11.jpeg"/><Relationship Id="rId59" Type="http://schemas.openxmlformats.org/officeDocument/2006/relationships/oleObject" Target="embeddings/Microsoft_Visio_2003-2010___1.vsd"/><Relationship Id="rId67" Type="http://schemas.openxmlformats.org/officeDocument/2006/relationships/image" Target="media/image23.png"/><Relationship Id="rId20" Type="http://schemas.openxmlformats.org/officeDocument/2006/relationships/header" Target="header7.xml"/><Relationship Id="rId41" Type="http://schemas.openxmlformats.org/officeDocument/2006/relationships/header" Target="header15.xml"/><Relationship Id="rId54" Type="http://schemas.openxmlformats.org/officeDocument/2006/relationships/header" Target="header19.xml"/><Relationship Id="rId62" Type="http://schemas.openxmlformats.org/officeDocument/2006/relationships/image" Target="media/image18.png"/><Relationship Id="rId70" Type="http://schemas.openxmlformats.org/officeDocument/2006/relationships/header" Target="header22.xml"/><Relationship Id="rId75"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2.emf"/><Relationship Id="rId28" Type="http://schemas.openxmlformats.org/officeDocument/2006/relationships/image" Target="media/image4.emf"/><Relationship Id="rId36" Type="http://schemas.openxmlformats.org/officeDocument/2006/relationships/package" Target="embeddings/Microsoft_Visio___3.vsdx"/><Relationship Id="rId49" Type="http://schemas.openxmlformats.org/officeDocument/2006/relationships/header" Target="header16.xml"/><Relationship Id="rId57" Type="http://schemas.openxmlformats.org/officeDocument/2006/relationships/image" Target="media/image14.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image" Target="media/image10.emf"/><Relationship Id="rId52" Type="http://schemas.openxmlformats.org/officeDocument/2006/relationships/hyperlink" Target="https://www.baidu.com/s?wd=Web%E6%9C%8D%E5%8A%A1&amp;tn=44039180_cpr&amp;fenlei=mv6quAkxTZn0IZRqIHckPjm4nH00T1Y3nHfYnvN-PWuWnh7bmyD10ZwV5Hcvrjm3rH6sPfKWUMw85HfYnjn4nH6sgvPsT6KdThsqpZwYTjCEQLGCpyw9Uz4Bmy-bIi4WUvYETgN-TLwGUv3EPHmsnWmsrjRsrjnsnjDdnWfY" TargetMode="External"/><Relationship Id="rId60" Type="http://schemas.openxmlformats.org/officeDocument/2006/relationships/image" Target="media/image16.png"/><Relationship Id="rId65" Type="http://schemas.openxmlformats.org/officeDocument/2006/relationships/image" Target="media/image21.png"/><Relationship Id="rId73" Type="http://schemas.openxmlformats.org/officeDocument/2006/relationships/header" Target="header25.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package" Target="embeddings/Microsoft_Visio___4.vsdx"/><Relationship Id="rId34" Type="http://schemas.openxmlformats.org/officeDocument/2006/relationships/package" Target="embeddings/Microsoft_Visio___2.vsdx"/><Relationship Id="rId50" Type="http://schemas.openxmlformats.org/officeDocument/2006/relationships/header" Target="header17.xml"/><Relationship Id="rId55" Type="http://schemas.openxmlformats.org/officeDocument/2006/relationships/image" Target="media/image13.emf"/><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eader" Target="header2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934CC7-AEDA-466B-9BE2-A65D5ED5FD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14933</TotalTime>
  <Pages>90</Pages>
  <Words>10632</Words>
  <Characters>60604</Characters>
  <Application>Microsoft Office Word</Application>
  <DocSecurity>0</DocSecurity>
  <Lines>505</Lines>
  <Paragraphs>142</Paragraphs>
  <ScaleCrop>false</ScaleCrop>
  <Company/>
  <LinksUpToDate>false</LinksUpToDate>
  <CharactersWithSpaces>71094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姜智慧</dc:creator>
  <cp:keywords/>
  <dc:description/>
  <cp:lastModifiedBy>JZH</cp:lastModifiedBy>
  <cp:revision>303</cp:revision>
  <dcterms:created xsi:type="dcterms:W3CDTF">2017-11-18T05:31:00Z</dcterms:created>
  <dcterms:modified xsi:type="dcterms:W3CDTF">2018-01-07T08:25:00Z</dcterms:modified>
</cp:coreProperties>
</file>