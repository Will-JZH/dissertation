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docx" ContentType="application/vnd.openxmlformats-officedocument.wordprocessingml.document"/>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0"/>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0"/>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7B4434" w:rsidRDefault="007B4434"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7B4434" w:rsidRPr="00BC28ED" w:rsidRDefault="007B4434"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7B4434" w:rsidRDefault="007B4434"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7B4434" w:rsidRPr="00BC28ED" w:rsidRDefault="007B4434"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7B4434" w:rsidRDefault="007B4434" w:rsidP="00B50FAB">
                            <w:pPr>
                              <w:ind w:firstLineChars="750" w:firstLine="2400"/>
                              <w:rPr>
                                <w:rFonts w:eastAsia="仿宋_GB2312"/>
                                <w:sz w:val="32"/>
                              </w:rPr>
                            </w:pPr>
                            <w:r>
                              <w:rPr>
                                <w:rFonts w:eastAsia="仿宋_GB2312" w:hint="eastAsia"/>
                                <w:sz w:val="32"/>
                              </w:rPr>
                              <w:t xml:space="preserve">          </w:t>
                            </w:r>
                          </w:p>
                          <w:p w14:paraId="6AD4056C" w14:textId="33585539" w:rsidR="007B4434" w:rsidRPr="00464ECF" w:rsidRDefault="007B4434"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7B4434" w:rsidRPr="00464ECF" w:rsidRDefault="007B4434"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7B4434" w:rsidRDefault="007B4434" w:rsidP="00B50FAB">
                      <w:pPr>
                        <w:ind w:firstLineChars="750" w:firstLine="2400"/>
                        <w:rPr>
                          <w:rFonts w:eastAsia="仿宋_GB2312"/>
                          <w:sz w:val="32"/>
                        </w:rPr>
                      </w:pPr>
                      <w:r>
                        <w:rPr>
                          <w:rFonts w:eastAsia="仿宋_GB2312" w:hint="eastAsia"/>
                          <w:sz w:val="32"/>
                        </w:rPr>
                        <w:t xml:space="preserve">          </w:t>
                      </w:r>
                    </w:p>
                    <w:p w14:paraId="6AD4056C" w14:textId="33585539" w:rsidR="007B4434" w:rsidRPr="00464ECF" w:rsidRDefault="007B4434"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7B4434" w:rsidRPr="00464ECF" w:rsidRDefault="007B4434"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0"/>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7B4434" w:rsidRPr="006F17E2" w:rsidRDefault="007B4434"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7B4434" w:rsidRDefault="007B4434"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7B4434" w:rsidRPr="006F17E2" w:rsidRDefault="007B4434"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7B4434" w:rsidRPr="006F17E2" w:rsidRDefault="007B4434"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7B4434" w:rsidRPr="006F17E2" w:rsidRDefault="007B4434"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7B4434" w:rsidRPr="00D05592" w:rsidRDefault="007B4434"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7B4434" w:rsidRPr="006F17E2" w:rsidRDefault="007B4434"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7B4434" w:rsidRDefault="007B4434"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7B4434" w:rsidRPr="006F17E2" w:rsidRDefault="007B4434"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7B4434" w:rsidRPr="006F17E2" w:rsidRDefault="007B4434"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7B4434" w:rsidRPr="006F17E2" w:rsidRDefault="007B4434"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7B4434" w:rsidRPr="00D05592" w:rsidRDefault="007B4434"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7B4434" w:rsidRPr="002834D9" w:rsidRDefault="007B4434"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7B4434" w:rsidRPr="00EE591D" w:rsidRDefault="007B4434"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7B4434" w:rsidRPr="002834D9" w:rsidRDefault="007B4434"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7B4434" w:rsidRPr="00EE591D" w:rsidRDefault="007B4434"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首先，论文分析了云制造的提出背景</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四个方面的研究现状。此外，对云制造涉及的知识和技术进行了介绍，包括云制造的概念、语义Web</w:t>
      </w:r>
      <w:r w:rsidR="006E112B">
        <w:rPr>
          <w:rFonts w:ascii="宋体" w:hAnsi="宋体" w:hint="eastAsia"/>
          <w:sz w:val="24"/>
          <w:szCs w:val="24"/>
        </w:rPr>
        <w:t>和本体论的概念，并对图数据库RDF4J在云制造中的作用进行了说明。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建立了面向仿真的云制造服务发布方法，研究了云制造服务的服务抽象方法和仿真抽象方法，并将服务描述模型与仿真模型相结合。同时提出了云制造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再次，对云制造服务组合评价的指标进行分析，提出了服务需求方和服务提供方各自需要的评价指标体系，并建立了仿真评价指标转换为服务评价指标的转换方法。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验证云制造服务的整个流程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w:t>
      </w:r>
      <w:proofErr w:type="gramStart"/>
      <w:r w:rsidRPr="00920750">
        <w:t>are</w:t>
      </w:r>
      <w:proofErr w:type="gramEnd"/>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af7"/>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8"/>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F17845" w:rsidP="00CA2DF8">
          <w:pPr>
            <w:pStyle w:val="13"/>
            <w:tabs>
              <w:tab w:val="right" w:leader="dot" w:pos="8302"/>
            </w:tabs>
            <w:spacing w:line="400" w:lineRule="exact"/>
            <w:rPr>
              <w:noProof/>
            </w:rPr>
          </w:pPr>
          <w:hyperlink w:anchor="_Toc501892784" w:history="1">
            <w:r w:rsidR="002157ED" w:rsidRPr="00C34569">
              <w:rPr>
                <w:rStyle w:val="af8"/>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F17845" w:rsidP="00CA2DF8">
          <w:pPr>
            <w:pStyle w:val="13"/>
            <w:tabs>
              <w:tab w:val="right" w:leader="dot" w:pos="8302"/>
            </w:tabs>
            <w:spacing w:line="400" w:lineRule="exact"/>
            <w:rPr>
              <w:noProof/>
            </w:rPr>
          </w:pPr>
          <w:hyperlink w:anchor="_Toc501892785" w:history="1">
            <w:r w:rsidR="002157ED" w:rsidRPr="00C34569">
              <w:rPr>
                <w:rStyle w:val="af8"/>
                <w:noProof/>
              </w:rPr>
              <w:t>第</w:t>
            </w:r>
            <w:r w:rsidR="002157ED" w:rsidRPr="00C34569">
              <w:rPr>
                <w:rStyle w:val="af8"/>
                <w:noProof/>
              </w:rPr>
              <w:t>1</w:t>
            </w:r>
            <w:r w:rsidR="002157ED" w:rsidRPr="00C34569">
              <w:rPr>
                <w:rStyle w:val="af8"/>
                <w:noProof/>
              </w:rPr>
              <w:t>章</w:t>
            </w:r>
            <w:r w:rsidR="002157ED" w:rsidRPr="00C34569">
              <w:rPr>
                <w:rStyle w:val="af8"/>
                <w:noProof/>
              </w:rPr>
              <w:t xml:space="preserve"> </w:t>
            </w:r>
            <w:r w:rsidR="002157ED" w:rsidRPr="00C34569">
              <w:rPr>
                <w:rStyle w:val="af8"/>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F17845" w:rsidP="00CA2DF8">
          <w:pPr>
            <w:pStyle w:val="21"/>
            <w:tabs>
              <w:tab w:val="right" w:leader="dot" w:pos="8302"/>
            </w:tabs>
            <w:spacing w:line="400" w:lineRule="exact"/>
            <w:ind w:left="480"/>
            <w:rPr>
              <w:noProof/>
            </w:rPr>
          </w:pPr>
          <w:hyperlink w:anchor="_Toc501892786" w:history="1">
            <w:r w:rsidR="002157ED" w:rsidRPr="00C34569">
              <w:rPr>
                <w:rStyle w:val="af8"/>
                <w:noProof/>
              </w:rPr>
              <w:t xml:space="preserve">1.1 </w:t>
            </w:r>
            <w:r w:rsidR="002157ED" w:rsidRPr="00C34569">
              <w:rPr>
                <w:rStyle w:val="af8"/>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F17845" w:rsidP="00CA2DF8">
          <w:pPr>
            <w:pStyle w:val="21"/>
            <w:tabs>
              <w:tab w:val="right" w:leader="dot" w:pos="8302"/>
            </w:tabs>
            <w:spacing w:line="400" w:lineRule="exact"/>
            <w:ind w:left="480"/>
            <w:rPr>
              <w:noProof/>
            </w:rPr>
          </w:pPr>
          <w:hyperlink w:anchor="_Toc501892787" w:history="1">
            <w:r w:rsidR="002157ED" w:rsidRPr="00C34569">
              <w:rPr>
                <w:rStyle w:val="af8"/>
                <w:noProof/>
              </w:rPr>
              <w:t xml:space="preserve">1.2 </w:t>
            </w:r>
            <w:r w:rsidR="002157ED" w:rsidRPr="00C34569">
              <w:rPr>
                <w:rStyle w:val="af8"/>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F17845" w:rsidP="00CA2DF8">
          <w:pPr>
            <w:pStyle w:val="21"/>
            <w:tabs>
              <w:tab w:val="right" w:leader="dot" w:pos="8302"/>
            </w:tabs>
            <w:spacing w:line="400" w:lineRule="exact"/>
            <w:ind w:left="480"/>
            <w:rPr>
              <w:noProof/>
            </w:rPr>
          </w:pPr>
          <w:hyperlink w:anchor="_Toc501892788" w:history="1">
            <w:r w:rsidR="002157ED" w:rsidRPr="00C34569">
              <w:rPr>
                <w:rStyle w:val="af8"/>
                <w:noProof/>
              </w:rPr>
              <w:t xml:space="preserve">1.3 </w:t>
            </w:r>
            <w:r w:rsidR="002157ED" w:rsidRPr="00C34569">
              <w:rPr>
                <w:rStyle w:val="af8"/>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F17845" w:rsidP="00CA2DF8">
          <w:pPr>
            <w:pStyle w:val="31"/>
            <w:tabs>
              <w:tab w:val="right" w:leader="dot" w:pos="8302"/>
            </w:tabs>
            <w:spacing w:line="400" w:lineRule="exact"/>
            <w:ind w:left="960"/>
            <w:rPr>
              <w:noProof/>
            </w:rPr>
          </w:pPr>
          <w:hyperlink w:anchor="_Toc501892789" w:history="1">
            <w:r w:rsidR="002157ED" w:rsidRPr="00C34569">
              <w:rPr>
                <w:rStyle w:val="af8"/>
                <w:noProof/>
              </w:rPr>
              <w:t xml:space="preserve">1.3.1 </w:t>
            </w:r>
            <w:r w:rsidR="002157ED" w:rsidRPr="00C34569">
              <w:rPr>
                <w:rStyle w:val="af8"/>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F17845" w:rsidP="00CA2DF8">
          <w:pPr>
            <w:pStyle w:val="31"/>
            <w:tabs>
              <w:tab w:val="right" w:leader="dot" w:pos="8302"/>
            </w:tabs>
            <w:spacing w:line="400" w:lineRule="exact"/>
            <w:ind w:left="960"/>
            <w:rPr>
              <w:noProof/>
            </w:rPr>
          </w:pPr>
          <w:hyperlink w:anchor="_Toc501892790" w:history="1">
            <w:r w:rsidR="002157ED" w:rsidRPr="00C34569">
              <w:rPr>
                <w:rStyle w:val="af8"/>
                <w:noProof/>
              </w:rPr>
              <w:t xml:space="preserve">1.3.2 </w:t>
            </w:r>
            <w:r w:rsidR="002157ED" w:rsidRPr="00C34569">
              <w:rPr>
                <w:rStyle w:val="af8"/>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F17845" w:rsidP="00CA2DF8">
          <w:pPr>
            <w:pStyle w:val="31"/>
            <w:tabs>
              <w:tab w:val="right" w:leader="dot" w:pos="8302"/>
            </w:tabs>
            <w:spacing w:line="400" w:lineRule="exact"/>
            <w:ind w:left="960"/>
            <w:rPr>
              <w:noProof/>
            </w:rPr>
          </w:pPr>
          <w:hyperlink w:anchor="_Toc501892791" w:history="1">
            <w:r w:rsidR="002157ED" w:rsidRPr="00C34569">
              <w:rPr>
                <w:rStyle w:val="af8"/>
                <w:noProof/>
              </w:rPr>
              <w:t xml:space="preserve">1.3.3 </w:t>
            </w:r>
            <w:r w:rsidR="002157ED" w:rsidRPr="00C34569">
              <w:rPr>
                <w:rStyle w:val="af8"/>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F17845" w:rsidP="00CA2DF8">
          <w:pPr>
            <w:pStyle w:val="31"/>
            <w:tabs>
              <w:tab w:val="right" w:leader="dot" w:pos="8302"/>
            </w:tabs>
            <w:spacing w:line="400" w:lineRule="exact"/>
            <w:ind w:left="960"/>
            <w:rPr>
              <w:noProof/>
            </w:rPr>
          </w:pPr>
          <w:hyperlink w:anchor="_Toc501892792" w:history="1">
            <w:r w:rsidR="002157ED" w:rsidRPr="00C34569">
              <w:rPr>
                <w:rStyle w:val="af8"/>
                <w:noProof/>
              </w:rPr>
              <w:t xml:space="preserve">1.3.3 </w:t>
            </w:r>
            <w:r w:rsidR="002157ED" w:rsidRPr="00C34569">
              <w:rPr>
                <w:rStyle w:val="af8"/>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F17845" w:rsidP="00CA2DF8">
          <w:pPr>
            <w:pStyle w:val="21"/>
            <w:tabs>
              <w:tab w:val="right" w:leader="dot" w:pos="8302"/>
            </w:tabs>
            <w:spacing w:line="400" w:lineRule="exact"/>
            <w:ind w:left="480"/>
            <w:rPr>
              <w:noProof/>
            </w:rPr>
          </w:pPr>
          <w:hyperlink w:anchor="_Toc501892793" w:history="1">
            <w:r w:rsidR="002157ED" w:rsidRPr="00C34569">
              <w:rPr>
                <w:rStyle w:val="af8"/>
                <w:noProof/>
              </w:rPr>
              <w:t xml:space="preserve">1.4 </w:t>
            </w:r>
            <w:r w:rsidR="002157ED" w:rsidRPr="00C34569">
              <w:rPr>
                <w:rStyle w:val="af8"/>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F17845" w:rsidP="00CA2DF8">
          <w:pPr>
            <w:pStyle w:val="31"/>
            <w:tabs>
              <w:tab w:val="right" w:leader="dot" w:pos="8302"/>
            </w:tabs>
            <w:spacing w:line="400" w:lineRule="exact"/>
            <w:ind w:left="960"/>
            <w:rPr>
              <w:noProof/>
            </w:rPr>
          </w:pPr>
          <w:hyperlink w:anchor="_Toc501892794" w:history="1">
            <w:r w:rsidR="002157ED" w:rsidRPr="00C34569">
              <w:rPr>
                <w:rStyle w:val="af8"/>
                <w:noProof/>
              </w:rPr>
              <w:t xml:space="preserve">1.4.1 </w:t>
            </w:r>
            <w:r w:rsidR="002157ED" w:rsidRPr="00C34569">
              <w:rPr>
                <w:rStyle w:val="af8"/>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F17845" w:rsidP="00CA2DF8">
          <w:pPr>
            <w:pStyle w:val="31"/>
            <w:tabs>
              <w:tab w:val="right" w:leader="dot" w:pos="8302"/>
            </w:tabs>
            <w:spacing w:line="400" w:lineRule="exact"/>
            <w:ind w:left="960"/>
            <w:rPr>
              <w:noProof/>
            </w:rPr>
          </w:pPr>
          <w:hyperlink w:anchor="_Toc501892795" w:history="1">
            <w:r w:rsidR="002157ED" w:rsidRPr="00C34569">
              <w:rPr>
                <w:rStyle w:val="af8"/>
                <w:noProof/>
              </w:rPr>
              <w:t xml:space="preserve">1.4.2 </w:t>
            </w:r>
            <w:r w:rsidR="002157ED" w:rsidRPr="00C34569">
              <w:rPr>
                <w:rStyle w:val="af8"/>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F17845" w:rsidP="00CA2DF8">
          <w:pPr>
            <w:pStyle w:val="13"/>
            <w:tabs>
              <w:tab w:val="right" w:leader="dot" w:pos="8302"/>
            </w:tabs>
            <w:spacing w:line="400" w:lineRule="exact"/>
            <w:rPr>
              <w:noProof/>
            </w:rPr>
          </w:pPr>
          <w:hyperlink w:anchor="_Toc501892796" w:history="1">
            <w:r w:rsidR="002157ED" w:rsidRPr="00C34569">
              <w:rPr>
                <w:rStyle w:val="af8"/>
                <w:noProof/>
              </w:rPr>
              <w:t>第</w:t>
            </w:r>
            <w:r w:rsidR="002157ED" w:rsidRPr="00C34569">
              <w:rPr>
                <w:rStyle w:val="af8"/>
                <w:noProof/>
              </w:rPr>
              <w:t>2</w:t>
            </w:r>
            <w:r w:rsidR="002157ED" w:rsidRPr="00C34569">
              <w:rPr>
                <w:rStyle w:val="af8"/>
                <w:noProof/>
              </w:rPr>
              <w:t>章</w:t>
            </w:r>
            <w:r w:rsidR="002157ED" w:rsidRPr="00C34569">
              <w:rPr>
                <w:rStyle w:val="af8"/>
                <w:noProof/>
              </w:rPr>
              <w:t xml:space="preserve"> </w:t>
            </w:r>
            <w:r w:rsidR="002157ED" w:rsidRPr="00C34569">
              <w:rPr>
                <w:rStyle w:val="af8"/>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F17845" w:rsidP="00CA2DF8">
          <w:pPr>
            <w:pStyle w:val="21"/>
            <w:tabs>
              <w:tab w:val="right" w:leader="dot" w:pos="8302"/>
            </w:tabs>
            <w:spacing w:line="400" w:lineRule="exact"/>
            <w:ind w:left="480"/>
            <w:rPr>
              <w:noProof/>
            </w:rPr>
          </w:pPr>
          <w:hyperlink w:anchor="_Toc501892797" w:history="1">
            <w:r w:rsidR="002157ED" w:rsidRPr="00C34569">
              <w:rPr>
                <w:rStyle w:val="af8"/>
                <w:noProof/>
              </w:rPr>
              <w:t xml:space="preserve">2.1 </w:t>
            </w:r>
            <w:r w:rsidR="002157ED" w:rsidRPr="00C34569">
              <w:rPr>
                <w:rStyle w:val="af8"/>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F17845" w:rsidP="00CA2DF8">
          <w:pPr>
            <w:pStyle w:val="31"/>
            <w:tabs>
              <w:tab w:val="right" w:leader="dot" w:pos="8302"/>
            </w:tabs>
            <w:spacing w:line="400" w:lineRule="exact"/>
            <w:ind w:left="960"/>
            <w:rPr>
              <w:noProof/>
            </w:rPr>
          </w:pPr>
          <w:hyperlink w:anchor="_Toc501892798" w:history="1">
            <w:r w:rsidR="002157ED" w:rsidRPr="00C34569">
              <w:rPr>
                <w:rStyle w:val="af8"/>
                <w:noProof/>
              </w:rPr>
              <w:t xml:space="preserve">2.1.1 </w:t>
            </w:r>
            <w:r w:rsidR="002157ED" w:rsidRPr="00C34569">
              <w:rPr>
                <w:rStyle w:val="af8"/>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F17845" w:rsidP="00CA2DF8">
          <w:pPr>
            <w:pStyle w:val="31"/>
            <w:tabs>
              <w:tab w:val="right" w:leader="dot" w:pos="8302"/>
            </w:tabs>
            <w:spacing w:line="400" w:lineRule="exact"/>
            <w:ind w:left="960"/>
            <w:rPr>
              <w:noProof/>
            </w:rPr>
          </w:pPr>
          <w:hyperlink w:anchor="_Toc501892799" w:history="1">
            <w:r w:rsidR="002157ED" w:rsidRPr="00C34569">
              <w:rPr>
                <w:rStyle w:val="af8"/>
                <w:noProof/>
              </w:rPr>
              <w:t xml:space="preserve">2.1.2 </w:t>
            </w:r>
            <w:r w:rsidR="002157ED" w:rsidRPr="00C34569">
              <w:rPr>
                <w:rStyle w:val="af8"/>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F17845" w:rsidP="00CA2DF8">
          <w:pPr>
            <w:pStyle w:val="21"/>
            <w:tabs>
              <w:tab w:val="right" w:leader="dot" w:pos="8302"/>
            </w:tabs>
            <w:spacing w:line="400" w:lineRule="exact"/>
            <w:ind w:left="480"/>
            <w:rPr>
              <w:noProof/>
            </w:rPr>
          </w:pPr>
          <w:hyperlink w:anchor="_Toc501892800" w:history="1">
            <w:r w:rsidR="002157ED" w:rsidRPr="00C34569">
              <w:rPr>
                <w:rStyle w:val="af8"/>
                <w:noProof/>
              </w:rPr>
              <w:t xml:space="preserve">2.2 </w:t>
            </w:r>
            <w:r w:rsidR="002157ED" w:rsidRPr="00C34569">
              <w:rPr>
                <w:rStyle w:val="af8"/>
                <w:noProof/>
              </w:rPr>
              <w:t>语义</w:t>
            </w:r>
            <w:r w:rsidR="002157ED" w:rsidRPr="00C34569">
              <w:rPr>
                <w:rStyle w:val="af8"/>
                <w:noProof/>
              </w:rPr>
              <w:t>Web</w:t>
            </w:r>
            <w:r w:rsidR="002157ED" w:rsidRPr="00C34569">
              <w:rPr>
                <w:rStyle w:val="af8"/>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F17845" w:rsidP="00CA2DF8">
          <w:pPr>
            <w:pStyle w:val="31"/>
            <w:tabs>
              <w:tab w:val="right" w:leader="dot" w:pos="8302"/>
            </w:tabs>
            <w:spacing w:line="400" w:lineRule="exact"/>
            <w:ind w:left="960"/>
            <w:rPr>
              <w:noProof/>
            </w:rPr>
          </w:pPr>
          <w:hyperlink w:anchor="_Toc501892801" w:history="1">
            <w:r w:rsidR="002157ED" w:rsidRPr="00C34569">
              <w:rPr>
                <w:rStyle w:val="af8"/>
                <w:noProof/>
              </w:rPr>
              <w:t xml:space="preserve">2.2.1 </w:t>
            </w:r>
            <w:r w:rsidR="002157ED" w:rsidRPr="00C34569">
              <w:rPr>
                <w:rStyle w:val="af8"/>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F17845" w:rsidP="00CA2DF8">
          <w:pPr>
            <w:pStyle w:val="31"/>
            <w:tabs>
              <w:tab w:val="right" w:leader="dot" w:pos="8302"/>
            </w:tabs>
            <w:spacing w:line="400" w:lineRule="exact"/>
            <w:ind w:left="960"/>
            <w:rPr>
              <w:noProof/>
            </w:rPr>
          </w:pPr>
          <w:hyperlink w:anchor="_Toc501892802" w:history="1">
            <w:r w:rsidR="002157ED" w:rsidRPr="00C34569">
              <w:rPr>
                <w:rStyle w:val="af8"/>
                <w:noProof/>
              </w:rPr>
              <w:t xml:space="preserve">2.2.2 </w:t>
            </w:r>
            <w:r w:rsidR="002157ED" w:rsidRPr="00C34569">
              <w:rPr>
                <w:rStyle w:val="af8"/>
                <w:noProof/>
              </w:rPr>
              <w:t>资源描述框架模型</w:t>
            </w:r>
            <w:r w:rsidR="002157ED" w:rsidRPr="00C34569">
              <w:rPr>
                <w:rStyle w:val="af8"/>
                <w:noProof/>
              </w:rPr>
              <w:t>RDF</w:t>
            </w:r>
            <w:r w:rsidR="002157ED" w:rsidRPr="00C34569">
              <w:rPr>
                <w:rStyle w:val="af8"/>
                <w:noProof/>
              </w:rPr>
              <w:t>和</w:t>
            </w:r>
            <w:r w:rsidR="002157ED" w:rsidRPr="00C34569">
              <w:rPr>
                <w:rStyle w:val="af8"/>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F17845" w:rsidP="00CA2DF8">
          <w:pPr>
            <w:pStyle w:val="31"/>
            <w:tabs>
              <w:tab w:val="right" w:leader="dot" w:pos="8302"/>
            </w:tabs>
            <w:spacing w:line="400" w:lineRule="exact"/>
            <w:ind w:left="960"/>
            <w:rPr>
              <w:noProof/>
            </w:rPr>
          </w:pPr>
          <w:hyperlink w:anchor="_Toc501892803" w:history="1">
            <w:r w:rsidR="002157ED" w:rsidRPr="00C34569">
              <w:rPr>
                <w:rStyle w:val="af8"/>
                <w:noProof/>
              </w:rPr>
              <w:t>2.2.3 OWL</w:t>
            </w:r>
            <w:r w:rsidR="002157ED" w:rsidRPr="00C34569">
              <w:rPr>
                <w:rStyle w:val="af8"/>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F17845" w:rsidP="00CA2DF8">
          <w:pPr>
            <w:pStyle w:val="31"/>
            <w:tabs>
              <w:tab w:val="right" w:leader="dot" w:pos="8302"/>
            </w:tabs>
            <w:spacing w:line="400" w:lineRule="exact"/>
            <w:ind w:left="960"/>
            <w:rPr>
              <w:noProof/>
            </w:rPr>
          </w:pPr>
          <w:hyperlink w:anchor="_Toc501892804" w:history="1">
            <w:r w:rsidR="002157ED" w:rsidRPr="00C34569">
              <w:rPr>
                <w:rStyle w:val="af8"/>
                <w:noProof/>
              </w:rPr>
              <w:t>2.2.4 OWL-S</w:t>
            </w:r>
            <w:r w:rsidR="002157ED" w:rsidRPr="00C34569">
              <w:rPr>
                <w:rStyle w:val="af8"/>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F17845" w:rsidP="00CA2DF8">
          <w:pPr>
            <w:pStyle w:val="21"/>
            <w:tabs>
              <w:tab w:val="right" w:leader="dot" w:pos="8302"/>
            </w:tabs>
            <w:spacing w:line="400" w:lineRule="exact"/>
            <w:ind w:left="480"/>
            <w:rPr>
              <w:noProof/>
            </w:rPr>
          </w:pPr>
          <w:hyperlink w:anchor="_Toc501892805" w:history="1">
            <w:r w:rsidR="002157ED" w:rsidRPr="00C34569">
              <w:rPr>
                <w:rStyle w:val="af8"/>
                <w:noProof/>
              </w:rPr>
              <w:t xml:space="preserve">2.3 </w:t>
            </w:r>
            <w:r w:rsidR="002157ED" w:rsidRPr="00C34569">
              <w:rPr>
                <w:rStyle w:val="af8"/>
                <w:noProof/>
              </w:rPr>
              <w:t>图形数据库</w:t>
            </w:r>
            <w:r w:rsidR="002157ED" w:rsidRPr="00C34569">
              <w:rPr>
                <w:rStyle w:val="af8"/>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F17845" w:rsidP="00CA2DF8">
          <w:pPr>
            <w:pStyle w:val="21"/>
            <w:tabs>
              <w:tab w:val="right" w:leader="dot" w:pos="8302"/>
            </w:tabs>
            <w:spacing w:line="400" w:lineRule="exact"/>
            <w:ind w:left="480"/>
            <w:rPr>
              <w:noProof/>
            </w:rPr>
          </w:pPr>
          <w:hyperlink w:anchor="_Toc501892806" w:history="1">
            <w:r w:rsidR="002157ED" w:rsidRPr="00C34569">
              <w:rPr>
                <w:rStyle w:val="af8"/>
                <w:noProof/>
              </w:rPr>
              <w:t xml:space="preserve">2.4 </w:t>
            </w:r>
            <w:r w:rsidR="002157ED" w:rsidRPr="00C34569">
              <w:rPr>
                <w:rStyle w:val="af8"/>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F17845" w:rsidP="00CA2DF8">
          <w:pPr>
            <w:pStyle w:val="13"/>
            <w:tabs>
              <w:tab w:val="right" w:leader="dot" w:pos="8302"/>
            </w:tabs>
            <w:spacing w:line="400" w:lineRule="exact"/>
            <w:rPr>
              <w:noProof/>
            </w:rPr>
          </w:pPr>
          <w:hyperlink w:anchor="_Toc501892807" w:history="1">
            <w:r w:rsidR="002157ED" w:rsidRPr="00C34569">
              <w:rPr>
                <w:rStyle w:val="af8"/>
                <w:noProof/>
              </w:rPr>
              <w:t>第</w:t>
            </w:r>
            <w:r w:rsidR="002157ED" w:rsidRPr="00C34569">
              <w:rPr>
                <w:rStyle w:val="af8"/>
                <w:noProof/>
              </w:rPr>
              <w:t>3</w:t>
            </w:r>
            <w:r w:rsidR="002157ED" w:rsidRPr="00C34569">
              <w:rPr>
                <w:rStyle w:val="af8"/>
                <w:noProof/>
              </w:rPr>
              <w:t>章</w:t>
            </w:r>
            <w:r w:rsidR="002157ED" w:rsidRPr="00C34569">
              <w:rPr>
                <w:rStyle w:val="af8"/>
                <w:noProof/>
              </w:rPr>
              <w:t xml:space="preserve"> </w:t>
            </w:r>
            <w:r w:rsidR="002157ED" w:rsidRPr="00C34569">
              <w:rPr>
                <w:rStyle w:val="af8"/>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F17845" w:rsidP="00CA2DF8">
          <w:pPr>
            <w:pStyle w:val="21"/>
            <w:tabs>
              <w:tab w:val="right" w:leader="dot" w:pos="8302"/>
            </w:tabs>
            <w:spacing w:line="400" w:lineRule="exact"/>
            <w:ind w:left="480"/>
            <w:rPr>
              <w:noProof/>
            </w:rPr>
          </w:pPr>
          <w:hyperlink w:anchor="_Toc501892808" w:history="1">
            <w:r w:rsidR="002157ED" w:rsidRPr="00C34569">
              <w:rPr>
                <w:rStyle w:val="af8"/>
                <w:noProof/>
              </w:rPr>
              <w:t xml:space="preserve">3.1 </w:t>
            </w:r>
            <w:r w:rsidR="002157ED" w:rsidRPr="00C34569">
              <w:rPr>
                <w:rStyle w:val="af8"/>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F17845" w:rsidP="00CA2DF8">
          <w:pPr>
            <w:pStyle w:val="21"/>
            <w:tabs>
              <w:tab w:val="right" w:leader="dot" w:pos="8302"/>
            </w:tabs>
            <w:spacing w:line="400" w:lineRule="exact"/>
            <w:ind w:left="480"/>
            <w:rPr>
              <w:noProof/>
            </w:rPr>
          </w:pPr>
          <w:hyperlink w:anchor="_Toc501892809" w:history="1">
            <w:r w:rsidR="002157ED" w:rsidRPr="00C34569">
              <w:rPr>
                <w:rStyle w:val="af8"/>
                <w:noProof/>
              </w:rPr>
              <w:t xml:space="preserve">3.2 </w:t>
            </w:r>
            <w:r w:rsidR="002157ED" w:rsidRPr="00C34569">
              <w:rPr>
                <w:rStyle w:val="af8"/>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F17845" w:rsidP="00CA2DF8">
          <w:pPr>
            <w:pStyle w:val="21"/>
            <w:tabs>
              <w:tab w:val="right" w:leader="dot" w:pos="8302"/>
            </w:tabs>
            <w:spacing w:line="400" w:lineRule="exact"/>
            <w:ind w:left="480"/>
            <w:rPr>
              <w:noProof/>
            </w:rPr>
          </w:pPr>
          <w:hyperlink w:anchor="_Toc501892810" w:history="1">
            <w:r w:rsidR="002157ED" w:rsidRPr="00C34569">
              <w:rPr>
                <w:rStyle w:val="af8"/>
                <w:noProof/>
              </w:rPr>
              <w:t xml:space="preserve">3.3 </w:t>
            </w:r>
            <w:r w:rsidR="002157ED" w:rsidRPr="00C34569">
              <w:rPr>
                <w:rStyle w:val="af8"/>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F17845" w:rsidP="00CA2DF8">
          <w:pPr>
            <w:pStyle w:val="21"/>
            <w:tabs>
              <w:tab w:val="right" w:leader="dot" w:pos="8302"/>
            </w:tabs>
            <w:spacing w:line="400" w:lineRule="exact"/>
            <w:ind w:left="480"/>
            <w:rPr>
              <w:noProof/>
            </w:rPr>
          </w:pPr>
          <w:hyperlink w:anchor="_Toc501892811" w:history="1">
            <w:r w:rsidR="002157ED" w:rsidRPr="00C34569">
              <w:rPr>
                <w:rStyle w:val="af8"/>
                <w:noProof/>
              </w:rPr>
              <w:t xml:space="preserve">3.4 </w:t>
            </w:r>
            <w:r w:rsidR="002157ED" w:rsidRPr="00C34569">
              <w:rPr>
                <w:rStyle w:val="af8"/>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F17845" w:rsidP="00CA2DF8">
          <w:pPr>
            <w:pStyle w:val="31"/>
            <w:tabs>
              <w:tab w:val="right" w:leader="dot" w:pos="8302"/>
            </w:tabs>
            <w:spacing w:line="400" w:lineRule="exact"/>
            <w:ind w:left="960"/>
            <w:rPr>
              <w:noProof/>
            </w:rPr>
          </w:pPr>
          <w:hyperlink w:anchor="_Toc501892812" w:history="1">
            <w:r w:rsidR="002157ED" w:rsidRPr="00C34569">
              <w:rPr>
                <w:rStyle w:val="af8"/>
                <w:noProof/>
              </w:rPr>
              <w:t xml:space="preserve">3.4.1 </w:t>
            </w:r>
            <w:r w:rsidR="002157ED" w:rsidRPr="00C34569">
              <w:rPr>
                <w:rStyle w:val="af8"/>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F17845" w:rsidP="00CA2DF8">
          <w:pPr>
            <w:pStyle w:val="31"/>
            <w:tabs>
              <w:tab w:val="right" w:leader="dot" w:pos="8302"/>
            </w:tabs>
            <w:spacing w:line="400" w:lineRule="exact"/>
            <w:ind w:left="960"/>
            <w:rPr>
              <w:noProof/>
            </w:rPr>
          </w:pPr>
          <w:hyperlink w:anchor="_Toc501892813" w:history="1">
            <w:r w:rsidR="002157ED" w:rsidRPr="00C34569">
              <w:rPr>
                <w:rStyle w:val="af8"/>
                <w:noProof/>
              </w:rPr>
              <w:t xml:space="preserve">3.4.2 </w:t>
            </w:r>
            <w:r w:rsidR="002157ED" w:rsidRPr="00C34569">
              <w:rPr>
                <w:rStyle w:val="af8"/>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F17845" w:rsidP="00CA2DF8">
          <w:pPr>
            <w:pStyle w:val="21"/>
            <w:tabs>
              <w:tab w:val="right" w:leader="dot" w:pos="8302"/>
            </w:tabs>
            <w:spacing w:line="400" w:lineRule="exact"/>
            <w:ind w:left="480"/>
            <w:rPr>
              <w:noProof/>
            </w:rPr>
          </w:pPr>
          <w:hyperlink w:anchor="_Toc501892814" w:history="1">
            <w:r w:rsidR="002157ED" w:rsidRPr="00C34569">
              <w:rPr>
                <w:rStyle w:val="af8"/>
                <w:noProof/>
              </w:rPr>
              <w:t xml:space="preserve">3.5 </w:t>
            </w:r>
            <w:r w:rsidR="002157ED" w:rsidRPr="00C34569">
              <w:rPr>
                <w:rStyle w:val="af8"/>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F17845" w:rsidP="00CA2DF8">
          <w:pPr>
            <w:pStyle w:val="13"/>
            <w:tabs>
              <w:tab w:val="right" w:leader="dot" w:pos="8302"/>
            </w:tabs>
            <w:spacing w:line="400" w:lineRule="exact"/>
            <w:rPr>
              <w:noProof/>
            </w:rPr>
          </w:pPr>
          <w:hyperlink w:anchor="_Toc501892815" w:history="1">
            <w:r w:rsidR="002157ED" w:rsidRPr="00C34569">
              <w:rPr>
                <w:rStyle w:val="af8"/>
                <w:noProof/>
              </w:rPr>
              <w:t>第</w:t>
            </w:r>
            <w:r w:rsidR="002157ED" w:rsidRPr="00C34569">
              <w:rPr>
                <w:rStyle w:val="af8"/>
                <w:noProof/>
              </w:rPr>
              <w:t>4</w:t>
            </w:r>
            <w:r w:rsidR="002157ED" w:rsidRPr="00C34569">
              <w:rPr>
                <w:rStyle w:val="af8"/>
                <w:noProof/>
              </w:rPr>
              <w:t>章</w:t>
            </w:r>
            <w:r w:rsidR="002157ED" w:rsidRPr="00C34569">
              <w:rPr>
                <w:rStyle w:val="af8"/>
                <w:noProof/>
              </w:rPr>
              <w:t xml:space="preserve"> </w:t>
            </w:r>
            <w:r w:rsidR="002157ED" w:rsidRPr="00C34569">
              <w:rPr>
                <w:rStyle w:val="af8"/>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F17845" w:rsidP="00CA2DF8">
          <w:pPr>
            <w:pStyle w:val="21"/>
            <w:tabs>
              <w:tab w:val="right" w:leader="dot" w:pos="8302"/>
            </w:tabs>
            <w:spacing w:line="400" w:lineRule="exact"/>
            <w:ind w:left="480"/>
            <w:rPr>
              <w:noProof/>
            </w:rPr>
          </w:pPr>
          <w:hyperlink w:anchor="_Toc501892816" w:history="1">
            <w:r w:rsidR="002157ED" w:rsidRPr="00C34569">
              <w:rPr>
                <w:rStyle w:val="af8"/>
                <w:noProof/>
              </w:rPr>
              <w:t xml:space="preserve">4.1 </w:t>
            </w:r>
            <w:r w:rsidR="002157ED" w:rsidRPr="00C34569">
              <w:rPr>
                <w:rStyle w:val="af8"/>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F17845" w:rsidP="00CA2DF8">
          <w:pPr>
            <w:pStyle w:val="21"/>
            <w:tabs>
              <w:tab w:val="right" w:leader="dot" w:pos="8302"/>
            </w:tabs>
            <w:spacing w:line="400" w:lineRule="exact"/>
            <w:ind w:left="480"/>
            <w:rPr>
              <w:noProof/>
            </w:rPr>
          </w:pPr>
          <w:hyperlink w:anchor="_Toc501892817" w:history="1">
            <w:r w:rsidR="002157ED" w:rsidRPr="00C34569">
              <w:rPr>
                <w:rStyle w:val="af8"/>
                <w:noProof/>
              </w:rPr>
              <w:t xml:space="preserve">4.2 </w:t>
            </w:r>
            <w:r w:rsidR="002157ED" w:rsidRPr="00C34569">
              <w:rPr>
                <w:rStyle w:val="af8"/>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F17845" w:rsidP="00CA2DF8">
          <w:pPr>
            <w:pStyle w:val="31"/>
            <w:tabs>
              <w:tab w:val="right" w:leader="dot" w:pos="8302"/>
            </w:tabs>
            <w:spacing w:line="400" w:lineRule="exact"/>
            <w:ind w:left="960"/>
            <w:rPr>
              <w:noProof/>
            </w:rPr>
          </w:pPr>
          <w:hyperlink w:anchor="_Toc501892818" w:history="1">
            <w:r w:rsidR="002157ED" w:rsidRPr="00C34569">
              <w:rPr>
                <w:rStyle w:val="af8"/>
                <w:noProof/>
              </w:rPr>
              <w:t xml:space="preserve">4.2.1 </w:t>
            </w:r>
            <w:r w:rsidR="002157ED" w:rsidRPr="00C34569">
              <w:rPr>
                <w:rStyle w:val="af8"/>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F17845" w:rsidP="00CA2DF8">
          <w:pPr>
            <w:pStyle w:val="31"/>
            <w:tabs>
              <w:tab w:val="right" w:leader="dot" w:pos="8302"/>
            </w:tabs>
            <w:spacing w:line="400" w:lineRule="exact"/>
            <w:ind w:left="960"/>
            <w:rPr>
              <w:noProof/>
            </w:rPr>
          </w:pPr>
          <w:hyperlink w:anchor="_Toc501892819" w:history="1">
            <w:r w:rsidR="002157ED" w:rsidRPr="00C34569">
              <w:rPr>
                <w:rStyle w:val="af8"/>
                <w:noProof/>
              </w:rPr>
              <w:t xml:space="preserve">4.2.2 </w:t>
            </w:r>
            <w:r w:rsidR="002157ED" w:rsidRPr="00C34569">
              <w:rPr>
                <w:rStyle w:val="af8"/>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F17845" w:rsidP="00CA2DF8">
          <w:pPr>
            <w:pStyle w:val="31"/>
            <w:tabs>
              <w:tab w:val="right" w:leader="dot" w:pos="8302"/>
            </w:tabs>
            <w:spacing w:line="400" w:lineRule="exact"/>
            <w:ind w:left="960"/>
            <w:rPr>
              <w:noProof/>
            </w:rPr>
          </w:pPr>
          <w:hyperlink w:anchor="_Toc501892820" w:history="1">
            <w:r w:rsidR="002157ED" w:rsidRPr="00C34569">
              <w:rPr>
                <w:rStyle w:val="af8"/>
                <w:noProof/>
              </w:rPr>
              <w:t xml:space="preserve">4.2.3 </w:t>
            </w:r>
            <w:r w:rsidR="002157ED" w:rsidRPr="00C34569">
              <w:rPr>
                <w:rStyle w:val="af8"/>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F17845" w:rsidP="00CA2DF8">
          <w:pPr>
            <w:pStyle w:val="21"/>
            <w:tabs>
              <w:tab w:val="right" w:leader="dot" w:pos="8302"/>
            </w:tabs>
            <w:spacing w:line="400" w:lineRule="exact"/>
            <w:ind w:left="480"/>
            <w:rPr>
              <w:noProof/>
            </w:rPr>
          </w:pPr>
          <w:hyperlink w:anchor="_Toc501892821" w:history="1">
            <w:r w:rsidR="002157ED" w:rsidRPr="00C34569">
              <w:rPr>
                <w:rStyle w:val="af8"/>
                <w:noProof/>
              </w:rPr>
              <w:t xml:space="preserve">4.3 </w:t>
            </w:r>
            <w:r w:rsidR="002157ED" w:rsidRPr="00C34569">
              <w:rPr>
                <w:rStyle w:val="af8"/>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F17845" w:rsidP="00CA2DF8">
          <w:pPr>
            <w:pStyle w:val="31"/>
            <w:tabs>
              <w:tab w:val="right" w:leader="dot" w:pos="8302"/>
            </w:tabs>
            <w:spacing w:line="400" w:lineRule="exact"/>
            <w:ind w:left="960"/>
            <w:rPr>
              <w:noProof/>
            </w:rPr>
          </w:pPr>
          <w:hyperlink w:anchor="_Toc501892822" w:history="1">
            <w:r w:rsidR="002157ED" w:rsidRPr="00C34569">
              <w:rPr>
                <w:rStyle w:val="af8"/>
                <w:noProof/>
              </w:rPr>
              <w:t xml:space="preserve">4.3.1 </w:t>
            </w:r>
            <w:r w:rsidR="002157ED" w:rsidRPr="00C34569">
              <w:rPr>
                <w:rStyle w:val="af8"/>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F17845" w:rsidP="00CA2DF8">
          <w:pPr>
            <w:pStyle w:val="31"/>
            <w:tabs>
              <w:tab w:val="right" w:leader="dot" w:pos="8302"/>
            </w:tabs>
            <w:spacing w:line="400" w:lineRule="exact"/>
            <w:ind w:left="960"/>
            <w:rPr>
              <w:noProof/>
            </w:rPr>
          </w:pPr>
          <w:hyperlink w:anchor="_Toc501892823" w:history="1">
            <w:r w:rsidR="002157ED" w:rsidRPr="00C34569">
              <w:rPr>
                <w:rStyle w:val="af8"/>
                <w:noProof/>
              </w:rPr>
              <w:t xml:space="preserve">4.3.2 </w:t>
            </w:r>
            <w:r w:rsidR="002157ED" w:rsidRPr="00C34569">
              <w:rPr>
                <w:rStyle w:val="af8"/>
                <w:noProof/>
              </w:rPr>
              <w:t>基于</w:t>
            </w:r>
            <w:r w:rsidR="002157ED" w:rsidRPr="00C34569">
              <w:rPr>
                <w:rStyle w:val="af8"/>
                <w:noProof/>
              </w:rPr>
              <w:t>Jena</w:t>
            </w:r>
            <w:r w:rsidR="002157ED" w:rsidRPr="00C34569">
              <w:rPr>
                <w:rStyle w:val="af8"/>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F17845" w:rsidP="00CA2DF8">
          <w:pPr>
            <w:pStyle w:val="21"/>
            <w:tabs>
              <w:tab w:val="right" w:leader="dot" w:pos="8302"/>
            </w:tabs>
            <w:spacing w:line="400" w:lineRule="exact"/>
            <w:ind w:left="480"/>
            <w:rPr>
              <w:noProof/>
            </w:rPr>
          </w:pPr>
          <w:hyperlink w:anchor="_Toc501892824" w:history="1">
            <w:r w:rsidR="002157ED" w:rsidRPr="00C34569">
              <w:rPr>
                <w:rStyle w:val="af8"/>
                <w:noProof/>
              </w:rPr>
              <w:t xml:space="preserve">4.4 </w:t>
            </w:r>
            <w:r w:rsidR="002157ED" w:rsidRPr="00C34569">
              <w:rPr>
                <w:rStyle w:val="af8"/>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F17845" w:rsidP="00CA2DF8">
          <w:pPr>
            <w:pStyle w:val="21"/>
            <w:tabs>
              <w:tab w:val="right" w:leader="dot" w:pos="8302"/>
            </w:tabs>
            <w:spacing w:line="400" w:lineRule="exact"/>
            <w:ind w:left="480"/>
            <w:rPr>
              <w:noProof/>
            </w:rPr>
          </w:pPr>
          <w:hyperlink w:anchor="_Toc501892825" w:history="1">
            <w:r w:rsidR="002157ED" w:rsidRPr="00C34569">
              <w:rPr>
                <w:rStyle w:val="af8"/>
                <w:noProof/>
              </w:rPr>
              <w:t xml:space="preserve">4.5 </w:t>
            </w:r>
            <w:r w:rsidR="002157ED" w:rsidRPr="00C34569">
              <w:rPr>
                <w:rStyle w:val="af8"/>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F17845" w:rsidP="00CA2DF8">
          <w:pPr>
            <w:pStyle w:val="13"/>
            <w:tabs>
              <w:tab w:val="right" w:leader="dot" w:pos="8302"/>
            </w:tabs>
            <w:spacing w:line="400" w:lineRule="exact"/>
            <w:rPr>
              <w:noProof/>
            </w:rPr>
          </w:pPr>
          <w:hyperlink w:anchor="_Toc501892826" w:history="1">
            <w:r w:rsidR="002157ED" w:rsidRPr="00C34569">
              <w:rPr>
                <w:rStyle w:val="af8"/>
                <w:noProof/>
              </w:rPr>
              <w:t>第</w:t>
            </w:r>
            <w:r w:rsidR="002157ED" w:rsidRPr="00C34569">
              <w:rPr>
                <w:rStyle w:val="af8"/>
                <w:noProof/>
              </w:rPr>
              <w:t>5</w:t>
            </w:r>
            <w:r w:rsidR="002157ED" w:rsidRPr="00C34569">
              <w:rPr>
                <w:rStyle w:val="af8"/>
                <w:noProof/>
              </w:rPr>
              <w:t>章</w:t>
            </w:r>
            <w:r w:rsidR="002157ED" w:rsidRPr="00C34569">
              <w:rPr>
                <w:rStyle w:val="af8"/>
                <w:noProof/>
              </w:rPr>
              <w:t xml:space="preserve"> </w:t>
            </w:r>
            <w:r w:rsidR="002157ED" w:rsidRPr="00C34569">
              <w:rPr>
                <w:rStyle w:val="af8"/>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F17845" w:rsidP="00CA2DF8">
          <w:pPr>
            <w:pStyle w:val="21"/>
            <w:tabs>
              <w:tab w:val="right" w:leader="dot" w:pos="8302"/>
            </w:tabs>
            <w:spacing w:line="400" w:lineRule="exact"/>
            <w:ind w:left="480"/>
            <w:rPr>
              <w:noProof/>
            </w:rPr>
          </w:pPr>
          <w:hyperlink w:anchor="_Toc501892827" w:history="1">
            <w:r w:rsidR="002157ED" w:rsidRPr="00C34569">
              <w:rPr>
                <w:rStyle w:val="af8"/>
                <w:noProof/>
              </w:rPr>
              <w:t xml:space="preserve">5.1 </w:t>
            </w:r>
            <w:r w:rsidR="002157ED" w:rsidRPr="00C34569">
              <w:rPr>
                <w:rStyle w:val="af8"/>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F17845" w:rsidP="00CA2DF8">
          <w:pPr>
            <w:pStyle w:val="31"/>
            <w:tabs>
              <w:tab w:val="right" w:leader="dot" w:pos="8302"/>
            </w:tabs>
            <w:spacing w:line="400" w:lineRule="exact"/>
            <w:ind w:left="960"/>
            <w:rPr>
              <w:noProof/>
            </w:rPr>
          </w:pPr>
          <w:hyperlink w:anchor="_Toc501892828" w:history="1">
            <w:r w:rsidR="002157ED" w:rsidRPr="00C34569">
              <w:rPr>
                <w:rStyle w:val="af8"/>
                <w:noProof/>
              </w:rPr>
              <w:t xml:space="preserve">5.1.1 </w:t>
            </w:r>
            <w:r w:rsidR="002157ED" w:rsidRPr="00C34569">
              <w:rPr>
                <w:rStyle w:val="af8"/>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F17845" w:rsidP="00CA2DF8">
          <w:pPr>
            <w:pStyle w:val="31"/>
            <w:tabs>
              <w:tab w:val="right" w:leader="dot" w:pos="8302"/>
            </w:tabs>
            <w:spacing w:line="400" w:lineRule="exact"/>
            <w:ind w:left="960"/>
            <w:rPr>
              <w:noProof/>
            </w:rPr>
          </w:pPr>
          <w:hyperlink w:anchor="_Toc501892829" w:history="1">
            <w:r w:rsidR="002157ED" w:rsidRPr="00C34569">
              <w:rPr>
                <w:rStyle w:val="af8"/>
                <w:noProof/>
              </w:rPr>
              <w:t xml:space="preserve">5.1.2 </w:t>
            </w:r>
            <w:r w:rsidR="002157ED" w:rsidRPr="00C34569">
              <w:rPr>
                <w:rStyle w:val="af8"/>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F17845" w:rsidP="00CA2DF8">
          <w:pPr>
            <w:pStyle w:val="21"/>
            <w:tabs>
              <w:tab w:val="right" w:leader="dot" w:pos="8302"/>
            </w:tabs>
            <w:spacing w:line="400" w:lineRule="exact"/>
            <w:ind w:left="480"/>
            <w:rPr>
              <w:noProof/>
            </w:rPr>
          </w:pPr>
          <w:hyperlink w:anchor="_Toc501892830" w:history="1">
            <w:r w:rsidR="002157ED" w:rsidRPr="00C34569">
              <w:rPr>
                <w:rStyle w:val="af8"/>
                <w:noProof/>
              </w:rPr>
              <w:t xml:space="preserve">5.2 </w:t>
            </w:r>
            <w:r w:rsidR="002157ED" w:rsidRPr="00C34569">
              <w:rPr>
                <w:rStyle w:val="af8"/>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F17845" w:rsidP="00CA2DF8">
          <w:pPr>
            <w:pStyle w:val="21"/>
            <w:tabs>
              <w:tab w:val="right" w:leader="dot" w:pos="8302"/>
            </w:tabs>
            <w:spacing w:line="400" w:lineRule="exact"/>
            <w:ind w:left="480"/>
            <w:rPr>
              <w:noProof/>
            </w:rPr>
          </w:pPr>
          <w:hyperlink w:anchor="_Toc501892831" w:history="1">
            <w:r w:rsidR="002157ED" w:rsidRPr="00C34569">
              <w:rPr>
                <w:rStyle w:val="af8"/>
                <w:noProof/>
              </w:rPr>
              <w:t xml:space="preserve">5.3 </w:t>
            </w:r>
            <w:r w:rsidR="002157ED" w:rsidRPr="00C34569">
              <w:rPr>
                <w:rStyle w:val="af8"/>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F17845" w:rsidP="00CA2DF8">
          <w:pPr>
            <w:pStyle w:val="31"/>
            <w:tabs>
              <w:tab w:val="right" w:leader="dot" w:pos="8302"/>
            </w:tabs>
            <w:spacing w:line="400" w:lineRule="exact"/>
            <w:ind w:left="960"/>
            <w:rPr>
              <w:noProof/>
            </w:rPr>
          </w:pPr>
          <w:hyperlink w:anchor="_Toc501892832" w:history="1">
            <w:r w:rsidR="002157ED" w:rsidRPr="00C34569">
              <w:rPr>
                <w:rStyle w:val="af8"/>
                <w:noProof/>
              </w:rPr>
              <w:t xml:space="preserve">5.3.1 </w:t>
            </w:r>
            <w:r w:rsidR="002157ED" w:rsidRPr="00C34569">
              <w:rPr>
                <w:rStyle w:val="af8"/>
                <w:noProof/>
              </w:rPr>
              <w:t>仿真平台对</w:t>
            </w:r>
            <w:r w:rsidR="002157ED" w:rsidRPr="00C34569">
              <w:rPr>
                <w:rStyle w:val="af8"/>
                <w:noProof/>
              </w:rPr>
              <w:t>OWL-S</w:t>
            </w:r>
            <w:r w:rsidR="002157ED" w:rsidRPr="00C34569">
              <w:rPr>
                <w:rStyle w:val="af8"/>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F17845" w:rsidP="00CA2DF8">
          <w:pPr>
            <w:pStyle w:val="31"/>
            <w:tabs>
              <w:tab w:val="right" w:leader="dot" w:pos="8302"/>
            </w:tabs>
            <w:spacing w:line="400" w:lineRule="exact"/>
            <w:ind w:left="960"/>
            <w:rPr>
              <w:noProof/>
            </w:rPr>
          </w:pPr>
          <w:hyperlink w:anchor="_Toc501892833" w:history="1">
            <w:r w:rsidR="002157ED" w:rsidRPr="00C34569">
              <w:rPr>
                <w:rStyle w:val="af8"/>
                <w:noProof/>
              </w:rPr>
              <w:t xml:space="preserve">5.3.2 </w:t>
            </w:r>
            <w:r w:rsidR="002157ED" w:rsidRPr="00C34569">
              <w:rPr>
                <w:rStyle w:val="af8"/>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F17845" w:rsidP="00CA2DF8">
          <w:pPr>
            <w:pStyle w:val="21"/>
            <w:tabs>
              <w:tab w:val="right" w:leader="dot" w:pos="8302"/>
            </w:tabs>
            <w:spacing w:line="400" w:lineRule="exact"/>
            <w:ind w:left="480"/>
            <w:rPr>
              <w:noProof/>
            </w:rPr>
          </w:pPr>
          <w:hyperlink w:anchor="_Toc501892834" w:history="1">
            <w:r w:rsidR="002157ED" w:rsidRPr="00C34569">
              <w:rPr>
                <w:rStyle w:val="af8"/>
                <w:noProof/>
              </w:rPr>
              <w:t xml:space="preserve">5.4 </w:t>
            </w:r>
            <w:r w:rsidR="002157ED" w:rsidRPr="00C34569">
              <w:rPr>
                <w:rStyle w:val="af8"/>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F17845" w:rsidP="00CA2DF8">
          <w:pPr>
            <w:pStyle w:val="13"/>
            <w:tabs>
              <w:tab w:val="right" w:leader="dot" w:pos="8302"/>
            </w:tabs>
            <w:spacing w:line="400" w:lineRule="exact"/>
            <w:rPr>
              <w:noProof/>
            </w:rPr>
          </w:pPr>
          <w:hyperlink w:anchor="_Toc501892835" w:history="1">
            <w:r w:rsidR="002157ED" w:rsidRPr="00C34569">
              <w:rPr>
                <w:rStyle w:val="af8"/>
                <w:noProof/>
              </w:rPr>
              <w:t>第</w:t>
            </w:r>
            <w:r w:rsidR="002157ED" w:rsidRPr="00C34569">
              <w:rPr>
                <w:rStyle w:val="af8"/>
                <w:noProof/>
              </w:rPr>
              <w:t>6</w:t>
            </w:r>
            <w:r w:rsidR="002157ED" w:rsidRPr="00C34569">
              <w:rPr>
                <w:rStyle w:val="af8"/>
                <w:noProof/>
              </w:rPr>
              <w:t>章</w:t>
            </w:r>
            <w:r w:rsidR="002157ED" w:rsidRPr="00C34569">
              <w:rPr>
                <w:rStyle w:val="af8"/>
                <w:noProof/>
              </w:rPr>
              <w:t xml:space="preserve"> </w:t>
            </w:r>
            <w:r w:rsidR="002157ED" w:rsidRPr="00C34569">
              <w:rPr>
                <w:rStyle w:val="af8"/>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F17845" w:rsidP="00CA2DF8">
          <w:pPr>
            <w:pStyle w:val="21"/>
            <w:tabs>
              <w:tab w:val="right" w:leader="dot" w:pos="8302"/>
            </w:tabs>
            <w:spacing w:line="400" w:lineRule="exact"/>
            <w:ind w:left="480"/>
            <w:rPr>
              <w:noProof/>
            </w:rPr>
          </w:pPr>
          <w:hyperlink w:anchor="_Toc501892836" w:history="1">
            <w:r w:rsidR="002157ED" w:rsidRPr="00C34569">
              <w:rPr>
                <w:rStyle w:val="af8"/>
                <w:noProof/>
              </w:rPr>
              <w:t xml:space="preserve">6.1 </w:t>
            </w:r>
            <w:r w:rsidR="002157ED" w:rsidRPr="00C34569">
              <w:rPr>
                <w:rStyle w:val="af8"/>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F17845" w:rsidP="00CA2DF8">
          <w:pPr>
            <w:pStyle w:val="31"/>
            <w:tabs>
              <w:tab w:val="right" w:leader="dot" w:pos="8302"/>
            </w:tabs>
            <w:spacing w:line="400" w:lineRule="exact"/>
            <w:ind w:left="960"/>
            <w:rPr>
              <w:noProof/>
            </w:rPr>
          </w:pPr>
          <w:hyperlink w:anchor="_Toc501892837" w:history="1">
            <w:r w:rsidR="002157ED" w:rsidRPr="00C34569">
              <w:rPr>
                <w:rStyle w:val="af8"/>
                <w:noProof/>
              </w:rPr>
              <w:t xml:space="preserve">6.1.1 </w:t>
            </w:r>
            <w:r w:rsidR="002157ED" w:rsidRPr="00C34569">
              <w:rPr>
                <w:rStyle w:val="af8"/>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F17845" w:rsidP="00CA2DF8">
          <w:pPr>
            <w:pStyle w:val="31"/>
            <w:tabs>
              <w:tab w:val="right" w:leader="dot" w:pos="8302"/>
            </w:tabs>
            <w:spacing w:line="400" w:lineRule="exact"/>
            <w:ind w:left="960"/>
            <w:rPr>
              <w:noProof/>
            </w:rPr>
          </w:pPr>
          <w:hyperlink w:anchor="_Toc501892838" w:history="1">
            <w:r w:rsidR="002157ED" w:rsidRPr="00C34569">
              <w:rPr>
                <w:rStyle w:val="af8"/>
                <w:noProof/>
              </w:rPr>
              <w:t xml:space="preserve">6.1.2 </w:t>
            </w:r>
            <w:r w:rsidR="002157ED" w:rsidRPr="00C34569">
              <w:rPr>
                <w:rStyle w:val="af8"/>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F17845" w:rsidP="00CA2DF8">
          <w:pPr>
            <w:pStyle w:val="31"/>
            <w:tabs>
              <w:tab w:val="right" w:leader="dot" w:pos="8302"/>
            </w:tabs>
            <w:spacing w:line="400" w:lineRule="exact"/>
            <w:ind w:left="960"/>
            <w:rPr>
              <w:noProof/>
            </w:rPr>
          </w:pPr>
          <w:hyperlink w:anchor="_Toc501892839" w:history="1">
            <w:r w:rsidR="002157ED" w:rsidRPr="00C34569">
              <w:rPr>
                <w:rStyle w:val="af8"/>
                <w:noProof/>
              </w:rPr>
              <w:t xml:space="preserve">6.1.3 </w:t>
            </w:r>
            <w:r w:rsidR="002157ED" w:rsidRPr="00C34569">
              <w:rPr>
                <w:rStyle w:val="af8"/>
                <w:noProof/>
              </w:rPr>
              <w:t>原型系统</w:t>
            </w:r>
            <w:r w:rsidR="002157ED" w:rsidRPr="00C34569">
              <w:rPr>
                <w:rStyle w:val="af8"/>
                <w:noProof/>
              </w:rPr>
              <w:t>UI</w:t>
            </w:r>
            <w:r w:rsidR="002157ED" w:rsidRPr="00C34569">
              <w:rPr>
                <w:rStyle w:val="af8"/>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F17845" w:rsidP="00CA2DF8">
          <w:pPr>
            <w:pStyle w:val="21"/>
            <w:tabs>
              <w:tab w:val="right" w:leader="dot" w:pos="8302"/>
            </w:tabs>
            <w:spacing w:line="400" w:lineRule="exact"/>
            <w:ind w:left="480"/>
            <w:rPr>
              <w:noProof/>
            </w:rPr>
          </w:pPr>
          <w:hyperlink w:anchor="_Toc501892840" w:history="1">
            <w:r w:rsidR="002157ED" w:rsidRPr="00C34569">
              <w:rPr>
                <w:rStyle w:val="af8"/>
                <w:noProof/>
              </w:rPr>
              <w:t xml:space="preserve">6.2 </w:t>
            </w:r>
            <w:r w:rsidR="002157ED" w:rsidRPr="00C34569">
              <w:rPr>
                <w:rStyle w:val="af8"/>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F17845" w:rsidP="00CA2DF8">
          <w:pPr>
            <w:pStyle w:val="31"/>
            <w:tabs>
              <w:tab w:val="right" w:leader="dot" w:pos="8302"/>
            </w:tabs>
            <w:spacing w:line="400" w:lineRule="exact"/>
            <w:ind w:left="960"/>
            <w:rPr>
              <w:noProof/>
            </w:rPr>
          </w:pPr>
          <w:hyperlink w:anchor="_Toc501892841" w:history="1">
            <w:r w:rsidR="002157ED" w:rsidRPr="00C34569">
              <w:rPr>
                <w:rStyle w:val="af8"/>
                <w:noProof/>
              </w:rPr>
              <w:t xml:space="preserve">6.2.1 </w:t>
            </w:r>
            <w:r w:rsidR="002157ED" w:rsidRPr="00C34569">
              <w:rPr>
                <w:rStyle w:val="af8"/>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F17845" w:rsidP="00CA2DF8">
          <w:pPr>
            <w:pStyle w:val="31"/>
            <w:tabs>
              <w:tab w:val="right" w:leader="dot" w:pos="8302"/>
            </w:tabs>
            <w:spacing w:line="400" w:lineRule="exact"/>
            <w:ind w:left="960"/>
            <w:rPr>
              <w:noProof/>
            </w:rPr>
          </w:pPr>
          <w:hyperlink w:anchor="_Toc501892842" w:history="1">
            <w:r w:rsidR="002157ED" w:rsidRPr="00C34569">
              <w:rPr>
                <w:rStyle w:val="af8"/>
                <w:noProof/>
              </w:rPr>
              <w:t xml:space="preserve">6.2.2 </w:t>
            </w:r>
            <w:r w:rsidR="002157ED" w:rsidRPr="00C34569">
              <w:rPr>
                <w:rStyle w:val="af8"/>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F17845" w:rsidP="00CA2DF8">
          <w:pPr>
            <w:pStyle w:val="31"/>
            <w:tabs>
              <w:tab w:val="right" w:leader="dot" w:pos="8302"/>
            </w:tabs>
            <w:spacing w:line="400" w:lineRule="exact"/>
            <w:ind w:left="960"/>
            <w:rPr>
              <w:noProof/>
            </w:rPr>
          </w:pPr>
          <w:hyperlink w:anchor="_Toc501892843" w:history="1">
            <w:r w:rsidR="002157ED" w:rsidRPr="00C34569">
              <w:rPr>
                <w:rStyle w:val="af8"/>
                <w:noProof/>
              </w:rPr>
              <w:t xml:space="preserve">6.2.3 </w:t>
            </w:r>
            <w:r w:rsidR="002157ED" w:rsidRPr="00C34569">
              <w:rPr>
                <w:rStyle w:val="af8"/>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F17845" w:rsidP="00CA2DF8">
          <w:pPr>
            <w:pStyle w:val="31"/>
            <w:tabs>
              <w:tab w:val="right" w:leader="dot" w:pos="8302"/>
            </w:tabs>
            <w:spacing w:line="400" w:lineRule="exact"/>
            <w:ind w:left="960"/>
            <w:rPr>
              <w:noProof/>
            </w:rPr>
          </w:pPr>
          <w:hyperlink w:anchor="_Toc501892844" w:history="1">
            <w:r w:rsidR="002157ED" w:rsidRPr="00C34569">
              <w:rPr>
                <w:rStyle w:val="af8"/>
                <w:noProof/>
              </w:rPr>
              <w:t xml:space="preserve">6.2.2 </w:t>
            </w:r>
            <w:r w:rsidR="002157ED" w:rsidRPr="00C34569">
              <w:rPr>
                <w:rStyle w:val="af8"/>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F17845" w:rsidP="00CA2DF8">
          <w:pPr>
            <w:pStyle w:val="21"/>
            <w:tabs>
              <w:tab w:val="right" w:leader="dot" w:pos="8302"/>
            </w:tabs>
            <w:spacing w:line="400" w:lineRule="exact"/>
            <w:ind w:left="480"/>
            <w:rPr>
              <w:noProof/>
            </w:rPr>
          </w:pPr>
          <w:hyperlink w:anchor="_Toc501892845" w:history="1">
            <w:r w:rsidR="002157ED" w:rsidRPr="00C34569">
              <w:rPr>
                <w:rStyle w:val="af8"/>
                <w:noProof/>
              </w:rPr>
              <w:t xml:space="preserve">6.3 </w:t>
            </w:r>
            <w:r w:rsidR="002157ED" w:rsidRPr="00C34569">
              <w:rPr>
                <w:rStyle w:val="af8"/>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F17845" w:rsidP="00CA2DF8">
          <w:pPr>
            <w:pStyle w:val="31"/>
            <w:tabs>
              <w:tab w:val="right" w:leader="dot" w:pos="8302"/>
            </w:tabs>
            <w:spacing w:line="400" w:lineRule="exact"/>
            <w:ind w:left="960"/>
            <w:rPr>
              <w:noProof/>
            </w:rPr>
          </w:pPr>
          <w:hyperlink w:anchor="_Toc501892846" w:history="1">
            <w:r w:rsidR="002157ED" w:rsidRPr="00C34569">
              <w:rPr>
                <w:rStyle w:val="af8"/>
                <w:noProof/>
              </w:rPr>
              <w:t xml:space="preserve">6.3.1 </w:t>
            </w:r>
            <w:r w:rsidR="002157ED" w:rsidRPr="00C34569">
              <w:rPr>
                <w:rStyle w:val="af8"/>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F17845" w:rsidP="00CA2DF8">
          <w:pPr>
            <w:pStyle w:val="31"/>
            <w:tabs>
              <w:tab w:val="right" w:leader="dot" w:pos="8302"/>
            </w:tabs>
            <w:spacing w:line="400" w:lineRule="exact"/>
            <w:ind w:left="960"/>
            <w:rPr>
              <w:noProof/>
            </w:rPr>
          </w:pPr>
          <w:hyperlink w:anchor="_Toc501892847" w:history="1">
            <w:r w:rsidR="002157ED" w:rsidRPr="00C34569">
              <w:rPr>
                <w:rStyle w:val="af8"/>
                <w:noProof/>
              </w:rPr>
              <w:t xml:space="preserve">6.3.2 </w:t>
            </w:r>
            <w:r w:rsidR="002157ED" w:rsidRPr="00C34569">
              <w:rPr>
                <w:rStyle w:val="af8"/>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F17845" w:rsidP="00CA2DF8">
          <w:pPr>
            <w:pStyle w:val="31"/>
            <w:tabs>
              <w:tab w:val="right" w:leader="dot" w:pos="8302"/>
            </w:tabs>
            <w:spacing w:line="400" w:lineRule="exact"/>
            <w:ind w:left="960"/>
            <w:rPr>
              <w:noProof/>
            </w:rPr>
          </w:pPr>
          <w:hyperlink w:anchor="_Toc501892848" w:history="1">
            <w:r w:rsidR="002157ED" w:rsidRPr="00C34569">
              <w:rPr>
                <w:rStyle w:val="af8"/>
                <w:noProof/>
              </w:rPr>
              <w:t xml:space="preserve">6.3.3 </w:t>
            </w:r>
            <w:r w:rsidR="002157ED" w:rsidRPr="00C34569">
              <w:rPr>
                <w:rStyle w:val="af8"/>
                <w:noProof/>
              </w:rPr>
              <w:t>对服务组合</w:t>
            </w:r>
            <w:r w:rsidR="002157ED" w:rsidRPr="00C34569">
              <w:rPr>
                <w:rStyle w:val="af8"/>
                <w:noProof/>
              </w:rPr>
              <w:t>OWL-S</w:t>
            </w:r>
            <w:r w:rsidR="002157ED" w:rsidRPr="00C34569">
              <w:rPr>
                <w:rStyle w:val="af8"/>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F17845" w:rsidP="00CA2DF8">
          <w:pPr>
            <w:pStyle w:val="31"/>
            <w:tabs>
              <w:tab w:val="right" w:leader="dot" w:pos="8302"/>
            </w:tabs>
            <w:spacing w:line="400" w:lineRule="exact"/>
            <w:ind w:left="960"/>
            <w:rPr>
              <w:noProof/>
            </w:rPr>
          </w:pPr>
          <w:hyperlink w:anchor="_Toc501892849" w:history="1">
            <w:r w:rsidR="002157ED" w:rsidRPr="00C34569">
              <w:rPr>
                <w:rStyle w:val="af8"/>
                <w:noProof/>
              </w:rPr>
              <w:t xml:space="preserve">6.3.4 </w:t>
            </w:r>
            <w:r w:rsidR="002157ED" w:rsidRPr="00C34569">
              <w:rPr>
                <w:rStyle w:val="af8"/>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F17845" w:rsidP="00CA2DF8">
          <w:pPr>
            <w:pStyle w:val="21"/>
            <w:tabs>
              <w:tab w:val="right" w:leader="dot" w:pos="8302"/>
            </w:tabs>
            <w:spacing w:line="400" w:lineRule="exact"/>
            <w:ind w:left="480"/>
            <w:rPr>
              <w:noProof/>
            </w:rPr>
          </w:pPr>
          <w:hyperlink w:anchor="_Toc501892850" w:history="1">
            <w:r w:rsidR="002157ED" w:rsidRPr="00C34569">
              <w:rPr>
                <w:rStyle w:val="af8"/>
                <w:noProof/>
              </w:rPr>
              <w:t xml:space="preserve">6.4 </w:t>
            </w:r>
            <w:r w:rsidR="002157ED" w:rsidRPr="00C34569">
              <w:rPr>
                <w:rStyle w:val="af8"/>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F17845" w:rsidP="00CA2DF8">
          <w:pPr>
            <w:pStyle w:val="21"/>
            <w:tabs>
              <w:tab w:val="right" w:leader="dot" w:pos="8302"/>
            </w:tabs>
            <w:spacing w:line="400" w:lineRule="exact"/>
            <w:ind w:left="480"/>
            <w:rPr>
              <w:noProof/>
            </w:rPr>
          </w:pPr>
          <w:hyperlink w:anchor="_Toc501892851" w:history="1">
            <w:r w:rsidR="002157ED" w:rsidRPr="00C34569">
              <w:rPr>
                <w:rStyle w:val="af8"/>
                <w:noProof/>
              </w:rPr>
              <w:t xml:space="preserve">6.5 </w:t>
            </w:r>
            <w:r w:rsidR="002157ED" w:rsidRPr="00C34569">
              <w:rPr>
                <w:rStyle w:val="af8"/>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F17845" w:rsidP="00CA2DF8">
          <w:pPr>
            <w:pStyle w:val="13"/>
            <w:tabs>
              <w:tab w:val="right" w:leader="dot" w:pos="8302"/>
            </w:tabs>
            <w:spacing w:line="400" w:lineRule="exact"/>
            <w:rPr>
              <w:noProof/>
            </w:rPr>
          </w:pPr>
          <w:hyperlink w:anchor="_Toc501892852" w:history="1">
            <w:r w:rsidR="002157ED" w:rsidRPr="00C34569">
              <w:rPr>
                <w:rStyle w:val="af8"/>
                <w:noProof/>
              </w:rPr>
              <w:t>第</w:t>
            </w:r>
            <w:r w:rsidR="002157ED" w:rsidRPr="00C34569">
              <w:rPr>
                <w:rStyle w:val="af8"/>
                <w:noProof/>
              </w:rPr>
              <w:t>7</w:t>
            </w:r>
            <w:r w:rsidR="002157ED" w:rsidRPr="00C34569">
              <w:rPr>
                <w:rStyle w:val="af8"/>
                <w:noProof/>
              </w:rPr>
              <w:t>章</w:t>
            </w:r>
            <w:r w:rsidR="002157ED" w:rsidRPr="00C34569">
              <w:rPr>
                <w:rStyle w:val="af8"/>
                <w:rFonts w:ascii="宋体" w:hAnsi="宋体" w:cs="宋体"/>
                <w:noProof/>
              </w:rPr>
              <w:t xml:space="preserve"> </w:t>
            </w:r>
            <w:r w:rsidR="002157ED" w:rsidRPr="00C34569">
              <w:rPr>
                <w:rStyle w:val="af8"/>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F17845" w:rsidP="00CA2DF8">
          <w:pPr>
            <w:pStyle w:val="21"/>
            <w:tabs>
              <w:tab w:val="right" w:leader="dot" w:pos="8302"/>
            </w:tabs>
            <w:spacing w:line="400" w:lineRule="exact"/>
            <w:ind w:left="480"/>
            <w:rPr>
              <w:noProof/>
            </w:rPr>
          </w:pPr>
          <w:hyperlink w:anchor="_Toc501892853" w:history="1">
            <w:r w:rsidR="002157ED" w:rsidRPr="00C34569">
              <w:rPr>
                <w:rStyle w:val="af8"/>
                <w:noProof/>
              </w:rPr>
              <w:t xml:space="preserve">7.1 </w:t>
            </w:r>
            <w:r w:rsidR="002157ED" w:rsidRPr="00C34569">
              <w:rPr>
                <w:rStyle w:val="af8"/>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F17845" w:rsidP="00CA2DF8">
          <w:pPr>
            <w:pStyle w:val="21"/>
            <w:tabs>
              <w:tab w:val="right" w:leader="dot" w:pos="8302"/>
            </w:tabs>
            <w:spacing w:line="400" w:lineRule="exact"/>
            <w:ind w:left="480"/>
            <w:rPr>
              <w:noProof/>
            </w:rPr>
          </w:pPr>
          <w:hyperlink w:anchor="_Toc501892854" w:history="1">
            <w:r w:rsidR="002157ED" w:rsidRPr="00C34569">
              <w:rPr>
                <w:rStyle w:val="af8"/>
                <w:noProof/>
              </w:rPr>
              <w:t xml:space="preserve">7.2 </w:t>
            </w:r>
            <w:r w:rsidR="002157ED" w:rsidRPr="00C34569">
              <w:rPr>
                <w:rStyle w:val="af8"/>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F17845" w:rsidP="00CA2DF8">
          <w:pPr>
            <w:pStyle w:val="13"/>
            <w:tabs>
              <w:tab w:val="right" w:leader="dot" w:pos="8302"/>
            </w:tabs>
            <w:spacing w:line="400" w:lineRule="exact"/>
            <w:rPr>
              <w:noProof/>
            </w:rPr>
          </w:pPr>
          <w:hyperlink w:anchor="_Toc501892855" w:history="1">
            <w:r w:rsidR="002157ED" w:rsidRPr="00C34569">
              <w:rPr>
                <w:rStyle w:val="af8"/>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F17845" w:rsidP="00CA2DF8">
          <w:pPr>
            <w:pStyle w:val="13"/>
            <w:tabs>
              <w:tab w:val="right" w:leader="dot" w:pos="8302"/>
            </w:tabs>
            <w:spacing w:line="400" w:lineRule="exact"/>
            <w:rPr>
              <w:noProof/>
            </w:rPr>
          </w:pPr>
          <w:hyperlink w:anchor="_Toc501892856" w:history="1">
            <w:r w:rsidR="002157ED" w:rsidRPr="00C34569">
              <w:rPr>
                <w:rStyle w:val="af8"/>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F17845" w:rsidP="00CA2DF8">
          <w:pPr>
            <w:pStyle w:val="13"/>
            <w:tabs>
              <w:tab w:val="right" w:leader="dot" w:pos="8302"/>
            </w:tabs>
            <w:spacing w:line="400" w:lineRule="exact"/>
            <w:rPr>
              <w:noProof/>
            </w:rPr>
          </w:pPr>
          <w:hyperlink w:anchor="_Toc501892857" w:history="1">
            <w:r w:rsidR="002157ED" w:rsidRPr="00C34569">
              <w:rPr>
                <w:rStyle w:val="af8"/>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54493626" w:rsidR="005F4FF9" w:rsidRDefault="005F4FF9" w:rsidP="00F03E42">
      <w:pPr>
        <w:pStyle w:val="1"/>
        <w:rPr>
          <w:noProof/>
        </w:rPr>
      </w:pPr>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1892786"/>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768F2E7F" w14:textId="330046D6" w:rsidR="00760166" w:rsidRDefault="00CF62D1" w:rsidP="003A189F">
      <w:pPr>
        <w:spacing w:line="400" w:lineRule="exact"/>
        <w:ind w:firstLineChars="200" w:firstLine="480"/>
      </w:pPr>
      <w:r w:rsidRPr="00683D46">
        <w:t>云制造</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w:t>
      </w:r>
    </w:p>
    <w:p w14:paraId="2B2DA8E0" w14:textId="74554BF1" w:rsidR="00536D69" w:rsidRPr="00DE3937" w:rsidRDefault="00760166" w:rsidP="008072E5">
      <w:pPr>
        <w:spacing w:line="400" w:lineRule="exact"/>
        <w:ind w:firstLineChars="200" w:firstLine="480"/>
      </w:pPr>
      <w:r>
        <w:rPr>
          <w:rFonts w:hint="eastAsia"/>
        </w:rPr>
        <w:t>对</w:t>
      </w:r>
      <w:r w:rsidR="00536D69" w:rsidRPr="00683D46">
        <w:t>云服务组合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系统必须从大量的待选云服务中选择最佳的云服务或组合云</w:t>
      </w:r>
      <w:r w:rsidR="00536D69" w:rsidRPr="00683D46">
        <w:lastRenderedPageBreak/>
        <w:t>服务来执行任务，也就是云服务优选。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r w:rsidR="00660DD9">
        <w:t>云制造</w:t>
      </w:r>
      <w:r w:rsidR="00660DD9">
        <w:rPr>
          <w:rFonts w:hint="eastAsia"/>
        </w:rPr>
        <w:t>服务</w:t>
      </w:r>
      <w:r w:rsidR="00660DD9">
        <w:t>组合评价过程中</w:t>
      </w:r>
      <w:r w:rsidR="00DE3937">
        <w:t>使用仿真方法，需要解决</w:t>
      </w:r>
      <w:r w:rsidR="00660DD9">
        <w:rPr>
          <w:rFonts w:hint="eastAsia"/>
        </w:rPr>
        <w:t>云</w:t>
      </w:r>
      <w:r w:rsidR="00660DD9">
        <w:t>服务</w:t>
      </w:r>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r w:rsidR="00DE3937">
        <w:t>云</w:t>
      </w:r>
      <w:r w:rsidR="00DE3937">
        <w:rPr>
          <w:rFonts w:hint="eastAsia"/>
        </w:rPr>
        <w:t>制造</w:t>
      </w:r>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结束后，将仿真指标通过相关的转换对应关系构建成评价指标，反馈给服务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1892787"/>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仿真方法是评价云制造组合服务的一种有效方法</w:t>
      </w:r>
      <w:r w:rsidR="00875506" w:rsidRPr="00D07DEE">
        <w:t>，</w:t>
      </w:r>
      <w:r w:rsidR="004838A2">
        <w:rPr>
          <w:rFonts w:hint="eastAsia"/>
        </w:rPr>
        <w:t>使用仿真方法</w:t>
      </w:r>
      <w:r w:rsidR="00875506" w:rsidRPr="00D07DEE">
        <w:t>能在云制造服务选择过程中，提高服务选择的定量化和有效性。</w:t>
      </w:r>
      <w:r w:rsidR="00BF4605">
        <w:rPr>
          <w:rFonts w:hint="eastAsia"/>
        </w:rPr>
        <w:t>为</w:t>
      </w:r>
      <w:r w:rsidR="00BF4605">
        <w:t>了有效地使用仿真方法，需要解决</w:t>
      </w:r>
      <w:r w:rsidR="005A4E8C">
        <w:rPr>
          <w:rFonts w:hint="eastAsia"/>
        </w:rPr>
        <w:t>云制造服务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面向仿真的云制造服务发布与组合方法，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r w:rsidR="00B30712">
        <w:rPr>
          <w:rFonts w:hint="eastAsia"/>
        </w:rPr>
        <w:t>云制造服务组合方案</w:t>
      </w:r>
      <w:r w:rsidR="000C2B45">
        <w:rPr>
          <w:rFonts w:hint="eastAsia"/>
        </w:rPr>
        <w:t>的评价</w:t>
      </w:r>
      <w:r w:rsidR="00BF4605">
        <w:t>。</w:t>
      </w:r>
    </w:p>
    <w:p w14:paraId="25750184" w14:textId="5776A70A"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研究云制造中制造资源与制造能力的虚拟化、服务化描述方法</w:t>
      </w:r>
      <w:r w:rsidR="00875506" w:rsidRPr="00D07DEE">
        <w:t>，对云制造服务目前通用的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其次，研究云服务组合后仿真模型的自动构建方法，</w:t>
      </w:r>
      <w:r w:rsidR="00875506" w:rsidRPr="00D07DEE">
        <w:t>根据云制造服务的组合意向结果构建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开发并实现了云制造服务原型系统，从而对云制造服务流程进行验证，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，并且以典型机床产品的云制造服务过程进行案例分析。</w:t>
      </w:r>
    </w:p>
    <w:p w14:paraId="540397F5" w14:textId="59729647" w:rsidR="00C140C8" w:rsidRDefault="00363AC8" w:rsidP="00C140C8">
      <w:pPr>
        <w:spacing w:line="400" w:lineRule="exact"/>
        <w:ind w:firstLineChars="200" w:firstLine="480"/>
      </w:pPr>
      <w:r w:rsidRPr="00D07DEE">
        <w:t>制造云服务的发布与组合是云制造的一个热点研究方向，本课题通过在服务描述中注入仿真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以仿真的方法对制造云服务进行评价以及执行过程的评估和追踪。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同时，论文的研究工作也为仿真的方法提供了一种新的应用对象，拓宽了仿真方法的应用领域，通过实际的实现框架和案例展示，说明了仿真方法对云制造</w:t>
      </w:r>
      <w:r w:rsidR="00E13681">
        <w:rPr>
          <w:rFonts w:hint="eastAsia"/>
        </w:rPr>
        <w:t>组合</w:t>
      </w:r>
      <w:r w:rsidRPr="00C140C8">
        <w:t>服务的评价具有良好的适用性。</w:t>
      </w:r>
      <w:bookmarkStart w:id="11" w:name="_Toc501892788"/>
    </w:p>
    <w:p w14:paraId="35166B2F" w14:textId="1790CDFA" w:rsidR="00CE2771" w:rsidRDefault="00CE2771" w:rsidP="00CD2FC2">
      <w:pPr>
        <w:pStyle w:val="2"/>
      </w:pPr>
      <w:r>
        <w:rPr>
          <w:rFonts w:hint="eastAsia"/>
        </w:rPr>
        <w:t>1.3 国内外研究进展</w:t>
      </w:r>
      <w:bookmarkEnd w:id="11"/>
    </w:p>
    <w:p w14:paraId="53BC5EA5" w14:textId="6207E7E2" w:rsidR="00CE2771" w:rsidRDefault="00FB5784" w:rsidP="00EF36B1">
      <w:pPr>
        <w:pStyle w:val="3"/>
      </w:pPr>
      <w:bookmarkStart w:id="12"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5C48BBE9"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6D35B8">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3F1AF318"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6D35B8">
        <w:rPr>
          <w:color w:val="080000"/>
          <w:vertAlign w:val="superscript"/>
        </w:rPr>
        <w:t>[4, 5]</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AC09E4">
        <w:instrText xml:space="preserve"> ADDIN NE.Ref.{2DA2D1D2-F55C-4299-9854-E0FA774C4FA2}</w:instrText>
      </w:r>
      <w:r w:rsidR="00D922F1">
        <w:fldChar w:fldCharType="separate"/>
      </w:r>
      <w:r w:rsidR="006D35B8">
        <w:rPr>
          <w:color w:val="080000"/>
          <w:vertAlign w:val="superscript"/>
        </w:rPr>
        <w:t>[6-10]</w:t>
      </w:r>
      <w:r w:rsidR="00D922F1">
        <w:fldChar w:fldCharType="end"/>
      </w:r>
      <w:r w:rsidRPr="00CA64D6">
        <w:t>。</w:t>
      </w:r>
    </w:p>
    <w:p w14:paraId="299C0209" w14:textId="47F35A2E"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AC09E4">
        <w:instrText xml:space="preserve"> ADDIN NE.Ref.{A47C6AC2-3554-4D2E-BC38-CB10D3497846}</w:instrText>
      </w:r>
      <w:r w:rsidR="00D922F1">
        <w:fldChar w:fldCharType="separate"/>
      </w:r>
      <w:r w:rsidR="006D35B8">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lastRenderedPageBreak/>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617B29FE"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6D35B8">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0"/>
        <w:rPr>
          <w:b/>
        </w:rPr>
      </w:pPr>
      <w:r w:rsidRPr="00772869">
        <w:rPr>
          <w:rFonts w:ascii="宋体" w:hAnsi="宋体" w:cs="宋体" w:hint="eastAsia"/>
          <w:b/>
        </w:rPr>
        <w:t>1.</w:t>
      </w:r>
      <w:r w:rsidR="00C179E9" w:rsidRPr="00772869">
        <w:rPr>
          <w:b/>
        </w:rPr>
        <w:t>在资源的感知与接入方面。</w:t>
      </w:r>
    </w:p>
    <w:p w14:paraId="676C10C1" w14:textId="451335BA"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6D35B8">
        <w:rPr>
          <w:rFonts w:ascii="宋体" w:cs="宋体"/>
          <w:color w:val="080000"/>
          <w:vertAlign w:val="superscript"/>
        </w:rPr>
        <w:t>[17]</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AC09E4">
        <w:instrText xml:space="preserve"> ADDIN NE.Ref.{61A884D1-D009-489F-872B-5A440AE72BCB}</w:instrText>
      </w:r>
      <w:r w:rsidR="001C5DC5">
        <w:fldChar w:fldCharType="separate"/>
      </w:r>
      <w:r w:rsidR="006D35B8">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AC09E4">
        <w:instrText xml:space="preserve"> ADDIN NE.Ref.{BA86AD14-72D3-4657-BE1A-E178BE7C77DB}</w:instrText>
      </w:r>
      <w:r w:rsidR="001C5DC5">
        <w:fldChar w:fldCharType="separate"/>
      </w:r>
      <w:r w:rsidR="006D35B8">
        <w:rPr>
          <w:rFonts w:ascii="宋体" w:cs="宋体"/>
          <w:color w:val="080000"/>
          <w:vertAlign w:val="superscript"/>
        </w:rPr>
        <w:t>[19]</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6D35B8">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0"/>
        <w:rPr>
          <w:b/>
        </w:rPr>
      </w:pPr>
      <w:r w:rsidRPr="00772869">
        <w:rPr>
          <w:rFonts w:ascii="宋体" w:hAnsi="宋体" w:cs="宋体" w:hint="eastAsia"/>
          <w:b/>
        </w:rPr>
        <w:t>2.</w:t>
      </w:r>
      <w:r w:rsidR="00C179E9" w:rsidRPr="00772869">
        <w:rPr>
          <w:b/>
        </w:rPr>
        <w:t>在资源的虚拟化方面。</w:t>
      </w:r>
    </w:p>
    <w:p w14:paraId="37CBBC8B" w14:textId="17B4AB5D"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6D35B8">
        <w:rPr>
          <w:rFonts w:ascii="宋体" w:cs="宋体"/>
          <w:color w:val="080000"/>
          <w:vertAlign w:val="superscript"/>
        </w:rPr>
        <w:t>[10]</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0"/>
        <w:rPr>
          <w:b/>
        </w:rPr>
      </w:pPr>
      <w:r w:rsidRPr="00772869">
        <w:rPr>
          <w:rFonts w:ascii="宋体" w:hAnsi="宋体" w:cs="宋体" w:hint="eastAsia"/>
          <w:b/>
        </w:rPr>
        <w:t>3.</w:t>
      </w:r>
      <w:r w:rsidR="00C179E9" w:rsidRPr="00772869">
        <w:rPr>
          <w:b/>
        </w:rPr>
        <w:t>在资源的服务化方面。</w:t>
      </w:r>
    </w:p>
    <w:p w14:paraId="1E0CE0B6" w14:textId="14C66DD0"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6D35B8">
        <w:rPr>
          <w:color w:val="080000"/>
          <w:vertAlign w:val="superscript"/>
        </w:rPr>
        <w:t>[21]</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6D35B8">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6D35B8">
        <w:rPr>
          <w:rFonts w:ascii="宋体" w:cs="宋体"/>
          <w:color w:val="080000"/>
          <w:vertAlign w:val="superscript"/>
        </w:rPr>
        <w:t>[23]</w:t>
      </w:r>
      <w:r w:rsidR="00A52035">
        <w:fldChar w:fldCharType="end"/>
      </w:r>
      <w:r w:rsidRPr="00CA64D6">
        <w:t>提出了一种基于</w:t>
      </w:r>
      <w:r w:rsidRPr="00CA64D6">
        <w:t>Web</w:t>
      </w:r>
      <w:r w:rsidRPr="00CA64D6">
        <w:t>服务的云制造软资源封装架构，给出了一种通用的软资源描述模型；吴雪娇等</w:t>
      </w:r>
      <w:r w:rsidR="00251523">
        <w:fldChar w:fldCharType="begin"/>
      </w:r>
      <w:r w:rsidR="00AC09E4">
        <w:instrText xml:space="preserve"> ADDIN NE.Ref.{EE4AFEF7-4E2E-40E1-AF54-5EA988051376}</w:instrText>
      </w:r>
      <w:r w:rsidR="00251523">
        <w:fldChar w:fldCharType="separate"/>
      </w:r>
      <w:r w:rsidR="006D35B8">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AC09E4">
        <w:instrText xml:space="preserve"> ADDIN NE.Ref.{36C14E53-1285-4F9D-A477-99AA5D9F54C3}</w:instrText>
      </w:r>
      <w:r w:rsidR="00251523">
        <w:fldChar w:fldCharType="separate"/>
      </w:r>
      <w:r w:rsidR="006D35B8">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6D35B8">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6D35B8">
        <w:rPr>
          <w:rFonts w:ascii="宋体" w:cs="宋体"/>
          <w:color w:val="080000"/>
          <w:vertAlign w:val="superscript"/>
        </w:rPr>
        <w:t>[27]</w:t>
      </w:r>
      <w:r w:rsidR="00251523">
        <w:fldChar w:fldCharType="end"/>
      </w:r>
      <w:r w:rsidRPr="00CA64D6">
        <w:t>分别提出了一种外协加工资源、加工云能力服务和设备类资源的描述模型；李向前等</w:t>
      </w:r>
      <w:r w:rsidR="00251523">
        <w:fldChar w:fldCharType="begin"/>
      </w:r>
      <w:r w:rsidR="00AC09E4">
        <w:instrText xml:space="preserve"> ADDIN NE.Ref.{DFBD9B65-9E5F-4BFA-A5FC-2D9DF2A14D9F}</w:instrText>
      </w:r>
      <w:r w:rsidR="00251523">
        <w:fldChar w:fldCharType="separate"/>
      </w:r>
      <w:r w:rsidR="006D35B8">
        <w:rPr>
          <w:rFonts w:ascii="宋体" w:cs="宋体"/>
          <w:color w:val="080000"/>
          <w:vertAlign w:val="superscript"/>
        </w:rPr>
        <w:t>[28]</w:t>
      </w:r>
      <w:r w:rsidR="00251523">
        <w:fldChar w:fldCharType="end"/>
      </w:r>
      <w:r w:rsidRPr="00CA64D6">
        <w:t>建立了面向集团企业云制造的静态知识服务模型和动态知识服务模型。</w:t>
      </w:r>
    </w:p>
    <w:p w14:paraId="4D14E3CF" w14:textId="2DE15C4B" w:rsidR="00F0164F" w:rsidRDefault="00F0164F" w:rsidP="00F0164F">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w:t>
      </w:r>
      <w:r w:rsidRPr="00CA64D6">
        <w:lastRenderedPageBreak/>
        <w:t>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6D35B8">
        <w:rPr>
          <w:color w:val="080000"/>
          <w:vertAlign w:val="superscript"/>
        </w:rPr>
        <w:t>[29, 30]</w:t>
      </w:r>
      <w:r w:rsidR="008F6E71">
        <w:fldChar w:fldCharType="end"/>
      </w:r>
      <w:r w:rsidRPr="00CA64D6">
        <w:t>。</w:t>
      </w:r>
    </w:p>
    <w:p w14:paraId="6802A049" w14:textId="7D78A29A"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6D35B8">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，在此基础上，借鉴现有资源或服务描述方法，提出了云制造模式下的制造能力描述体系框架。</w:t>
      </w:r>
    </w:p>
    <w:p w14:paraId="43B80F33" w14:textId="786D8DC4"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6D35B8">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25CFC0C8" w:rsidR="00F0164F" w:rsidRPr="007977A8" w:rsidRDefault="007977A8" w:rsidP="003B19DB">
      <w:pPr>
        <w:spacing w:line="400" w:lineRule="exact"/>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w:t>
      </w:r>
      <w:commentRangeStart w:id="13"/>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commentRangeEnd w:id="13"/>
      <w:r w:rsidR="006460BE">
        <w:rPr>
          <w:rStyle w:val="ae"/>
          <w:kern w:val="2"/>
        </w:rPr>
        <w:commentReference w:id="13"/>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commentRangeStart w:id="14"/>
      <w:r w:rsidR="006E6823">
        <w:rPr>
          <w:rFonts w:hint="eastAsia"/>
        </w:rPr>
        <w:t>制造能力包含多类</w:t>
      </w:r>
      <w:r w:rsidR="009137D5">
        <w:rPr>
          <w:rFonts w:hint="eastAsia"/>
        </w:rPr>
        <w:t>制造</w:t>
      </w:r>
      <w:r w:rsidR="006E6823">
        <w:rPr>
          <w:rFonts w:hint="eastAsia"/>
        </w:rPr>
        <w:t>资源</w:t>
      </w:r>
      <w:r w:rsidR="009137D5">
        <w:rPr>
          <w:rFonts w:hint="eastAsia"/>
        </w:rPr>
        <w:t>，多类</w:t>
      </w:r>
      <w:r w:rsidR="009F26D9">
        <w:rPr>
          <w:rFonts w:hint="eastAsia"/>
        </w:rPr>
        <w:t>制造</w:t>
      </w:r>
      <w:r w:rsidR="009137D5">
        <w:rPr>
          <w:rFonts w:hint="eastAsia"/>
        </w:rPr>
        <w:t>资源指制造能力包含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9F26D9">
        <w:rPr>
          <w:rFonts w:hint="eastAsia"/>
        </w:rPr>
        <w:t>。</w:t>
      </w:r>
      <w:commentRangeEnd w:id="14"/>
      <w:r w:rsidR="006460BE">
        <w:rPr>
          <w:rStyle w:val="ae"/>
          <w:kern w:val="2"/>
        </w:rPr>
        <w:commentReference w:id="14"/>
      </w:r>
    </w:p>
    <w:p w14:paraId="6457C6C1" w14:textId="3C9554C6" w:rsidR="00FB5784" w:rsidRDefault="00FB5784" w:rsidP="00FB5784">
      <w:pPr>
        <w:pStyle w:val="3"/>
      </w:pPr>
      <w:bookmarkStart w:id="15" w:name="_Toc501892790"/>
      <w:r>
        <w:rPr>
          <w:rFonts w:hint="eastAsia"/>
        </w:rPr>
        <w:t>1</w:t>
      </w:r>
      <w:r>
        <w:t xml:space="preserve">.3.2 </w:t>
      </w:r>
      <w:commentRangeStart w:id="16"/>
      <w:r>
        <w:rPr>
          <w:rFonts w:hint="eastAsia"/>
        </w:rPr>
        <w:t>云制造</w:t>
      </w:r>
      <w:r>
        <w:t>服务匹</w:t>
      </w:r>
      <w:commentRangeEnd w:id="16"/>
      <w:r w:rsidR="00477C62">
        <w:rPr>
          <w:rStyle w:val="ae"/>
          <w:rFonts w:ascii="Times New Roman" w:eastAsia="宋体" w:hAnsi="Times New Roman"/>
          <w:bCs w:val="0"/>
        </w:rPr>
        <w:commentReference w:id="16"/>
      </w:r>
      <w:r>
        <w:t>配</w:t>
      </w:r>
      <w:r w:rsidR="00D4307E">
        <w:rPr>
          <w:rFonts w:hint="eastAsia"/>
        </w:rPr>
        <w:t>及组合</w:t>
      </w:r>
      <w:r>
        <w:t>的研究进展</w:t>
      </w:r>
      <w:bookmarkEnd w:id="15"/>
    </w:p>
    <w:p w14:paraId="28AC19BB" w14:textId="379F44AA" w:rsidR="00A64907" w:rsidRPr="00A64907" w:rsidRDefault="00A64907" w:rsidP="00A503A4">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6D35B8">
        <w:rPr>
          <w:rFonts w:ascii="宋体" w:cs="宋体"/>
          <w:color w:val="080000"/>
          <w:vertAlign w:val="superscript"/>
        </w:rPr>
        <w:t>[33]</w:t>
      </w:r>
      <w:r w:rsidR="001102C4">
        <w:rPr>
          <w:color w:val="000000"/>
        </w:rPr>
        <w:fldChar w:fldCharType="end"/>
      </w:r>
      <w:r w:rsidRPr="00A64907">
        <w:rPr>
          <w:color w:val="000000"/>
        </w:rPr>
        <w:t>。</w:t>
      </w:r>
    </w:p>
    <w:p w14:paraId="0935B836" w14:textId="3FB3D7E9" w:rsidR="00585F70" w:rsidRDefault="00080177" w:rsidP="00585F70">
      <w:pPr>
        <w:spacing w:line="400" w:lineRule="exact"/>
        <w:ind w:firstLineChars="200" w:firstLine="480"/>
      </w:pPr>
      <w:r w:rsidRPr="00080177">
        <w:t>尹超等</w:t>
      </w:r>
      <w:r w:rsidR="00EC2687">
        <w:fldChar w:fldCharType="begin"/>
      </w:r>
      <w:r w:rsidR="00AC09E4">
        <w:instrText xml:space="preserve"> ADDIN NE.Ref.{5E8DDC17-2068-4AB2-B457-4FA70612F360}</w:instrText>
      </w:r>
      <w:r w:rsidR="00EC2687">
        <w:fldChar w:fldCharType="separate"/>
      </w:r>
      <w:r w:rsidR="006D35B8">
        <w:rPr>
          <w:rFonts w:ascii="宋体" w:cs="宋体"/>
          <w:color w:val="080000"/>
          <w:vertAlign w:val="superscript"/>
        </w:rPr>
        <w:t>[33]</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w:t>
      </w:r>
      <w:r w:rsidRPr="00080177">
        <w:rPr>
          <w:color w:val="000000"/>
        </w:rPr>
        <w:lastRenderedPageBreak/>
        <w:t>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06A2224D"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6D35B8">
        <w:rPr>
          <w:rFonts w:ascii="宋体" w:cs="宋体"/>
          <w:color w:val="080000"/>
          <w:vertAlign w:val="superscript"/>
        </w:rPr>
        <w:t>[34]</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5E92A5DB" w:rsidR="004154AC" w:rsidRDefault="00A503A4" w:rsidP="004154AC">
      <w:pPr>
        <w:spacing w:line="400" w:lineRule="exact"/>
        <w:ind w:firstLineChars="200" w:firstLine="480"/>
      </w:pPr>
      <w:r>
        <w:rPr>
          <w:rFonts w:hint="eastAsia"/>
        </w:rPr>
        <w:t>江萍</w:t>
      </w:r>
      <w:r>
        <w:t>等</w:t>
      </w:r>
      <w:r w:rsidR="00EC2687">
        <w:fldChar w:fldCharType="begin"/>
      </w:r>
      <w:r w:rsidR="00AC09E4">
        <w:instrText xml:space="preserve"> ADDIN NE.Ref.{BE8BE332-7850-4E6C-A9E8-0F5921817B3B}</w:instrText>
      </w:r>
      <w:r w:rsidR="00EC2687">
        <w:fldChar w:fldCharType="separate"/>
      </w:r>
      <w:r w:rsidR="006D35B8">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40E29CA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6D35B8">
        <w:rPr>
          <w:rFonts w:ascii="宋体" w:cs="宋体"/>
          <w:color w:val="080000"/>
          <w:vertAlign w:val="superscript"/>
        </w:rPr>
        <w:t>[36]</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798BCBDF"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6D35B8">
        <w:rPr>
          <w:rFonts w:ascii="宋体" w:cs="宋体"/>
          <w:color w:val="080000"/>
          <w:vertAlign w:val="superscript"/>
        </w:rPr>
        <w:t>[37]</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56955D7B" w:rsidR="00EC2687" w:rsidRPr="00EC2687" w:rsidRDefault="00EC2687" w:rsidP="003C33B3">
      <w:pPr>
        <w:spacing w:line="400" w:lineRule="exact"/>
        <w:ind w:firstLineChars="200" w:firstLine="480"/>
      </w:pPr>
      <w:r>
        <w:rPr>
          <w:rFonts w:hint="eastAsia"/>
        </w:rPr>
        <w:t>盛步云</w:t>
      </w:r>
      <w:r>
        <w:t>等</w:t>
      </w:r>
      <w:r>
        <w:fldChar w:fldCharType="begin"/>
      </w:r>
      <w:r w:rsidR="00AC09E4">
        <w:instrText xml:space="preserve"> ADDIN NE.Ref.{B42A2273-681A-4183-A3C5-9B996CA7B07B}</w:instrText>
      </w:r>
      <w:r>
        <w:fldChar w:fldCharType="separate"/>
      </w:r>
      <w:r w:rsidR="006D35B8">
        <w:rPr>
          <w:rFonts w:ascii="宋体" w:cs="宋体"/>
          <w:color w:val="080000"/>
          <w:vertAlign w:val="superscript"/>
        </w:rPr>
        <w:t>[38]</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6F157324" w14:textId="660FF32F" w:rsidR="00CE2771" w:rsidRP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6D35B8">
        <w:rPr>
          <w:rFonts w:ascii="宋体" w:cs="宋体"/>
          <w:color w:val="080000"/>
          <w:vertAlign w:val="superscript"/>
        </w:rPr>
        <w:t>[39]</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0F1AB8A0" w14:textId="7D08F553" w:rsidR="00D13549" w:rsidRPr="00D13549" w:rsidRDefault="00D13549" w:rsidP="00D82C24">
      <w:pPr>
        <w:spacing w:line="400" w:lineRule="exact"/>
        <w:ind w:firstLineChars="200" w:firstLine="480"/>
      </w:pPr>
      <w:r w:rsidRPr="00D13549">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AC09E4">
        <w:instrText xml:space="preserve"> ADDIN NE.Ref.{700D79A2-504B-4428-B130-A3DBD35CA285}</w:instrText>
      </w:r>
      <w:r w:rsidR="00A0705D">
        <w:fldChar w:fldCharType="separate"/>
      </w:r>
      <w:r w:rsidR="006D35B8">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w:t>
      </w:r>
      <w:r w:rsidRPr="00D13549">
        <w:lastRenderedPageBreak/>
        <w:t>途径。通过对云制造服务平台中已有的适合的云服务进行重用、组合、验证，构成能随大众需求而即时应变的松耦合制造云服务应用。</w:t>
      </w:r>
    </w:p>
    <w:p w14:paraId="477890CC" w14:textId="4B0D35DE" w:rsidR="00D13549" w:rsidRPr="00D13549" w:rsidRDefault="00EE36D7" w:rsidP="00D13549">
      <w:pPr>
        <w:spacing w:line="400" w:lineRule="exact"/>
        <w:ind w:firstLineChars="200" w:firstLine="480"/>
      </w:pPr>
      <w:r>
        <w:t>在实际的制造任务中，单一的云制造服务功能有限，往往难以满足复杂</w:t>
      </w:r>
      <w:r w:rsidR="00D13549" w:rsidRPr="00D13549">
        <w:t>制造业务</w:t>
      </w:r>
      <w:r>
        <w:rPr>
          <w:rFonts w:hint="eastAsia"/>
        </w:rPr>
        <w:t>的</w:t>
      </w:r>
      <w:r w:rsidR="00D13549" w:rsidRPr="00D13549">
        <w:t>需求。因此，云服务组合成为</w:t>
      </w:r>
      <w:r w:rsidR="009E3969">
        <w:rPr>
          <w:rFonts w:hint="eastAsia"/>
        </w:rPr>
        <w:t>了</w:t>
      </w:r>
      <w:r w:rsidR="00D13549" w:rsidRPr="00D13549">
        <w:t>云制造服务的主要表现形式和执行方法，关于云服务组合问题也必然会引起学术界广大的关注和重视，同时也出现了相应的研究成果。</w:t>
      </w:r>
    </w:p>
    <w:p w14:paraId="7CB540BB" w14:textId="2FB4AFF5" w:rsidR="00D13549" w:rsidRPr="00D13549" w:rsidRDefault="00D13549" w:rsidP="00A0705D">
      <w:pPr>
        <w:spacing w:line="400" w:lineRule="exact"/>
        <w:ind w:firstLineChars="200" w:firstLine="480"/>
      </w:pPr>
      <w:r w:rsidRPr="00D13549">
        <w:t>邹德国等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6D35B8">
        <w:rPr>
          <w:rFonts w:ascii="宋体" w:cs="宋体"/>
          <w:color w:val="080000"/>
          <w:vertAlign w:val="superscript"/>
        </w:rPr>
        <w:t>[41]</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6D35B8">
        <w:rPr>
          <w:color w:val="080000"/>
          <w:vertAlign w:val="superscript"/>
        </w:rPr>
        <w:t>[42]</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的连接，它们以真实连接方式可以使云服务更加成功的组合。刘卫宁</w:t>
      </w:r>
      <w:r w:rsidR="00A0705D">
        <w:rPr>
          <w:rFonts w:hint="eastAsia"/>
        </w:rPr>
        <w:t>等</w:t>
      </w:r>
      <w:r w:rsidR="00A0705D">
        <w:fldChar w:fldCharType="begin"/>
      </w:r>
      <w:r w:rsidR="00AC09E4">
        <w:instrText xml:space="preserve"> ADDIN NE.Ref.{62627970-7896-4074-8113-8AEABE02274F}</w:instrText>
      </w:r>
      <w:r w:rsidR="00A0705D">
        <w:fldChar w:fldCharType="separate"/>
      </w:r>
      <w:r w:rsidR="006D35B8">
        <w:rPr>
          <w:rFonts w:ascii="宋体" w:cs="宋体"/>
          <w:color w:val="080000"/>
          <w:vertAlign w:val="superscript"/>
        </w:rPr>
        <w:t>[43]</w:t>
      </w:r>
      <w:r w:rsidR="00A0705D">
        <w:fldChar w:fldCharType="end"/>
      </w:r>
      <w:r w:rsidRPr="00D13549">
        <w:t>提出了跨平台的云服务组合方法，并指出</w:t>
      </w:r>
      <w:r w:rsidRPr="00D13549">
        <w:t>SOA</w:t>
      </w:r>
      <w:r w:rsidRPr="00D13549">
        <w:t>架构中的</w:t>
      </w:r>
      <w:r w:rsidRPr="00D13549">
        <w:t>Web</w:t>
      </w:r>
      <w:r w:rsidRPr="00D13549">
        <w:t>服务组合方法用于处理云服务组合问题时受限，并且会导致在云计算环境下会有巨大数量的云服务闲置。</w:t>
      </w:r>
    </w:p>
    <w:p w14:paraId="579BCD2A" w14:textId="394B22A6" w:rsidR="00D13549" w:rsidRPr="00D13549" w:rsidRDefault="00D13549" w:rsidP="00D13549">
      <w:pPr>
        <w:spacing w:line="400" w:lineRule="exact"/>
        <w:ind w:firstLineChars="200" w:firstLine="480"/>
      </w:pPr>
      <w:r w:rsidRPr="00D13549">
        <w:t>倪晚成等</w:t>
      </w:r>
      <w:r w:rsidR="00A0705D">
        <w:fldChar w:fldCharType="begin"/>
      </w:r>
      <w:r w:rsidR="00AC09E4">
        <w:instrText xml:space="preserve"> ADDIN NE.Ref.{DB5410BD-234E-45CC-AE6B-77D552BAFF9B}</w:instrText>
      </w:r>
      <w:r w:rsidR="00A0705D">
        <w:fldChar w:fldCharType="separate"/>
      </w:r>
      <w:r w:rsidR="006D35B8">
        <w:rPr>
          <w:rFonts w:ascii="宋体" w:cs="宋体"/>
          <w:color w:val="080000"/>
          <w:vertAlign w:val="superscript"/>
        </w:rPr>
        <w:t>[44]</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AC09E4">
        <w:instrText xml:space="preserve"> ADDIN NE.Ref.{4746A4E8-2E4F-49F5-99EF-C7242AFFA939}</w:instrText>
      </w:r>
      <w:r w:rsidR="00A0705D">
        <w:fldChar w:fldCharType="separate"/>
      </w:r>
      <w:r w:rsidR="006D35B8">
        <w:rPr>
          <w:color w:val="080000"/>
          <w:vertAlign w:val="superscript"/>
        </w:rPr>
        <w:t>[45]</w:t>
      </w:r>
      <w:r w:rsidR="00A0705D">
        <w:fldChar w:fldCharType="end"/>
      </w:r>
      <w:r w:rsidR="00A0705D">
        <w:rPr>
          <w:rFonts w:hint="eastAsia"/>
        </w:rPr>
        <w:t>。</w:t>
      </w:r>
    </w:p>
    <w:p w14:paraId="24EF21CB" w14:textId="292B61C8" w:rsidR="00580FCE" w:rsidRDefault="00BD4FFA" w:rsidP="00BD4FFA">
      <w:pPr>
        <w:spacing w:line="400" w:lineRule="exact"/>
        <w:ind w:firstLineChars="200" w:firstLine="480"/>
      </w:pPr>
      <w:r w:rsidRPr="00BD4FFA">
        <w:t>Wang</w:t>
      </w:r>
      <w:r w:rsidRPr="00BD4FFA">
        <w:t>等人</w:t>
      </w:r>
      <w:r w:rsidR="006E4BAE" w:rsidRPr="006E4BAE">
        <w:fldChar w:fldCharType="begin"/>
      </w:r>
      <w:r w:rsidR="00AC09E4">
        <w:instrText xml:space="preserve"> ADDIN NE.Ref.{2E7DF131-A245-4C88-82EA-1713C573DA57}</w:instrText>
      </w:r>
      <w:r w:rsidR="006E4BAE" w:rsidRPr="006E4BAE">
        <w:fldChar w:fldCharType="separate"/>
      </w:r>
      <w:r w:rsidR="006D35B8">
        <w:rPr>
          <w:color w:val="080000"/>
          <w:vertAlign w:val="superscript"/>
        </w:rPr>
        <w:t>[46]</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AC09E4">
        <w:instrText xml:space="preserve"> ADDIN NE.Ref.{677F2DDF-067B-479E-B8AA-9D317FD6CE54}</w:instrText>
      </w:r>
      <w:r w:rsidR="006E4BAE" w:rsidRPr="006E4BAE">
        <w:fldChar w:fldCharType="separate"/>
      </w:r>
      <w:r w:rsidR="006D35B8">
        <w:rPr>
          <w:color w:val="080000"/>
          <w:vertAlign w:val="superscript"/>
        </w:rPr>
        <w:t>[47]</w:t>
      </w:r>
      <w:r w:rsidR="006E4BAE" w:rsidRPr="006E4BAE">
        <w:fldChar w:fldCharType="end"/>
      </w:r>
      <w:r w:rsidRPr="006E4BAE">
        <w:t>运用多目标混合整数线性规划模型与</w:t>
      </w:r>
      <w:r w:rsidRPr="006E4BAE">
        <w:t>ANP</w:t>
      </w:r>
      <w:r w:rsidRPr="006E4BAE">
        <w:t>组合的方法进行供应商选择与订单分配。</w:t>
      </w:r>
    </w:p>
    <w:p w14:paraId="7E3A41E0" w14:textId="5491967C" w:rsidR="00267DA8" w:rsidRDefault="00B744D0" w:rsidP="007F50DF">
      <w:pPr>
        <w:spacing w:line="400" w:lineRule="exact"/>
        <w:ind w:firstLineChars="200" w:firstLine="480"/>
      </w:pPr>
      <w:r>
        <w:rPr>
          <w:rFonts w:hint="eastAsia"/>
        </w:rPr>
        <w:t>服务匹配方面，</w:t>
      </w:r>
      <w:r w:rsidR="00D9207B">
        <w:rPr>
          <w:rFonts w:hint="eastAsia"/>
        </w:rPr>
        <w:t>本文在调研多种云制造服务匹配</w:t>
      </w:r>
      <w:r w:rsidR="00004AD6">
        <w:rPr>
          <w:rFonts w:hint="eastAsia"/>
        </w:rPr>
        <w:t>模式</w:t>
      </w:r>
      <w:r w:rsidR="00D9207B">
        <w:rPr>
          <w:rFonts w:hint="eastAsia"/>
        </w:rPr>
        <w:t>的基础上，</w:t>
      </w:r>
      <w:r w:rsidR="007F50DF">
        <w:rPr>
          <w:rFonts w:hint="eastAsia"/>
        </w:rPr>
        <w:t>借鉴了基于关键字的语义智能搜索方法和生成</w:t>
      </w:r>
      <w:r w:rsidR="007F50DF">
        <w:t>用户需求向量</w:t>
      </w:r>
      <w:r w:rsidR="007F50DF">
        <w:rPr>
          <w:rFonts w:hint="eastAsia"/>
        </w:rPr>
        <w:t>对</w:t>
      </w:r>
      <w:r w:rsidR="007F50DF">
        <w:t>服务名称、服务功能和服务非功能</w:t>
      </w:r>
      <w:r w:rsidR="007F50DF">
        <w:rPr>
          <w:rFonts w:hint="eastAsia"/>
        </w:rPr>
        <w:t>属性</w:t>
      </w:r>
      <w:r w:rsidR="007F50DF">
        <w:t>分别进行匹配</w:t>
      </w:r>
      <w:r w:rsidR="007F50DF">
        <w:rPr>
          <w:rFonts w:hint="eastAsia"/>
        </w:rPr>
        <w:t>这两种匹配模式，</w:t>
      </w:r>
      <w:r w:rsidR="00CD0962">
        <w:rPr>
          <w:rFonts w:hint="eastAsia"/>
        </w:rPr>
        <w:t>采用对</w:t>
      </w:r>
      <w:r w:rsidR="00CD5713">
        <w:rPr>
          <w:rFonts w:hint="eastAsia"/>
        </w:rPr>
        <w:t>服务名称的</w:t>
      </w:r>
      <w:r w:rsidR="00004AD6">
        <w:rPr>
          <w:rFonts w:hint="eastAsia"/>
        </w:rPr>
        <w:t>关键字模糊匹配的方式进行云制造服务的</w:t>
      </w:r>
      <w:r w:rsidR="007F50DF">
        <w:rPr>
          <w:rFonts w:hint="eastAsia"/>
        </w:rPr>
        <w:t>智能</w:t>
      </w:r>
      <w:r w:rsidR="00004AD6">
        <w:rPr>
          <w:rFonts w:hint="eastAsia"/>
        </w:rPr>
        <w:t>搜索</w:t>
      </w:r>
      <w:r w:rsidR="007F50DF">
        <w:rPr>
          <w:rFonts w:hint="eastAsia"/>
        </w:rPr>
        <w:t>。</w:t>
      </w:r>
      <w:r w:rsidR="0051595B">
        <w:rPr>
          <w:rFonts w:hint="eastAsia"/>
        </w:rPr>
        <w:t>服务组合方面</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技术对云制造服务进行描述，使之成为计算机能够理解的内容，然后编写脚本实现原子服务的组合。</w:t>
      </w:r>
    </w:p>
    <w:p w14:paraId="6E465526" w14:textId="6B8FE3F0" w:rsidR="00E93E8D" w:rsidRPr="00CE2771" w:rsidRDefault="00E93E8D" w:rsidP="00E93E8D">
      <w:pPr>
        <w:pStyle w:val="3"/>
      </w:pPr>
      <w:bookmarkStart w:id="17" w:name="_Toc501892792"/>
      <w:r>
        <w:rPr>
          <w:rFonts w:hint="eastAsia"/>
        </w:rPr>
        <w:lastRenderedPageBreak/>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7"/>
    </w:p>
    <w:p w14:paraId="22A181F2" w14:textId="2350E1F0"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AC09E4">
        <w:instrText xml:space="preserve"> ADDIN NE.Ref.{1041063E-036B-4380-80CC-1D16770FC0A1}</w:instrText>
      </w:r>
      <w:r w:rsidR="00CB1D7C">
        <w:fldChar w:fldCharType="separate"/>
      </w:r>
      <w:r w:rsidR="006D35B8">
        <w:rPr>
          <w:rFonts w:ascii="宋体" w:cs="宋体"/>
          <w:color w:val="080000"/>
          <w:vertAlign w:val="superscript"/>
        </w:rPr>
        <w:t>[48]</w:t>
      </w:r>
      <w:r w:rsidR="00CB1D7C">
        <w:fldChar w:fldCharType="end"/>
      </w:r>
      <w:r w:rsidRPr="006472AC">
        <w:t>，目前针对评价方法的研究进展如下</w:t>
      </w:r>
      <w:r w:rsidRPr="006472AC">
        <w:t xml:space="preserve">: </w:t>
      </w:r>
    </w:p>
    <w:p w14:paraId="2902DB96" w14:textId="596182DA"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6D35B8">
        <w:rPr>
          <w:color w:val="080000"/>
          <w:vertAlign w:val="superscript"/>
        </w:rPr>
        <w:t>[49]</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6D35B8">
        <w:rPr>
          <w:color w:val="080000"/>
          <w:vertAlign w:val="superscript"/>
        </w:rPr>
        <w:t>[50]</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6D35B8">
        <w:rPr>
          <w:color w:val="080000"/>
          <w:vertAlign w:val="superscript"/>
        </w:rPr>
        <w:t>[51]</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6D35B8">
        <w:rPr>
          <w:color w:val="080000"/>
          <w:vertAlign w:val="superscript"/>
        </w:rPr>
        <w:t>[52]</w:t>
      </w:r>
      <w:r w:rsidR="00CB1D7C">
        <w:fldChar w:fldCharType="end"/>
      </w:r>
      <w:r w:rsidRPr="006472AC">
        <w:t>提出了一个高效</w:t>
      </w:r>
      <w:r w:rsidRPr="006472AC">
        <w:t>QoS</w:t>
      </w:r>
      <w:r w:rsidRPr="006472AC">
        <w:t>感知服务选择的方法，通过混合整数规划来选择最佳的服务。</w:t>
      </w:r>
    </w:p>
    <w:p w14:paraId="6DAEC595" w14:textId="1FCF3A1D"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6D35B8">
        <w:rPr>
          <w:color w:val="080000"/>
          <w:vertAlign w:val="superscript"/>
        </w:rPr>
        <w:t>[53]</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6D35B8">
        <w:rPr>
          <w:rFonts w:ascii="宋体" w:cs="宋体"/>
          <w:color w:val="080000"/>
          <w:vertAlign w:val="superscript"/>
        </w:rPr>
        <w:t>[54]</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6D35B8">
        <w:rPr>
          <w:rFonts w:ascii="宋体" w:cs="宋体"/>
          <w:color w:val="080000"/>
          <w:vertAlign w:val="superscript"/>
        </w:rPr>
        <w:t>[55]</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AC09E4">
        <w:instrText xml:space="preserve"> ADDIN NE.Ref.{2E5C5566-11A6-4368-B730-4BE4C347D8FA}</w:instrText>
      </w:r>
      <w:r w:rsidR="00CB1D7C">
        <w:fldChar w:fldCharType="separate"/>
      </w:r>
      <w:r w:rsidR="006D35B8">
        <w:rPr>
          <w:rFonts w:ascii="宋体" w:cs="宋体"/>
          <w:color w:val="080000"/>
          <w:vertAlign w:val="superscript"/>
        </w:rPr>
        <w:t>[56]</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AC09E4">
        <w:instrText xml:space="preserve"> ADDIN NE.Ref.{33EB20AE-CA4F-408A-9F92-DE5A90EF6EA3}</w:instrText>
      </w:r>
      <w:r w:rsidR="00CB1D7C">
        <w:fldChar w:fldCharType="separate"/>
      </w:r>
      <w:r w:rsidR="006D35B8">
        <w:rPr>
          <w:rFonts w:ascii="宋体" w:cs="宋体"/>
          <w:color w:val="080000"/>
          <w:vertAlign w:val="superscript"/>
        </w:rPr>
        <w:t>[57]</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AC09E4">
        <w:instrText xml:space="preserve"> ADDIN NE.Ref.{525B6FCE-46E4-4DD6-8FAE-E84EB9DA0C74}</w:instrText>
      </w:r>
      <w:r w:rsidR="00CB1D7C">
        <w:fldChar w:fldCharType="separate"/>
      </w:r>
      <w:r w:rsidR="006D35B8">
        <w:rPr>
          <w:rFonts w:ascii="宋体" w:cs="宋体"/>
          <w:color w:val="080000"/>
          <w:vertAlign w:val="superscript"/>
        </w:rPr>
        <w:t>[58]</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lastRenderedPageBreak/>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18" w:name="_Toc501892793"/>
      <w:r>
        <w:rPr>
          <w:rFonts w:hint="eastAsia"/>
        </w:rPr>
        <w:t>1.4 论文的主要工作和章节安排</w:t>
      </w:r>
      <w:bookmarkEnd w:id="18"/>
    </w:p>
    <w:p w14:paraId="4680D961" w14:textId="62284578" w:rsidR="00407D56" w:rsidRDefault="00407D56" w:rsidP="00407D56">
      <w:pPr>
        <w:pStyle w:val="3"/>
      </w:pPr>
      <w:bookmarkStart w:id="19" w:name="_Toc501892794"/>
      <w:r>
        <w:rPr>
          <w:rFonts w:hint="eastAsia"/>
        </w:rPr>
        <w:t>1.4.1</w:t>
      </w:r>
      <w:r>
        <w:t xml:space="preserve"> </w:t>
      </w:r>
      <w:r>
        <w:rPr>
          <w:rFonts w:hint="eastAsia"/>
        </w:rPr>
        <w:t>论文主要工作</w:t>
      </w:r>
      <w:bookmarkEnd w:id="19"/>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论文以云制造服务</w:t>
      </w:r>
      <w:r w:rsidR="00E63AF5">
        <w:rPr>
          <w:rFonts w:hint="eastAsia"/>
        </w:rPr>
        <w:t>发布和组合方法的研究</w:t>
      </w:r>
      <w:r w:rsidR="00E63AF5">
        <w:t>为主线展开，首先分析和总结了云制造服务</w:t>
      </w:r>
      <w:r w:rsidR="00E63AF5">
        <w:rPr>
          <w:rFonts w:hint="eastAsia"/>
        </w:rPr>
        <w:t>发布和组合的研究现状，介绍了云制造服务和管理流程中涉及到的概念和理论</w:t>
      </w:r>
      <w:r w:rsidR="00E63AF5" w:rsidRPr="00E63AF5">
        <w:t>，</w:t>
      </w:r>
      <w:r w:rsidR="00E63AF5">
        <w:rPr>
          <w:rFonts w:hint="eastAsia"/>
        </w:rPr>
        <w:t>在分析现在云制造服务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提出把仿真的方法应用到云制造服务组合的评价当中去，</w:t>
      </w:r>
      <w:r w:rsidR="00E63AF5">
        <w:rPr>
          <w:rFonts w:hint="eastAsia"/>
        </w:rPr>
        <w:t>在服务发布阶段往服务描述文件中注入仿真信息，服务组合阶段组合各个原子服务的仿真信息，在服务评价阶段根据组合服务的仿真信息建立仿真模型，</w:t>
      </w:r>
      <w:r w:rsidR="00E63AF5" w:rsidRPr="00E63AF5">
        <w:t>根据仿真结果映射到云制造服务组合的评价指标。论文主要工作如下：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研究云制造服务与仿真模型的映射方法，在此基础上研究仿真模型信息的发布方法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604E8CC2" w:rsidR="000D38E2" w:rsidRPr="000D38E2" w:rsidRDefault="000D38E2" w:rsidP="00E63AF5">
      <w:pPr>
        <w:spacing w:line="400" w:lineRule="exact"/>
        <w:ind w:firstLineChars="200" w:firstLine="480"/>
      </w:pPr>
      <w:r w:rsidRPr="000D38E2">
        <w:rPr>
          <w:rFonts w:hint="eastAsia"/>
        </w:rPr>
        <w:lastRenderedPageBreak/>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搭建了云制造服务原型系统，提供服务发布、需求发布与匹配、服务组合、服务仿真评价及展示等功能，从而验证论文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20" w:name="_Toc501892795"/>
      <w:r>
        <w:rPr>
          <w:rFonts w:hint="eastAsia"/>
        </w:rPr>
        <w:t>1.4.2</w:t>
      </w:r>
      <w:r>
        <w:t xml:space="preserve"> 论文章节安排</w:t>
      </w:r>
      <w:bookmarkEnd w:id="20"/>
    </w:p>
    <w:p w14:paraId="03B29392" w14:textId="77777777" w:rsidR="00407D56" w:rsidRDefault="00407D56" w:rsidP="00407D56">
      <w:pPr>
        <w:spacing w:line="400" w:lineRule="exact"/>
        <w:ind w:firstLineChars="200" w:firstLine="480"/>
      </w:pPr>
      <w:bookmarkStart w:id="21" w:name="_GoBack"/>
      <w:bookmarkEnd w:id="21"/>
      <w:r>
        <w:rPr>
          <w:rFonts w:hint="eastAsia"/>
        </w:rPr>
        <w:t>论文的各章节安排如图</w:t>
      </w:r>
      <w:r>
        <w:rPr>
          <w:rFonts w:hint="eastAsia"/>
        </w:rPr>
        <w:t>1.1</w:t>
      </w:r>
      <w:r>
        <w:rPr>
          <w:rFonts w:hint="eastAsia"/>
        </w:rPr>
        <w:t>所示。</w:t>
      </w:r>
    </w:p>
    <w:p w14:paraId="5F479C91" w14:textId="50D34FE1" w:rsidR="00AB6E83" w:rsidRPr="00AB6E83" w:rsidRDefault="00D04F31" w:rsidP="00AB6E83">
      <w:pPr>
        <w:pStyle w:val="a5"/>
        <w:rPr>
          <w:rFonts w:eastAsiaTheme="minorEastAsia"/>
        </w:rPr>
      </w:pPr>
      <w:r>
        <w:object w:dxaOrig="8055" w:dyaOrig="7291" w14:anchorId="30ACE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pt;height:364.2pt" o:ole="">
            <v:imagedata r:id="rId25" o:title=""/>
          </v:shape>
          <o:OLEObject Type="Embed" ProgID="Visio.Drawing.15" ShapeID="_x0000_i1025" DrawAspect="Content" ObjectID="_1579073416" r:id="rId26"/>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w:t>
      </w:r>
      <w:commentRangeStart w:id="22"/>
      <w:r>
        <w:rPr>
          <w:rFonts w:hint="eastAsia"/>
        </w:rPr>
        <w:t>文架构图</w:t>
      </w:r>
      <w:commentRangeEnd w:id="22"/>
      <w:r w:rsidR="00477C62">
        <w:rPr>
          <w:rStyle w:val="ae"/>
        </w:rPr>
        <w:commentReference w:id="22"/>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7"/>
          <w:headerReference w:type="default" r:id="rId28"/>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23" w:name="_Toc501892796"/>
      <w:r>
        <w:rPr>
          <w:rFonts w:hint="eastAsia"/>
        </w:rPr>
        <w:lastRenderedPageBreak/>
        <w:t xml:space="preserve">第2章 </w:t>
      </w:r>
      <w:r w:rsidR="004C7E01">
        <w:rPr>
          <w:rFonts w:hint="eastAsia"/>
        </w:rPr>
        <w:t>云制造服务</w:t>
      </w:r>
      <w:r w:rsidR="007B6766">
        <w:rPr>
          <w:rFonts w:hint="eastAsia"/>
        </w:rPr>
        <w:t>及其</w:t>
      </w:r>
      <w:r w:rsidR="007B6766">
        <w:t>相关技术</w:t>
      </w:r>
      <w:bookmarkEnd w:id="23"/>
    </w:p>
    <w:p w14:paraId="35409124" w14:textId="316D9413" w:rsidR="00FB5784" w:rsidRDefault="004A51CE" w:rsidP="00FB5784">
      <w:pPr>
        <w:pStyle w:val="2"/>
      </w:pPr>
      <w:bookmarkStart w:id="24" w:name="_Toc501892797"/>
      <w:r>
        <w:rPr>
          <w:rFonts w:hint="eastAsia"/>
        </w:rPr>
        <w:t xml:space="preserve">2.1 </w:t>
      </w:r>
      <w:r w:rsidR="00686F55">
        <w:rPr>
          <w:rFonts w:hint="eastAsia"/>
        </w:rPr>
        <w:t>云制造</w:t>
      </w:r>
      <w:r w:rsidR="006F4E79">
        <w:rPr>
          <w:rFonts w:hint="eastAsia"/>
        </w:rPr>
        <w:t>概念</w:t>
      </w:r>
      <w:bookmarkEnd w:id="24"/>
    </w:p>
    <w:p w14:paraId="53D671DF" w14:textId="226A57E8" w:rsidR="00241949" w:rsidRDefault="00241949" w:rsidP="007E1BCD">
      <w:pPr>
        <w:pStyle w:val="3"/>
      </w:pPr>
      <w:bookmarkStart w:id="25" w:name="_Toc501892798"/>
      <w:r>
        <w:rPr>
          <w:rFonts w:hint="eastAsia"/>
        </w:rPr>
        <w:t>2</w:t>
      </w:r>
      <w:r>
        <w:t xml:space="preserve">.1.1 </w:t>
      </w:r>
      <w:r>
        <w:rPr>
          <w:rFonts w:hint="eastAsia"/>
        </w:rPr>
        <w:t>云制造</w:t>
      </w:r>
      <w:r>
        <w:t>概念</w:t>
      </w:r>
      <w:r>
        <w:rPr>
          <w:rFonts w:hint="eastAsia"/>
        </w:rPr>
        <w:t>及其</w:t>
      </w:r>
      <w:r>
        <w:t>发展</w:t>
      </w:r>
      <w:bookmarkEnd w:id="25"/>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F10706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6D35B8">
        <w:rPr>
          <w:rFonts w:ascii="宋体" w:cs="宋体"/>
          <w:color w:val="080000"/>
          <w:vertAlign w:val="superscript"/>
        </w:rPr>
        <w:t>[59]</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6D35B8">
        <w:rPr>
          <w:color w:val="080000"/>
          <w:vertAlign w:val="superscript"/>
        </w:rPr>
        <w:t>[40, 60]</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6D35B8">
        <w:rPr>
          <w:color w:val="080000"/>
          <w:vertAlign w:val="superscript"/>
        </w:rPr>
        <w:t>[61, 62]</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6D35B8">
        <w:rPr>
          <w:color w:val="080000"/>
          <w:vertAlign w:val="superscript"/>
        </w:rPr>
        <w:t>[63, 64]</w:t>
      </w:r>
      <w:r w:rsidR="00196339">
        <w:fldChar w:fldCharType="end"/>
      </w:r>
      <w:r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6D35B8">
        <w:rPr>
          <w:rFonts w:ascii="宋体" w:cs="宋体"/>
          <w:color w:val="080000"/>
          <w:vertAlign w:val="superscript"/>
        </w:rPr>
        <w:t>[65, 66]</w:t>
      </w:r>
      <w:r w:rsidR="00196339">
        <w:fldChar w:fldCharType="end"/>
      </w:r>
      <w:r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6D35B8">
        <w:rPr>
          <w:rFonts w:ascii="宋体" w:cs="宋体"/>
          <w:color w:val="080000"/>
          <w:vertAlign w:val="superscript"/>
        </w:rPr>
        <w:t>[67]</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6D35B8">
        <w:rPr>
          <w:color w:val="080000"/>
          <w:vertAlign w:val="superscript"/>
        </w:rPr>
        <w:t>[68]</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3C1BA0FF" w:rsidR="00FB5784" w:rsidRPr="0025794D" w:rsidRDefault="00FB5784" w:rsidP="00FB5784">
      <w:pPr>
        <w:spacing w:line="400" w:lineRule="exact"/>
        <w:ind w:firstLineChars="200" w:firstLine="480"/>
      </w:pPr>
      <w:r w:rsidRPr="0025794D">
        <w:rPr>
          <w:rFonts w:hint="eastAsia"/>
        </w:rPr>
        <w:lastRenderedPageBreak/>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6D35B8">
        <w:rPr>
          <w:rFonts w:ascii="宋体" w:cs="宋体"/>
          <w:color w:val="080000"/>
          <w:vertAlign w:val="superscript"/>
        </w:rPr>
        <w:t>[59, 66, 69]</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622A70D2"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6D35B8">
        <w:rPr>
          <w:rFonts w:ascii="宋体" w:cs="宋体"/>
          <w:color w:val="080000"/>
          <w:vertAlign w:val="superscript"/>
        </w:rPr>
        <w:t>[16, 69]</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2.3pt;height:226.05pt" o:ole="">
            <v:imagedata r:id="rId29" o:title=""/>
          </v:shape>
          <o:OLEObject Type="Embed" ProgID="Visio.Drawing.15" ShapeID="_x0000_i1026" DrawAspect="Content" ObjectID="_1579073417" r:id="rId30"/>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r w:rsidRPr="0025794D">
        <w:rPr>
          <w:rFonts w:hint="eastAsia"/>
        </w:rPr>
        <w:t>云制造概念模型</w:t>
      </w:r>
    </w:p>
    <w:p w14:paraId="27485C22" w14:textId="45F0F16D"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w:t>
      </w:r>
      <w:ins w:id="26" w:author="陆剑峰" w:date="2018-01-30T19:50:00Z">
        <w:r w:rsidR="00477C62" w:rsidRPr="00A33584">
          <w:t>及硬制造资源服务</w:t>
        </w:r>
        <w:r w:rsidR="00477C62" w:rsidRPr="00A33584">
          <w:t>MHSaaS</w:t>
        </w:r>
        <w:r w:rsidR="00477C62" w:rsidRPr="00A33584">
          <w:t>（</w:t>
        </w:r>
        <w:r w:rsidR="00477C62" w:rsidRPr="00A33584">
          <w:t>manufacturing hard resource as a service</w:t>
        </w:r>
        <w:r w:rsidR="00477C62" w:rsidRPr="00A33584">
          <w:t>）</w:t>
        </w:r>
      </w:ins>
      <w:r w:rsidRPr="00A33584">
        <w:t>，</w:t>
      </w:r>
      <w:ins w:id="27" w:author="陆剑峰" w:date="2018-01-30T19:51:00Z">
        <w:r w:rsidR="00477C62" w:rsidRPr="00A33584">
          <w:t>MSRaaS</w:t>
        </w:r>
      </w:ins>
      <w:r w:rsidRPr="00A33584">
        <w:t>如制造过程中的各种模</w:t>
      </w:r>
      <w:r w:rsidRPr="00A33584">
        <w:lastRenderedPageBreak/>
        <w:t>型、（大）数据、软件、信息、知识等</w:t>
      </w:r>
      <w:del w:id="28" w:author="陆剑峰" w:date="2018-01-30T19:50:00Z">
        <w:r w:rsidRPr="00A33584" w:rsidDel="00477C62">
          <w:delText>及硬制造资源服务</w:delText>
        </w:r>
        <w:r w:rsidRPr="00A33584" w:rsidDel="00477C62">
          <w:delText>MHSaaS</w:delText>
        </w:r>
        <w:r w:rsidRPr="00A33584" w:rsidDel="00477C62">
          <w:delText>（</w:delText>
        </w:r>
        <w:r w:rsidRPr="00A33584" w:rsidDel="00477C62">
          <w:delText>manufacturing hard resource as a service</w:delText>
        </w:r>
        <w:r w:rsidRPr="00A33584" w:rsidDel="00477C62">
          <w:delText>）</w:delText>
        </w:r>
      </w:del>
      <w:r w:rsidRPr="00A33584">
        <w:t>，</w:t>
      </w:r>
      <w:ins w:id="29" w:author="陆剑峰" w:date="2018-01-30T19:51:00Z">
        <w:r w:rsidR="00477C62" w:rsidRPr="00A33584">
          <w:t>MHSaaS</w:t>
        </w:r>
      </w:ins>
      <w:r w:rsidRPr="00A33584">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r>
        <w:rPr>
          <w:rFonts w:hint="eastAsia"/>
        </w:rPr>
        <w:t>2.1.</w:t>
      </w:r>
      <w:r w:rsidR="00EB29F1">
        <w:rPr>
          <w:rFonts w:hint="eastAsia"/>
        </w:rPr>
        <w:t>2</w:t>
      </w:r>
      <w:r>
        <w:t xml:space="preserve"> </w:t>
      </w:r>
      <w:r>
        <w:rPr>
          <w:rFonts w:hint="eastAsia"/>
        </w:rPr>
        <w:t>云制造服务组合的概念</w:t>
      </w:r>
    </w:p>
    <w:p w14:paraId="6E5298F7" w14:textId="5AD43246" w:rsidR="000302DF" w:rsidRPr="00820170" w:rsidRDefault="00F93469" w:rsidP="00F93469">
      <w:pPr>
        <w:widowControl w:val="0"/>
        <w:autoSpaceDE w:val="0"/>
        <w:autoSpaceDN w:val="0"/>
        <w:adjustRightInd w:val="0"/>
        <w:spacing w:line="400" w:lineRule="exact"/>
        <w:ind w:firstLineChars="200" w:firstLine="480"/>
      </w:pPr>
      <w:r>
        <w:rPr>
          <w:rFonts w:hint="eastAsia"/>
        </w:rPr>
        <w:t>云制造服务组合是服务选择不断迭代的过程，选择的复杂程度和迭代的次数由子任务的粒度和数量决定。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r>
        <w:rPr>
          <w:rFonts w:hint="eastAsia"/>
        </w:rPr>
        <w:t>云制造</w:t>
      </w:r>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5B7F0439" w:rsidR="008C2BD6" w:rsidRDefault="008C2BD6" w:rsidP="000C08F6">
      <w:pPr>
        <w:spacing w:line="400" w:lineRule="exact"/>
        <w:ind w:firstLineChars="200" w:firstLine="480"/>
      </w:pPr>
      <w:r w:rsidRPr="00820170">
        <w:t>云制造中的服务组合是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服务组合是云制造的关键技术，依据用户需求组合简单或功能单一的服</w:t>
      </w:r>
      <w:r w:rsidR="00F42D4F" w:rsidRPr="00820170">
        <w:t>务，以生成功能复杂的组合云制造服务。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6D35B8">
        <w:rPr>
          <w:rFonts w:ascii="宋体" w:cs="宋体"/>
          <w:color w:val="080000"/>
          <w:vertAlign w:val="superscript"/>
        </w:rPr>
        <w:t>[70]</w:t>
      </w:r>
      <w:r w:rsidR="00EB6010">
        <w:fldChar w:fldCharType="end"/>
      </w:r>
      <w:r w:rsidR="000C08F6">
        <w:rPr>
          <w:rFonts w:hint="eastAsia"/>
        </w:rPr>
        <w:t>。</w:t>
      </w:r>
    </w:p>
    <w:p w14:paraId="6F70DFF3" w14:textId="1D3CC472" w:rsidR="00E6712E" w:rsidRDefault="00E6712E" w:rsidP="004718A5">
      <w:pPr>
        <w:pStyle w:val="3"/>
      </w:pPr>
      <w:r>
        <w:rPr>
          <w:rFonts w:hint="eastAsia"/>
        </w:rPr>
        <w:t>2.1.</w:t>
      </w:r>
      <w:r w:rsidR="00EB29F1">
        <w:rPr>
          <w:rFonts w:hint="eastAsia"/>
        </w:rPr>
        <w:t>3</w:t>
      </w:r>
      <w:r>
        <w:t xml:space="preserve"> 云制造服务组合</w:t>
      </w:r>
      <w:r w:rsidR="000C6AC9">
        <w:rPr>
          <w:rFonts w:hint="eastAsia"/>
        </w:rPr>
        <w:t>方案</w:t>
      </w:r>
      <w:r>
        <w:t>评价的基本概念和</w:t>
      </w:r>
      <w:r>
        <w:rPr>
          <w:rFonts w:hint="eastAsia"/>
        </w:rPr>
        <w:t>指标</w:t>
      </w:r>
      <w:r>
        <w:t>体系</w:t>
      </w:r>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Default="00D110BE" w:rsidP="00D110BE">
      <w:pPr>
        <w:spacing w:line="400" w:lineRule="exact"/>
        <w:ind w:firstLineChars="200" w:firstLine="480"/>
      </w:pPr>
      <w:r w:rsidRPr="0039645E">
        <w:t>服务需求方希望从众多的云制造资源中选择出最佳的服务，这就需要综合全面的考虑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w:t>
      </w:r>
      <w:r w:rsidR="00D63595">
        <w:t>：（成本，时间，质量，服务可靠性，服务可用性，服务诚信度），</w:t>
      </w:r>
      <w:r w:rsidRPr="0039645E">
        <w:t>如</w:t>
      </w:r>
      <w:r w:rsidR="00D63595" w:rsidRPr="00D63595">
        <w:rPr>
          <w:rFonts w:hint="eastAsia"/>
          <w:color w:val="FF0000"/>
        </w:rPr>
        <w:t>表</w:t>
      </w:r>
      <w:r w:rsidR="00D63595" w:rsidRPr="00D63595">
        <w:rPr>
          <w:rFonts w:hint="eastAsia"/>
          <w:color w:val="FF0000"/>
        </w:rPr>
        <w:t>2.1</w:t>
      </w:r>
      <w:r w:rsidR="00D63595">
        <w:rPr>
          <w:rFonts w:hint="eastAsia"/>
        </w:rPr>
        <w:t>所示</w:t>
      </w:r>
      <w:r w:rsidRPr="0039645E">
        <w:t>：</w:t>
      </w:r>
    </w:p>
    <w:p w14:paraId="6A1DB4EE" w14:textId="2628F4E6" w:rsidR="001E7F92" w:rsidRDefault="001E7F92" w:rsidP="00D63595">
      <w:pPr>
        <w:pStyle w:val="a5"/>
      </w:pPr>
      <w:r>
        <w:rPr>
          <w:rFonts w:hint="eastAsia"/>
        </w:rPr>
        <w:lastRenderedPageBreak/>
        <w:t>表</w:t>
      </w:r>
      <w:r>
        <w:rPr>
          <w:rFonts w:hint="eastAsia"/>
        </w:rPr>
        <w:t>2.1</w:t>
      </w:r>
      <w:r>
        <w:t xml:space="preserve"> </w:t>
      </w:r>
      <w:r>
        <w:rPr>
          <w:rFonts w:hint="eastAsia"/>
        </w:rPr>
        <w:t>服务需求方</w:t>
      </w:r>
      <w:ins w:id="30" w:author="陆剑峰" w:date="2018-01-30T19:52:00Z">
        <w:r w:rsidR="009D559B">
          <w:rPr>
            <w:rFonts w:hint="eastAsia"/>
          </w:rPr>
          <w:t>关注</w:t>
        </w:r>
        <w:r w:rsidR="009D559B">
          <w:t>的</w:t>
        </w:r>
      </w:ins>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4D650D39" w:rsidR="00D04F31" w:rsidRDefault="00171CAA" w:rsidP="00171CAA">
            <w:pPr>
              <w:spacing w:line="400" w:lineRule="exact"/>
            </w:pPr>
            <w:r w:rsidRPr="0039645E">
              <w:t>从</w:t>
            </w:r>
            <w:r w:rsidR="00992BB4">
              <w:t>服务需求方</w:t>
            </w:r>
            <w:r w:rsidRPr="0039645E">
              <w:t>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403389A4" w:rsidR="00D04F31" w:rsidRDefault="00992BB4" w:rsidP="00171CAA">
            <w:pPr>
              <w:spacing w:line="400" w:lineRule="exact"/>
            </w:pPr>
            <w:r>
              <w:t>服务需求方</w:t>
            </w:r>
            <w:r w:rsidR="00171CAA" w:rsidRPr="0039645E">
              <w:t>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服务能够正确响应的比率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2F20707B" w:rsidR="001A2F99" w:rsidRDefault="001A2F99" w:rsidP="001A2F99">
      <w:pPr>
        <w:pStyle w:val="a5"/>
      </w:pPr>
      <w:r>
        <w:rPr>
          <w:rFonts w:hint="eastAsia"/>
        </w:rPr>
        <w:t>表</w:t>
      </w:r>
      <w:r>
        <w:rPr>
          <w:rFonts w:hint="eastAsia"/>
        </w:rPr>
        <w:t>2.2</w:t>
      </w:r>
      <w:r>
        <w:t xml:space="preserve"> </w:t>
      </w:r>
      <w:r>
        <w:rPr>
          <w:rFonts w:hint="eastAsia"/>
        </w:rPr>
        <w:t>服务提供方</w:t>
      </w:r>
      <w:ins w:id="31" w:author="陆剑峰" w:date="2018-01-30T19:52:00Z">
        <w:r w:rsidR="009D559B">
          <w:rPr>
            <w:rFonts w:hint="eastAsia"/>
          </w:rPr>
          <w:t>关注</w:t>
        </w:r>
        <w:r w:rsidR="009D559B">
          <w:t>的</w:t>
        </w:r>
      </w:ins>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32" w:name="_Toc501892800"/>
      <w:r>
        <w:rPr>
          <w:rFonts w:hint="eastAsia"/>
        </w:rPr>
        <w:lastRenderedPageBreak/>
        <w:t>2.2 语义Web</w:t>
      </w:r>
      <w:bookmarkEnd w:id="32"/>
      <w:r w:rsidR="00A91225">
        <w:rPr>
          <w:rFonts w:hint="eastAsia"/>
        </w:rPr>
        <w:t>的基本技术</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Default="00B92C15" w:rsidP="00B92C15">
      <w:pPr>
        <w:spacing w:line="400" w:lineRule="exact"/>
        <w:ind w:firstLineChars="200" w:firstLine="480"/>
        <w:rPr>
          <w:color w:val="454545"/>
          <w:shd w:val="clear" w:color="auto" w:fill="FFFFFF"/>
        </w:rPr>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2F23F6DE" w14:textId="29DC57D5" w:rsidR="004B6D1A" w:rsidRPr="00B92C15" w:rsidRDefault="004B6D1A" w:rsidP="00B92C15">
      <w:pPr>
        <w:spacing w:line="400" w:lineRule="exact"/>
        <w:ind w:firstLineChars="200" w:firstLine="480"/>
      </w:pPr>
      <w:r>
        <w:rPr>
          <w:rFonts w:hint="eastAsia"/>
          <w:color w:val="454545"/>
          <w:shd w:val="clear" w:color="auto" w:fill="FFFFFF"/>
        </w:rPr>
        <w:t>将语义</w:t>
      </w:r>
      <w:r>
        <w:rPr>
          <w:rFonts w:hint="eastAsia"/>
          <w:color w:val="454545"/>
          <w:shd w:val="clear" w:color="auto" w:fill="FFFFFF"/>
        </w:rPr>
        <w:t>Web</w:t>
      </w:r>
      <w:r>
        <w:rPr>
          <w:rFonts w:hint="eastAsia"/>
          <w:color w:val="454545"/>
          <w:shd w:val="clear" w:color="auto" w:fill="FFFFFF"/>
        </w:rPr>
        <w:t>引入制造领域，通过使用语义</w:t>
      </w:r>
      <w:r>
        <w:rPr>
          <w:rFonts w:hint="eastAsia"/>
          <w:color w:val="454545"/>
          <w:shd w:val="clear" w:color="auto" w:fill="FFFFFF"/>
        </w:rPr>
        <w:t>Web</w:t>
      </w:r>
      <w:r>
        <w:rPr>
          <w:rFonts w:hint="eastAsia"/>
          <w:color w:val="454545"/>
          <w:shd w:val="clear" w:color="auto" w:fill="FFFFFF"/>
        </w:rPr>
        <w:t>技术来描述制造服务</w:t>
      </w:r>
      <w:r w:rsidR="00963142">
        <w:rPr>
          <w:rFonts w:hint="eastAsia"/>
          <w:color w:val="454545"/>
          <w:shd w:val="clear" w:color="auto" w:fill="FFFFFF"/>
        </w:rPr>
        <w:t>，</w:t>
      </w:r>
      <w:r w:rsidR="00343948">
        <w:rPr>
          <w:rFonts w:hint="eastAsia"/>
          <w:color w:val="454545"/>
          <w:shd w:val="clear" w:color="auto" w:fill="FFFFFF"/>
        </w:rPr>
        <w:t>可以使计算机能够</w:t>
      </w:r>
      <w:r w:rsidR="00AB2C14">
        <w:rPr>
          <w:rFonts w:hint="eastAsia"/>
          <w:color w:val="454545"/>
          <w:shd w:val="clear" w:color="auto" w:fill="FFFFFF"/>
        </w:rPr>
        <w:t>理解服务信息。在服务发现阶段，</w:t>
      </w:r>
      <w:r w:rsidR="00F30ECC">
        <w:rPr>
          <w:rFonts w:hint="eastAsia"/>
          <w:color w:val="454545"/>
          <w:shd w:val="clear" w:color="auto" w:fill="FFFFFF"/>
        </w:rPr>
        <w:t>计算机可以自动</w:t>
      </w:r>
      <w:r w:rsidR="001D5F65">
        <w:rPr>
          <w:rFonts w:hint="eastAsia"/>
          <w:color w:val="454545"/>
          <w:shd w:val="clear" w:color="auto" w:fill="FFFFFF"/>
        </w:rPr>
        <w:t>完成</w:t>
      </w:r>
      <w:r w:rsidR="00F30ECC">
        <w:rPr>
          <w:rFonts w:hint="eastAsia"/>
          <w:color w:val="454545"/>
          <w:shd w:val="clear" w:color="auto" w:fill="FFFFFF"/>
        </w:rPr>
        <w:t>服务</w:t>
      </w:r>
      <w:r w:rsidR="001D5F65">
        <w:rPr>
          <w:rFonts w:hint="eastAsia"/>
          <w:color w:val="454545"/>
          <w:shd w:val="clear" w:color="auto" w:fill="FFFFFF"/>
        </w:rPr>
        <w:t>的检索</w:t>
      </w:r>
      <w:r w:rsidR="00F30ECC">
        <w:rPr>
          <w:rFonts w:hint="eastAsia"/>
          <w:color w:val="454545"/>
          <w:shd w:val="clear" w:color="auto" w:fill="FFFFFF"/>
        </w:rPr>
        <w:t>，提取出符合用户需求的服务集。</w:t>
      </w:r>
      <w:r w:rsidR="00D9727C">
        <w:rPr>
          <w:rFonts w:hint="eastAsia"/>
          <w:color w:val="454545"/>
          <w:shd w:val="clear" w:color="auto" w:fill="FFFFFF"/>
        </w:rPr>
        <w:t>在服务组合阶段，可以实现服务组合自动化，用户只需在前台完成原子服务的选择</w:t>
      </w:r>
      <w:r w:rsidR="007C0FD4">
        <w:rPr>
          <w:rFonts w:hint="eastAsia"/>
          <w:color w:val="454545"/>
          <w:shd w:val="clear" w:color="auto" w:fill="FFFFFF"/>
        </w:rPr>
        <w:t>和顺序定义</w:t>
      </w:r>
      <w:r w:rsidR="00D9727C">
        <w:rPr>
          <w:rFonts w:hint="eastAsia"/>
          <w:color w:val="454545"/>
          <w:shd w:val="clear" w:color="auto" w:fill="FFFFFF"/>
        </w:rPr>
        <w:t>，系统</w:t>
      </w:r>
      <w:r w:rsidR="00186A3B">
        <w:rPr>
          <w:rFonts w:hint="eastAsia"/>
          <w:color w:val="454545"/>
          <w:shd w:val="clear" w:color="auto" w:fill="FFFFFF"/>
        </w:rPr>
        <w:t>将</w:t>
      </w:r>
      <w:r w:rsidR="00D9727C">
        <w:rPr>
          <w:rFonts w:hint="eastAsia"/>
          <w:color w:val="454545"/>
          <w:shd w:val="clear" w:color="auto" w:fill="FFFFFF"/>
        </w:rPr>
        <w:t>自动完成</w:t>
      </w:r>
      <w:r w:rsidR="00186A3B">
        <w:rPr>
          <w:rFonts w:hint="eastAsia"/>
          <w:color w:val="454545"/>
          <w:shd w:val="clear" w:color="auto" w:fill="FFFFFF"/>
        </w:rPr>
        <w:t>服务的组合。</w:t>
      </w:r>
    </w:p>
    <w:p w14:paraId="759D2F54" w14:textId="4A3BCCFE" w:rsidR="00686F55" w:rsidRDefault="00F625F6" w:rsidP="00AD04DD">
      <w:pPr>
        <w:pStyle w:val="3"/>
      </w:pPr>
      <w:bookmarkStart w:id="33" w:name="_Toc501892801"/>
      <w:r>
        <w:rPr>
          <w:rFonts w:hint="eastAsia"/>
        </w:rPr>
        <w:t>2.2.1 本体论</w:t>
      </w:r>
      <w:bookmarkEnd w:id="33"/>
      <w:r w:rsidR="008070E7">
        <w:rPr>
          <w:rFonts w:hint="eastAsia"/>
        </w:rPr>
        <w:t>的概念</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34" w:name="_Toc501892802"/>
      <w:r>
        <w:rPr>
          <w:rFonts w:hint="eastAsia"/>
        </w:rPr>
        <w:t>2.2.2</w:t>
      </w:r>
      <w:r w:rsidR="00D26EF2">
        <w:t xml:space="preserve"> </w:t>
      </w:r>
      <w:bookmarkEnd w:id="34"/>
      <w:r w:rsidR="00231797">
        <w:rPr>
          <w:rFonts w:hint="eastAsia"/>
        </w:rPr>
        <w:t>语义Web中的描述语言</w:t>
      </w:r>
    </w:p>
    <w:p w14:paraId="788FF50C" w14:textId="463EB2D2" w:rsidR="00C1759E" w:rsidRPr="00C1759E" w:rsidRDefault="00C1759E" w:rsidP="00C1759E">
      <w:pPr>
        <w:spacing w:line="400" w:lineRule="exact"/>
        <w:ind w:firstLineChars="200" w:firstLine="480"/>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6C29EB6"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6D35B8">
        <w:rPr>
          <w:rFonts w:ascii="宋体" w:cs="宋体"/>
          <w:color w:val="080000"/>
          <w:vertAlign w:val="superscript"/>
        </w:rPr>
        <w:t>[71]</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7B4434" w:rsidRPr="006E12DC" w:rsidRDefault="007B4434"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7B4434" w:rsidRPr="006E12DC" w:rsidRDefault="007B4434"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7B4434" w:rsidRPr="006E12DC" w:rsidRDefault="007B4434">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cx1="http://schemas.microsoft.com/office/drawing/2015/9/8/chartex" xmlns:cx="http://schemas.microsoft.com/office/drawing/2014/chartex">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7B4434" w:rsidRPr="006E12DC" w:rsidRDefault="007B4434"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7B4434" w:rsidRPr="006E12DC" w:rsidRDefault="007B4434"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7B4434" w:rsidRPr="006E12DC" w:rsidRDefault="007B4434">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7B4434" w:rsidRPr="003055B8" w:rsidRDefault="007B4434"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7B4434" w:rsidRPr="003055B8" w:rsidRDefault="007B4434"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7B4434" w:rsidRPr="003055B8" w:rsidRDefault="007B4434"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7B4434" w:rsidRPr="003055B8" w:rsidRDefault="007B4434"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7B4434" w:rsidRPr="00C622E2" w:rsidRDefault="007B4434">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7B4434" w:rsidRDefault="007B4434"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7B4434" w:rsidRDefault="007B4434"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cx1="http://schemas.microsoft.com/office/drawing/2015/9/8/chartex" xmlns:cx="http://schemas.microsoft.com/office/drawing/2014/chartex">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7B4434" w:rsidRPr="003055B8" w:rsidRDefault="007B4434"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7B4434" w:rsidRPr="003055B8" w:rsidRDefault="007B4434"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7B4434" w:rsidRPr="003055B8" w:rsidRDefault="007B4434"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7B4434" w:rsidRPr="003055B8" w:rsidRDefault="007B4434"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7B4434" w:rsidRPr="00C622E2" w:rsidRDefault="007B4434">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7B4434" w:rsidRDefault="007B4434"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7B4434" w:rsidRDefault="007B4434"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3866CB0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6D35B8">
        <w:rPr>
          <w:color w:val="080000"/>
          <w:vertAlign w:val="superscript"/>
        </w:rPr>
        <w:t>[72]</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6D35B8">
        <w:rPr>
          <w:color w:val="080000"/>
          <w:vertAlign w:val="superscript"/>
        </w:rPr>
        <w:t>[73]</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7B4434" w:rsidRPr="00D842CC" w:rsidRDefault="007B4434"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7B4434" w:rsidRDefault="007B4434"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7B4434" w:rsidRDefault="007B4434"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7B4434" w:rsidRDefault="007B4434" w:rsidP="00D842CC">
                              <w:pPr>
                                <w:pStyle w:val="a3"/>
                                <w:jc w:val="center"/>
                                <w:rPr>
                                  <w:rFonts w:eastAsia="等线"/>
                                  <w:color w:val="000000"/>
                                </w:rPr>
                              </w:pPr>
                              <w:r>
                                <w:rPr>
                                  <w:rFonts w:eastAsia="等线"/>
                                  <w:color w:val="000000"/>
                                </w:rPr>
                                <w:t>appl: Person</w:t>
                              </w:r>
                            </w:p>
                            <w:p w14:paraId="7A2CBF27" w14:textId="1B0ADFB8" w:rsidR="007B4434" w:rsidRDefault="007B4434"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7B4434" w:rsidRDefault="007B4434"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7B4434" w:rsidRDefault="007B4434"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7B4434" w:rsidRDefault="007B4434"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7B4434" w:rsidRDefault="007B4434"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7B4434" w:rsidRDefault="007B4434"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7B4434" w:rsidRDefault="007B4434"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7B4434" w:rsidRDefault="007B4434"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7B4434" w:rsidRDefault="007B4434"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7B4434" w:rsidRDefault="007B4434">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7B4434" w:rsidRDefault="007B4434"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7B4434" w:rsidRPr="00775170" w:rsidRDefault="007B4434"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7B4434" w:rsidRPr="00775170" w:rsidRDefault="007B4434"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7B4434" w:rsidRDefault="007B4434"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7B4434" w:rsidRDefault="007B4434"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7B4434" w:rsidRDefault="007B4434"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7B4434" w:rsidRDefault="007B4434"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7B4434" w:rsidRDefault="007B4434"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7B4434" w:rsidRPr="00376AD7" w:rsidRDefault="007B4434"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7B4434" w:rsidRDefault="007B4434"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cx1="http://schemas.microsoft.com/office/drawing/2015/9/8/chartex" xmlns:cx="http://schemas.microsoft.com/office/drawing/2014/chartex">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7B4434" w:rsidRPr="00D842CC" w:rsidRDefault="007B4434"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7B4434" w:rsidRDefault="007B4434"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7B4434" w:rsidRDefault="007B4434"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7B4434" w:rsidRDefault="007B4434" w:rsidP="00D842CC">
                        <w:pPr>
                          <w:pStyle w:val="a3"/>
                          <w:jc w:val="center"/>
                          <w:rPr>
                            <w:rFonts w:eastAsia="等线"/>
                            <w:color w:val="000000"/>
                          </w:rPr>
                        </w:pPr>
                        <w:r>
                          <w:rPr>
                            <w:rFonts w:eastAsia="等线"/>
                            <w:color w:val="000000"/>
                          </w:rPr>
                          <w:t>appl: Person</w:t>
                        </w:r>
                      </w:p>
                      <w:p w14:paraId="7A2CBF27" w14:textId="1B0ADFB8" w:rsidR="007B4434" w:rsidRDefault="007B4434"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7B4434" w:rsidRDefault="007B4434"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7B4434" w:rsidRDefault="007B4434"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7B4434" w:rsidRDefault="007B4434"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7B4434" w:rsidRDefault="007B4434"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7B4434" w:rsidRDefault="007B4434"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7B4434" w:rsidRDefault="007B4434"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7B4434" w:rsidRDefault="007B4434"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7B4434" w:rsidRDefault="007B4434"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7B4434" w:rsidRDefault="007B4434">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7B4434" w:rsidRDefault="007B4434"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7B4434" w:rsidRPr="00775170" w:rsidRDefault="007B4434"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7B4434" w:rsidRPr="00775170" w:rsidRDefault="007B4434"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7B4434" w:rsidRDefault="007B4434"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7B4434" w:rsidRDefault="007B4434"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7B4434" w:rsidRDefault="007B4434"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7B4434" w:rsidRDefault="007B4434"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7B4434" w:rsidRDefault="007B4434"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7B4434" w:rsidRPr="00376AD7" w:rsidRDefault="007B4434"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7B4434" w:rsidRDefault="007B4434"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0"/>
        <w:rPr>
          <w:b/>
        </w:rPr>
      </w:pPr>
      <w:r w:rsidRPr="00F364E0">
        <w:rPr>
          <w:b/>
          <w:bCs/>
          <w:kern w:val="2"/>
        </w:rPr>
        <w:t>2.</w:t>
      </w:r>
      <w:r w:rsidRPr="00F364E0">
        <w:rPr>
          <w:b/>
        </w:rPr>
        <w:t xml:space="preserve"> OWL</w:t>
      </w:r>
      <w:r w:rsidRPr="00F364E0">
        <w:rPr>
          <w:b/>
        </w:rPr>
        <w:t>描述语言</w:t>
      </w:r>
    </w:p>
    <w:p w14:paraId="5CDFD1C5" w14:textId="0FF68070"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6D35B8">
        <w:rPr>
          <w:rFonts w:ascii="宋体" w:cs="宋体"/>
          <w:color w:val="080000"/>
          <w:vertAlign w:val="superscript"/>
        </w:rPr>
        <w:t>[74]</w:t>
      </w:r>
      <w:r w:rsidR="004B66A9">
        <w:fldChar w:fldCharType="end"/>
      </w:r>
      <w:r w:rsidRPr="007A2007">
        <w:t>。</w:t>
      </w:r>
    </w:p>
    <w:p w14:paraId="04021F07" w14:textId="081147A5"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6D35B8">
        <w:rPr>
          <w:rFonts w:ascii="宋体" w:cs="宋体"/>
          <w:color w:val="080000"/>
          <w:vertAlign w:val="superscript"/>
        </w:rPr>
        <w:t>[74]</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0"/>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518B0DA5"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6D35B8">
        <w:rPr>
          <w:rFonts w:ascii="宋体" w:cs="宋体"/>
          <w:color w:val="080000"/>
          <w:vertAlign w:val="superscript"/>
        </w:rPr>
        <w:t>[75]</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2pt;height:119.7pt" o:ole="">
            <v:imagedata r:id="rId31" o:title=""/>
          </v:shape>
          <o:OLEObject Type="Embed" ProgID="Visio.Drawing.15" ShapeID="_x0000_i1027" DrawAspect="Content" ObjectID="_1579073418" r:id="rId32"/>
        </w:object>
      </w:r>
    </w:p>
    <w:p w14:paraId="5CBDAA37" w14:textId="590C2F3E" w:rsidR="00F231BC" w:rsidRDefault="00F231BC" w:rsidP="001B15F3">
      <w:pPr>
        <w:pStyle w:val="a4"/>
      </w:pPr>
      <w:r>
        <w:rPr>
          <w:rFonts w:hint="eastAsia"/>
        </w:rPr>
        <w:t>图</w:t>
      </w:r>
      <w:r w:rsidR="00100B6E">
        <w:rPr>
          <w:rFonts w:hint="eastAsia"/>
        </w:rPr>
        <w:t>2.5</w:t>
      </w:r>
      <w:r>
        <w:rPr>
          <w:rFonts w:hint="eastAsia"/>
        </w:rPr>
        <w:t xml:space="preserve"> OWL-S</w:t>
      </w:r>
      <w:r>
        <w:rPr>
          <w:rFonts w:hint="eastAsia"/>
        </w:rPr>
        <w:t>格式的</w:t>
      </w:r>
      <w:r>
        <w:rPr>
          <w:rFonts w:hint="eastAsia"/>
        </w:rPr>
        <w:t>Service</w:t>
      </w:r>
      <w:r>
        <w:rPr>
          <w:rFonts w:hint="eastAsia"/>
        </w:rPr>
        <w:t>本体</w:t>
      </w:r>
    </w:p>
    <w:p w14:paraId="3AEF989C" w14:textId="32411F24"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6D35B8">
        <w:rPr>
          <w:color w:val="080000"/>
          <w:vertAlign w:val="superscript"/>
        </w:rPr>
        <w:t>[76]</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0"/>
        <w:rPr>
          <w:b/>
        </w:rPr>
      </w:pPr>
      <w:r w:rsidRPr="00771A4C">
        <w:rPr>
          <w:b/>
        </w:rPr>
        <w:t>Service Profile</w:t>
      </w:r>
    </w:p>
    <w:p w14:paraId="58E933F9" w14:textId="56998DAB"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0"/>
        <w:rPr>
          <w:b/>
        </w:rPr>
      </w:pPr>
      <w:r w:rsidRPr="00771A4C">
        <w:rPr>
          <w:b/>
        </w:rPr>
        <w:t>Service Model</w:t>
      </w:r>
    </w:p>
    <w:p w14:paraId="2C0BD6B9" w14:textId="2934A1E8"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0"/>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35" w:name="_Toc501892805"/>
      <w:r>
        <w:rPr>
          <w:rFonts w:hint="eastAsia"/>
        </w:rPr>
        <w:t>2.</w:t>
      </w:r>
      <w:r w:rsidR="00A2714C">
        <w:rPr>
          <w:rFonts w:hint="eastAsia"/>
        </w:rPr>
        <w:t>2.</w:t>
      </w:r>
      <w:r w:rsidR="00F46454">
        <w:rPr>
          <w:rFonts w:hint="eastAsia"/>
        </w:rPr>
        <w:t>3</w:t>
      </w:r>
      <w:r>
        <w:rPr>
          <w:rFonts w:hint="eastAsia"/>
        </w:rPr>
        <w:t xml:space="preserve"> </w:t>
      </w:r>
      <w:bookmarkEnd w:id="35"/>
      <w:r w:rsidR="00983824">
        <w:rPr>
          <w:rFonts w:hint="eastAsia"/>
        </w:rPr>
        <w:t>语义Web的查询与存储</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A8F5291"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6D35B8">
        <w:rPr>
          <w:rFonts w:ascii="宋体" w:cs="宋体"/>
          <w:color w:val="080000"/>
          <w:vertAlign w:val="superscript"/>
        </w:rPr>
        <w:t>[71]</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25pt;height:171.65pt" o:ole="">
            <v:imagedata r:id="rId33" o:title=""/>
          </v:shape>
          <o:OLEObject Type="Embed" ProgID="Word.Document.12" ShapeID="_x0000_i1028" DrawAspect="Content" ObjectID="_1579073419" r:id="rId34">
            <o:FieldCodes>\s</o:FieldCodes>
          </o:OLEObject>
        </w:object>
      </w:r>
    </w:p>
    <w:p w14:paraId="69124A20" w14:textId="1F9BB386" w:rsidR="00035978" w:rsidRPr="00090F00" w:rsidRDefault="00035978" w:rsidP="00090F00">
      <w:pPr>
        <w:pStyle w:val="a4"/>
      </w:pPr>
      <w:r>
        <w:rPr>
          <w:rFonts w:hint="eastAsia"/>
        </w:rPr>
        <w:t>图</w:t>
      </w:r>
      <w:r>
        <w:rPr>
          <w:rFonts w:hint="eastAsia"/>
        </w:rPr>
        <w:t xml:space="preserve"> 2</w:t>
      </w:r>
      <w:r w:rsidR="00100B6E">
        <w:t>.</w:t>
      </w:r>
      <w:r w:rsidR="00100B6E">
        <w:rPr>
          <w:rFonts w:hint="eastAsia"/>
        </w:rPr>
        <w:t>6</w:t>
      </w:r>
      <w:r>
        <w:t xml:space="preserve">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36" w:name="_Toc501892806"/>
      <w:r>
        <w:rPr>
          <w:rFonts w:hint="eastAsia"/>
        </w:rPr>
        <w:lastRenderedPageBreak/>
        <w:t>2.</w:t>
      </w:r>
      <w:r w:rsidR="00A2714C">
        <w:rPr>
          <w:rFonts w:hint="eastAsia"/>
        </w:rPr>
        <w:t>3</w:t>
      </w:r>
      <w:r>
        <w:rPr>
          <w:rFonts w:hint="eastAsia"/>
        </w:rPr>
        <w:t xml:space="preserve"> 本章小结</w:t>
      </w:r>
      <w:bookmarkEnd w:id="36"/>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介绍了云制造的基本概念和内容分类，同时介绍了语义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5"/>
          <w:headerReference w:type="default" r:id="rId36"/>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37" w:name="_Toc501892807"/>
      <w:r>
        <w:rPr>
          <w:rFonts w:hint="eastAsia"/>
        </w:rPr>
        <w:lastRenderedPageBreak/>
        <w:t>第3章</w:t>
      </w:r>
      <w:r>
        <w:t xml:space="preserve"> 云制造服务发布和组合</w:t>
      </w:r>
      <w:r w:rsidR="00527F86">
        <w:rPr>
          <w:rFonts w:hint="eastAsia"/>
        </w:rPr>
        <w:t>过程</w:t>
      </w:r>
      <w:r>
        <w:t>分析</w:t>
      </w:r>
      <w:bookmarkEnd w:id="37"/>
    </w:p>
    <w:p w14:paraId="7C04E614" w14:textId="54E6555E" w:rsidR="004B13E9" w:rsidRDefault="004B13E9" w:rsidP="008230CD">
      <w:pPr>
        <w:pStyle w:val="2"/>
        <w:ind w:firstLineChars="100" w:firstLine="300"/>
      </w:pPr>
      <w:bookmarkStart w:id="38" w:name="_Toc501892808"/>
      <w:r>
        <w:rPr>
          <w:rFonts w:hint="eastAsia"/>
        </w:rPr>
        <w:t>3</w:t>
      </w:r>
      <w:r>
        <w:t xml:space="preserve">.1 </w:t>
      </w:r>
      <w:r>
        <w:rPr>
          <w:rFonts w:hint="eastAsia"/>
        </w:rPr>
        <w:t>云制造服务</w:t>
      </w:r>
      <w:r>
        <w:t>一般流程</w:t>
      </w:r>
      <w:bookmarkEnd w:id="38"/>
    </w:p>
    <w:p w14:paraId="72730D41" w14:textId="5CB57EBA" w:rsidR="00550A0D" w:rsidRDefault="005B426C" w:rsidP="005B426C">
      <w:pPr>
        <w:adjustRightInd w:val="0"/>
        <w:spacing w:line="400" w:lineRule="exact"/>
        <w:ind w:firstLineChars="200" w:firstLine="480"/>
      </w:pPr>
      <w:r>
        <w:rPr>
          <w:rFonts w:hint="eastAsia"/>
        </w:rPr>
        <w:t>云制造过程包括了云制造</w:t>
      </w:r>
      <w:r w:rsidR="00992BB4">
        <w:rPr>
          <w:rFonts w:hint="eastAsia"/>
        </w:rPr>
        <w:t>服务提供方</w:t>
      </w:r>
      <w:r>
        <w:rPr>
          <w:rFonts w:hint="eastAsia"/>
        </w:rPr>
        <w:t>、云制造</w:t>
      </w:r>
      <w:r w:rsidR="00992BB4">
        <w:rPr>
          <w:rFonts w:hint="eastAsia"/>
        </w:rPr>
        <w:t>服务需求方</w:t>
      </w:r>
      <w:r>
        <w:rPr>
          <w:rFonts w:hint="eastAsia"/>
        </w:rPr>
        <w:t>和第三方云制造运营者三类群体。其中，云制造</w:t>
      </w:r>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r w:rsidR="00CA69B5">
        <w:rPr>
          <w:rFonts w:hint="eastAsia"/>
        </w:rPr>
        <w:t>云制造</w:t>
      </w:r>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r w:rsidR="00AF1334">
        <w:rPr>
          <w:rFonts w:hint="eastAsia"/>
        </w:rPr>
        <w:t>云制造运营者</w:t>
      </w:r>
      <w:r>
        <w:rPr>
          <w:rFonts w:hint="eastAsia"/>
        </w:rPr>
        <w:t>则通过集成、调配不同</w:t>
      </w:r>
      <w:r w:rsidR="00AF1334">
        <w:rPr>
          <w:rFonts w:hint="eastAsia"/>
        </w:rPr>
        <w:t>云制造</w:t>
      </w:r>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71774D81" w:rsidR="004B13E9" w:rsidRPr="00376577" w:rsidRDefault="004B13E9" w:rsidP="004B13E9">
      <w:pPr>
        <w:spacing w:line="400" w:lineRule="exact"/>
        <w:ind w:firstLineChars="200" w:firstLine="480"/>
      </w:pPr>
      <w:r w:rsidRPr="00376577">
        <w:t>云制造服务</w:t>
      </w:r>
      <w:ins w:id="39" w:author="陆剑峰" w:date="2018-01-30T20:04:00Z">
        <w:r w:rsidR="00DC1734">
          <w:rPr>
            <w:rFonts w:hint="eastAsia"/>
          </w:rPr>
          <w:t>发布</w:t>
        </w:r>
        <w:r w:rsidR="00DC1734">
          <w:t>和匹配</w:t>
        </w:r>
      </w:ins>
      <w:r w:rsidRPr="00376577">
        <w:t>过程</w:t>
      </w:r>
      <w:del w:id="40" w:author="陆剑峰" w:date="2018-01-30T20:00:00Z">
        <w:r w:rsidRPr="00376577" w:rsidDel="009D559B">
          <w:delText>及其评价</w:delText>
        </w:r>
      </w:del>
      <w:r w:rsidRPr="00376577">
        <w:t>的</w:t>
      </w:r>
      <w:ins w:id="41" w:author="陆剑峰" w:date="2018-01-30T20:00:00Z">
        <w:r w:rsidR="009D559B">
          <w:rPr>
            <w:rFonts w:hint="eastAsia"/>
          </w:rPr>
          <w:t>一般</w:t>
        </w:r>
      </w:ins>
      <w:r w:rsidRPr="00376577">
        <w:t>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w:t>
      </w:r>
      <w:del w:id="42" w:author="陆剑峰" w:date="2018-01-30T20:03:00Z">
        <w:r w:rsidRPr="00376577" w:rsidDel="00DC1734">
          <w:delText>会</w:delText>
        </w:r>
      </w:del>
      <w:ins w:id="43" w:author="陆剑峰" w:date="2018-01-30T20:03:00Z">
        <w:r w:rsidR="00DC1734">
          <w:rPr>
            <w:rFonts w:hint="eastAsia"/>
          </w:rPr>
          <w:t xml:space="preserve"> </w:t>
        </w:r>
      </w:ins>
      <w:r w:rsidRPr="00376577">
        <w:t>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25pt;height:274.6pt" o:ole="">
            <v:imagedata r:id="rId37" o:title=""/>
          </v:shape>
          <o:OLEObject Type="Embed" ProgID="Visio.Drawing.15" ShapeID="_x0000_i1029" DrawAspect="Content" ObjectID="_1579073420" r:id="rId38"/>
        </w:object>
      </w:r>
    </w:p>
    <w:p w14:paraId="6757F2A9" w14:textId="38820897" w:rsidR="00011895" w:rsidRDefault="004B13E9" w:rsidP="00011895">
      <w:pPr>
        <w:pStyle w:val="a4"/>
      </w:pPr>
      <w:r>
        <w:rPr>
          <w:rFonts w:hint="eastAsia"/>
        </w:rPr>
        <w:t>图</w:t>
      </w:r>
      <w:r w:rsidR="00806FB0">
        <w:rPr>
          <w:rFonts w:hint="eastAsia"/>
        </w:rPr>
        <w:t>3</w:t>
      </w:r>
      <w:r w:rsidR="00806FB0">
        <w:t>.1</w:t>
      </w:r>
      <w:r>
        <w:t xml:space="preserve"> </w:t>
      </w:r>
      <w:r>
        <w:rPr>
          <w:rFonts w:hint="eastAsia"/>
        </w:rPr>
        <w:t>云制造</w:t>
      </w:r>
      <w:r>
        <w:t>服务</w:t>
      </w:r>
      <w:ins w:id="44" w:author="陆剑峰" w:date="2018-01-30T20:04:00Z">
        <w:r w:rsidR="00DC1734">
          <w:rPr>
            <w:rFonts w:hint="eastAsia"/>
          </w:rPr>
          <w:t>发布</w:t>
        </w:r>
        <w:r w:rsidR="00DC1734">
          <w:t>和匹配的</w:t>
        </w:r>
      </w:ins>
      <w:r>
        <w:t>一般流程</w:t>
      </w:r>
      <w:bookmarkStart w:id="45" w:name="_Toc501892809"/>
    </w:p>
    <w:p w14:paraId="02981765" w14:textId="3E988838" w:rsidR="00011895" w:rsidRDefault="00011895" w:rsidP="00011895">
      <w:pPr>
        <w:pStyle w:val="2"/>
        <w:ind w:firstLineChars="50" w:firstLine="150"/>
      </w:pPr>
      <w:r>
        <w:rPr>
          <w:rFonts w:hint="eastAsia"/>
        </w:rPr>
        <w:lastRenderedPageBreak/>
        <w:t>3.2 制造云服务相</w:t>
      </w:r>
      <w:commentRangeStart w:id="46"/>
      <w:r>
        <w:rPr>
          <w:rFonts w:hint="eastAsia"/>
        </w:rPr>
        <w:t>关本体构建</w:t>
      </w:r>
      <w:commentRangeEnd w:id="46"/>
      <w:r w:rsidR="00DC1734">
        <w:rPr>
          <w:rStyle w:val="ae"/>
          <w:rFonts w:ascii="Times New Roman" w:eastAsia="宋体" w:hAnsi="Times New Roman"/>
          <w:bCs w:val="0"/>
        </w:rPr>
        <w:commentReference w:id="46"/>
      </w:r>
    </w:p>
    <w:p w14:paraId="1FC63E6F" w14:textId="77777777" w:rsidR="00011895" w:rsidRPr="00EB6F70" w:rsidRDefault="00011895" w:rsidP="00011895">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Pr>
          <w:rFonts w:hint="eastAsia"/>
        </w:rPr>
        <w:t>，从而不仅能够结构化服务发布模型和需求模型，而且在检索匹配阶段能够根据概念</w:t>
      </w:r>
      <w:r>
        <w:rPr>
          <w:rFonts w:hint="eastAsia"/>
        </w:rPr>
        <w:t xml:space="preserve"> </w:t>
      </w:r>
      <w:r>
        <w:rPr>
          <w:rFonts w:hint="eastAsia"/>
        </w:rPr>
        <w:t>之间的关系实现推理式检索</w:t>
      </w:r>
      <w:r w:rsidRPr="00EB6F70">
        <w:t>。</w:t>
      </w:r>
    </w:p>
    <w:p w14:paraId="1355D968" w14:textId="77777777" w:rsidR="00011895" w:rsidRDefault="00011895" w:rsidP="00011895">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5F823449" w14:textId="77777777" w:rsidR="00011895" w:rsidRDefault="00011895" w:rsidP="00011895">
      <w:pPr>
        <w:spacing w:line="400" w:lineRule="exact"/>
        <w:ind w:firstLineChars="200" w:firstLine="480"/>
      </w:pPr>
      <w:r>
        <w:rPr>
          <w:rFonts w:hint="eastAsia"/>
        </w:rPr>
        <w:t>云服务本体构建过程主要包括：</w:t>
      </w:r>
    </w:p>
    <w:p w14:paraId="211CB5A1" w14:textId="77777777" w:rsidR="00011895" w:rsidRDefault="00011895" w:rsidP="00011895">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6570A48C" w14:textId="77777777" w:rsidR="00011895" w:rsidRDefault="00011895" w:rsidP="00011895">
      <w:pPr>
        <w:spacing w:line="400" w:lineRule="exact"/>
        <w:ind w:firstLineChars="200" w:firstLine="480"/>
      </w:pPr>
      <w:r>
        <w:rPr>
          <w:rFonts w:hint="eastAsia"/>
        </w:rPr>
        <w:t>（</w:t>
      </w:r>
      <w:r>
        <w:rPr>
          <w:rFonts w:hint="eastAsia"/>
        </w:rPr>
        <w:t>2</w:t>
      </w:r>
      <w:r>
        <w:rPr>
          <w:rFonts w:hint="eastAsia"/>
        </w:rPr>
        <w:t>）选择云服务本体建模方法。</w:t>
      </w:r>
    </w:p>
    <w:p w14:paraId="2D657E81" w14:textId="77777777" w:rsidR="00011895" w:rsidRDefault="00011895" w:rsidP="00011895">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29B2E711" w14:textId="77777777" w:rsidR="00011895" w:rsidRDefault="00011895" w:rsidP="00011895">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4F574699" w14:textId="77777777" w:rsidR="00011895" w:rsidRDefault="00011895" w:rsidP="00011895">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623C4A19" w14:textId="77777777" w:rsidR="00011895" w:rsidRPr="00EB6F70" w:rsidRDefault="00011895" w:rsidP="00011895">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3DF39E36" w14:textId="77777777" w:rsidR="00011895" w:rsidRPr="000234DF" w:rsidRDefault="00011895" w:rsidP="00011895">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4609647E" w14:textId="4F2C3EEA" w:rsidR="00011895" w:rsidRDefault="00011895" w:rsidP="00011895">
      <w:pPr>
        <w:spacing w:line="400" w:lineRule="exact"/>
        <w:ind w:firstLineChars="200" w:firstLine="480"/>
      </w:pPr>
      <w:r>
        <w:rPr>
          <w:rFonts w:hint="eastAsia"/>
        </w:rPr>
        <w:t>本文所建立的企业本体如下</w:t>
      </w:r>
      <w:r w:rsidRPr="00D74BC4">
        <w:rPr>
          <w:rFonts w:hint="eastAsia"/>
          <w:color w:val="FF0000"/>
        </w:rPr>
        <w:t>图</w:t>
      </w:r>
      <w:r w:rsidR="00AB23E7">
        <w:rPr>
          <w:rFonts w:hint="eastAsia"/>
          <w:color w:val="FF0000"/>
        </w:rPr>
        <w:t>3</w:t>
      </w:r>
      <w:r>
        <w:rPr>
          <w:rFonts w:hint="eastAsia"/>
          <w:color w:val="FF0000"/>
        </w:rPr>
        <w:t>.2</w:t>
      </w:r>
      <w:r>
        <w:rPr>
          <w:rFonts w:hint="eastAsia"/>
        </w:rPr>
        <w:t>所示。首先，企业本体需要具有一些基本信息，如该企业所处地址、企业的联系方式等，以便</w:t>
      </w:r>
      <w:r w:rsidR="00992BB4">
        <w:rPr>
          <w:rFonts w:hint="eastAsia"/>
        </w:rPr>
        <w:t>服务需求方</w:t>
      </w:r>
      <w:r>
        <w:rPr>
          <w:rFonts w:hint="eastAsia"/>
        </w:rPr>
        <w:t>能找到该企</w:t>
      </w:r>
      <w:r>
        <w:rPr>
          <w:rFonts w:hint="eastAsia"/>
        </w:rPr>
        <w:lastRenderedPageBreak/>
        <w:t>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AB23E7">
        <w:rPr>
          <w:rFonts w:hint="eastAsia"/>
          <w:color w:val="FF0000"/>
        </w:rPr>
        <w:t>3</w:t>
      </w:r>
      <w:r>
        <w:rPr>
          <w:rFonts w:hint="eastAsia"/>
          <w:color w:val="FF0000"/>
        </w:rPr>
        <w:t>.3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71611EAC" w14:textId="618C99F5" w:rsidR="00011895" w:rsidRPr="004017F6" w:rsidRDefault="001A5B90" w:rsidP="00011895">
      <w:pPr>
        <w:jc w:val="center"/>
      </w:pPr>
      <w:r>
        <w:object w:dxaOrig="8655" w:dyaOrig="5265" w14:anchorId="652CCBEC">
          <v:shape id="_x0000_i1030" type="#_x0000_t75" style="width:414.4pt;height:252.85pt" o:ole="">
            <v:imagedata r:id="rId39" o:title=""/>
          </v:shape>
          <o:OLEObject Type="Embed" ProgID="Visio.Drawing.15" ShapeID="_x0000_i1030" DrawAspect="Content" ObjectID="_1579073421" r:id="rId40"/>
        </w:object>
      </w:r>
    </w:p>
    <w:p w14:paraId="35E291B7" w14:textId="15DC1CFD" w:rsidR="00011895" w:rsidRDefault="00011895" w:rsidP="00011895">
      <w:pPr>
        <w:pStyle w:val="a4"/>
      </w:pPr>
      <w:r>
        <w:rPr>
          <w:rFonts w:hint="eastAsia"/>
        </w:rPr>
        <w:t>图</w:t>
      </w:r>
      <w:r w:rsidR="00AB23E7">
        <w:rPr>
          <w:rFonts w:hint="eastAsia"/>
        </w:rPr>
        <w:t>3</w:t>
      </w:r>
      <w:r>
        <w:rPr>
          <w:rFonts w:hint="eastAsia"/>
        </w:rPr>
        <w:t xml:space="preserve">.2 </w:t>
      </w:r>
      <w:r>
        <w:rPr>
          <w:rFonts w:hint="eastAsia"/>
        </w:rPr>
        <w:t>企业本体</w:t>
      </w:r>
    </w:p>
    <w:p w14:paraId="4FFCDC3E" w14:textId="77777777" w:rsidR="00011895" w:rsidRDefault="00011895" w:rsidP="00011895">
      <w:pPr>
        <w:pStyle w:val="a4"/>
        <w:spacing w:before="0" w:after="0"/>
      </w:pPr>
      <w:r>
        <w:rPr>
          <w:noProof/>
        </w:rPr>
        <w:drawing>
          <wp:inline distT="0" distB="0" distL="0" distR="0" wp14:anchorId="5A89BBEE" wp14:editId="70FB8DBF">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329A0A4B" w14:textId="00BB9395" w:rsidR="00011895" w:rsidRPr="00844D52" w:rsidRDefault="00011895" w:rsidP="00011895">
      <w:pPr>
        <w:pStyle w:val="a4"/>
        <w:spacing w:before="0" w:after="0"/>
      </w:pPr>
      <w:r>
        <w:rPr>
          <w:rFonts w:hint="eastAsia"/>
        </w:rPr>
        <w:lastRenderedPageBreak/>
        <w:t>图</w:t>
      </w:r>
      <w:r w:rsidR="00AB23E7">
        <w:rPr>
          <w:rFonts w:hint="eastAsia"/>
        </w:rPr>
        <w:t>3</w:t>
      </w:r>
      <w:r>
        <w:t>.</w:t>
      </w:r>
      <w:r>
        <w:rPr>
          <w:rFonts w:hint="eastAsia"/>
        </w:rPr>
        <w:t>3</w:t>
      </w:r>
      <w:r>
        <w:t xml:space="preserve"> </w:t>
      </w:r>
      <w:r>
        <w:rPr>
          <w:rFonts w:hint="eastAsia"/>
        </w:rPr>
        <w:t>企业本体</w:t>
      </w:r>
      <w:r>
        <w:t>Protégé</w:t>
      </w:r>
      <w:r>
        <w:rPr>
          <w:rFonts w:hint="eastAsia"/>
        </w:rPr>
        <w:t>导出图</w:t>
      </w:r>
    </w:p>
    <w:p w14:paraId="5614F664" w14:textId="77777777" w:rsidR="00011895" w:rsidRPr="00011895" w:rsidRDefault="00011895" w:rsidP="00011895">
      <w:pPr>
        <w:pStyle w:val="a4"/>
      </w:pPr>
    </w:p>
    <w:p w14:paraId="71D9EC82" w14:textId="2DA4E77F" w:rsidR="00381E3D" w:rsidRDefault="000C1395" w:rsidP="00737FF4">
      <w:pPr>
        <w:pStyle w:val="2"/>
      </w:pPr>
      <w:r>
        <w:rPr>
          <w:rFonts w:hint="eastAsia"/>
        </w:rPr>
        <w:t>3</w:t>
      </w:r>
      <w:r w:rsidR="00011895">
        <w:t>.</w:t>
      </w:r>
      <w:r w:rsidR="00011895">
        <w:rPr>
          <w:rFonts w:hint="eastAsia"/>
        </w:rPr>
        <w:t>3</w:t>
      </w:r>
      <w:r>
        <w:t xml:space="preserve"> </w:t>
      </w:r>
      <w:r w:rsidR="0018385E">
        <w:rPr>
          <w:rFonts w:hint="eastAsia"/>
        </w:rPr>
        <w:t>云制造</w:t>
      </w:r>
      <w:r>
        <w:rPr>
          <w:rFonts w:hint="eastAsia"/>
        </w:rPr>
        <w:t>服务</w:t>
      </w:r>
      <w:r>
        <w:t>发布过程分析</w:t>
      </w:r>
      <w:bookmarkEnd w:id="45"/>
    </w:p>
    <w:p w14:paraId="5F04778A" w14:textId="1A951DB5"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E74DC1">
        <w:rPr>
          <w:rFonts w:hint="eastAsia"/>
        </w:rPr>
        <w:t>云</w:t>
      </w:r>
      <w:r w:rsidR="001D5781">
        <w:rPr>
          <w:rFonts w:hint="eastAsia"/>
        </w:rPr>
        <w:t>制造</w:t>
      </w:r>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0"/>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A3132C">
      <w:pPr>
        <w:spacing w:line="400" w:lineRule="exact"/>
        <w:ind w:firstLineChars="200" w:firstLine="480"/>
      </w:pPr>
      <w:r>
        <w:rPr>
          <w:rFonts w:hint="eastAsia"/>
        </w:rPr>
        <w:t>虚拟化技术是支撑和构建云制造资源池的核心技术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对云制造资源或能力进行统一描述，然后加入到云制造服务池中，可在云制造平台上注册并供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D1422E">
      <w:pPr>
        <w:spacing w:line="400" w:lineRule="exact"/>
        <w:ind w:firstLineChars="200" w:firstLine="480"/>
      </w:pPr>
      <w:r>
        <w:t>云制造的所有资源</w:t>
      </w:r>
      <w:r w:rsidR="007C5DA7">
        <w:rPr>
          <w:rFonts w:hint="eastAsia"/>
        </w:rPr>
        <w:t>和能力</w:t>
      </w:r>
      <w:r>
        <w:t>对客户</w:t>
      </w:r>
      <w:r>
        <w:rPr>
          <w:rFonts w:hint="eastAsia"/>
        </w:rPr>
        <w:t>端</w:t>
      </w:r>
      <w:r>
        <w:t>来说都是虚拟的，客户端看不到云制造资源</w:t>
      </w:r>
      <w:r w:rsidR="00710F2E">
        <w:rPr>
          <w:rFonts w:hint="eastAsia"/>
        </w:rPr>
        <w:t>或制造能力</w:t>
      </w:r>
      <w:r>
        <w:t>的实体，因此云制造</w:t>
      </w:r>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，让云制造</w:t>
      </w:r>
      <w:r w:rsidR="00992BB4">
        <w:rPr>
          <w:rFonts w:hint="eastAsia"/>
        </w:rPr>
        <w:t>服务需求方</w:t>
      </w:r>
      <w:r>
        <w:t>能够根据自身需要轻易地通过网络来调用云制造资源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w:t>
      </w:r>
      <w:r w:rsidR="009D7500">
        <w:rPr>
          <w:rFonts w:hint="eastAsia"/>
        </w:rPr>
        <w:t>或能力的</w:t>
      </w:r>
      <w:r>
        <w:t>虚拟化是指针对所建模型进行分析和研究，有选择地抽取关键的要素，建立能够直观反映云制造资源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39B7D887" w14:textId="3BF223FB" w:rsidR="00AF6FFB" w:rsidRDefault="00D1422E" w:rsidP="003C55EA">
      <w:pPr>
        <w:spacing w:line="400" w:lineRule="exact"/>
        <w:ind w:firstLineChars="200" w:firstLine="480"/>
        <w:rPr>
          <w:ins w:id="47" w:author="陆剑峰" w:date="2018-01-31T09:49:00Z"/>
        </w:rPr>
      </w:pPr>
      <w:r>
        <w:rPr>
          <w:rFonts w:hint="eastAsia"/>
        </w:rPr>
        <w:t>本文</w:t>
      </w:r>
      <w:r>
        <w:t>采用面向对象的方法</w:t>
      </w:r>
      <w:r w:rsidR="00711DAF">
        <w:rPr>
          <w:rFonts w:hint="eastAsia"/>
        </w:rPr>
        <w:t>，主要分析制造服务中的</w:t>
      </w:r>
      <w:commentRangeStart w:id="48"/>
      <w:r w:rsidR="00711DAF">
        <w:rPr>
          <w:rFonts w:hint="eastAsia"/>
        </w:rPr>
        <w:t>产品提供为服务和制造能力为服务</w:t>
      </w:r>
      <w:commentRangeEnd w:id="48"/>
      <w:r w:rsidR="00345B5A">
        <w:rPr>
          <w:rStyle w:val="ae"/>
          <w:kern w:val="2"/>
        </w:rPr>
        <w:commentReference w:id="48"/>
      </w:r>
      <w:r>
        <w:t>，按人类认识客观世界的思维方式来识别和定义云制造</w:t>
      </w:r>
      <w:r w:rsidR="00B759B9">
        <w:rPr>
          <w:rFonts w:hint="eastAsia"/>
        </w:rPr>
        <w:t>产品服务和制造能力服务</w:t>
      </w:r>
      <w:r w:rsidR="009D7500">
        <w:rPr>
          <w:rFonts w:hint="eastAsia"/>
        </w:rPr>
        <w:t>的</w:t>
      </w:r>
      <w:r w:rsidR="009D7500">
        <w:t>信息实体，将</w:t>
      </w:r>
      <w:r>
        <w:t>实体定义为对象，而对象的属性表示为资源</w:t>
      </w:r>
      <w:r w:rsidR="009D7500">
        <w:rPr>
          <w:rFonts w:hint="eastAsia"/>
        </w:rPr>
        <w:t>或能力</w:t>
      </w:r>
      <w:r>
        <w:t>的性质</w:t>
      </w:r>
      <w:r>
        <w:rPr>
          <w:rFonts w:hint="eastAsia"/>
        </w:rPr>
        <w:t>。</w:t>
      </w:r>
    </w:p>
    <w:p w14:paraId="535B3717" w14:textId="1E3B586D" w:rsidR="007B4434" w:rsidRPr="007B4434" w:rsidRDefault="007B4434" w:rsidP="003C55EA">
      <w:pPr>
        <w:spacing w:line="400" w:lineRule="exact"/>
        <w:ind w:firstLineChars="200" w:firstLine="480"/>
      </w:pPr>
      <w:ins w:id="49" w:author="陆剑峰" w:date="2018-01-31T09:50:00Z">
        <w:r>
          <w:t>1</w:t>
        </w:r>
        <w:r>
          <w:rPr>
            <w:rFonts w:hint="eastAsia"/>
          </w:rPr>
          <w:t>、产品提供为服务。。。。</w:t>
        </w:r>
      </w:ins>
    </w:p>
    <w:p w14:paraId="3E38B42F" w14:textId="5B3F5A78" w:rsidR="00AF6FFB" w:rsidRDefault="00711DAF" w:rsidP="003C55EA">
      <w:pPr>
        <w:spacing w:line="400" w:lineRule="exact"/>
        <w:ind w:firstLineChars="200" w:firstLine="480"/>
      </w:pPr>
      <w:r>
        <w:rPr>
          <w:rFonts w:hint="eastAsia"/>
        </w:rPr>
        <w:t>服务提供方在发布服务时，需要根据服务虚拟化描述框架来构建服务的信息模型和数据模型。</w:t>
      </w:r>
    </w:p>
    <w:p w14:paraId="50A27D84" w14:textId="08C07068" w:rsidR="00992BB4" w:rsidRDefault="00992BB4" w:rsidP="003C55EA">
      <w:pPr>
        <w:spacing w:line="400" w:lineRule="exact"/>
        <w:ind w:firstLineChars="200" w:firstLine="480"/>
      </w:pPr>
      <w:r>
        <w:rPr>
          <w:rFonts w:hint="eastAsia"/>
        </w:rPr>
        <w:t>针对产品提供为服务，服务提供方在服务发布阶段需要标记发布为服务的产品、型号以及参考价格，表示提供方有能力出售某种产品。其</w:t>
      </w:r>
      <w:r w:rsidR="00C16B81">
        <w:rPr>
          <w:rFonts w:hint="eastAsia"/>
        </w:rPr>
        <w:t>服务</w:t>
      </w:r>
      <w:r>
        <w:rPr>
          <w:rFonts w:hint="eastAsia"/>
        </w:rPr>
        <w:t>描述模型如下所示：</w:t>
      </w:r>
    </w:p>
    <w:p w14:paraId="3717DEAA" w14:textId="489A1A99" w:rsidR="00992BB4" w:rsidRPr="00992BB4" w:rsidRDefault="008A77CF" w:rsidP="003C55EA">
      <w:pPr>
        <w:spacing w:line="400" w:lineRule="exact"/>
        <w:ind w:firstLineChars="200" w:firstLine="480"/>
      </w:pPr>
      <m:oMathPara>
        <m:oMath>
          <m:r>
            <m:rPr>
              <m:sty m:val="p"/>
            </m:rPr>
            <w:rPr>
              <w:rFonts w:ascii="Cambria Math" w:hAnsi="Cambria Math" w:hint="eastAsia"/>
            </w:rPr>
            <w:lastRenderedPageBreak/>
            <m:t>Service=</m:t>
          </m:r>
          <m:r>
            <m:rPr>
              <m:sty m:val="p"/>
            </m:rPr>
            <w:rPr>
              <w:rFonts w:ascii="Cambria Math" w:hAnsi="Cambria Math" w:hint="eastAsia"/>
            </w:rPr>
            <m:t>（</m:t>
          </m:r>
          <m:r>
            <m:rPr>
              <m:sty m:val="p"/>
            </m:rPr>
            <w:rPr>
              <w:rFonts w:ascii="Cambria Math" w:hAnsi="Cambria Math" w:hint="eastAsia"/>
            </w:rPr>
            <m:t>Product</m:t>
          </m:r>
          <m:r>
            <m:rPr>
              <m:sty m:val="p"/>
            </m:rPr>
            <w:rPr>
              <w:rFonts w:ascii="Cambria Math" w:hAnsi="Cambria Math" w:hint="eastAsia"/>
            </w:rPr>
            <m:t>，</m:t>
          </m:r>
          <m:r>
            <m:rPr>
              <m:sty m:val="p"/>
            </m:rPr>
            <w:rPr>
              <w:rFonts w:ascii="Cambria Math" w:hAnsi="Cambria Math" w:hint="eastAsia"/>
            </w:rPr>
            <m:t>Model</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1345ABEB" w14:textId="15C94F3B" w:rsidR="00992BB4" w:rsidRDefault="00992BB4" w:rsidP="003C55EA">
      <w:pPr>
        <w:spacing w:line="400" w:lineRule="exact"/>
        <w:ind w:firstLineChars="200" w:firstLine="480"/>
      </w:pPr>
      <w:r>
        <w:rPr>
          <w:rFonts w:hint="eastAsia"/>
        </w:rPr>
        <w:t>其中，</w:t>
      </w:r>
      <w:r w:rsidR="008A77CF">
        <w:rPr>
          <w:rFonts w:hint="eastAsia"/>
        </w:rPr>
        <w:t>S</w:t>
      </w:r>
      <w:r>
        <w:rPr>
          <w:rFonts w:hint="eastAsia"/>
        </w:rPr>
        <w:t>ervice</w:t>
      </w:r>
      <w:r>
        <w:rPr>
          <w:rFonts w:hint="eastAsia"/>
        </w:rPr>
        <w:t>表示服务提供方发布的产品服务，</w:t>
      </w:r>
      <w:r w:rsidR="008A77CF">
        <w:rPr>
          <w:rFonts w:hint="eastAsia"/>
        </w:rPr>
        <w:t>P</w:t>
      </w:r>
      <w:r>
        <w:rPr>
          <w:rFonts w:hint="eastAsia"/>
        </w:rPr>
        <w:t>roduct</w:t>
      </w:r>
      <w:r>
        <w:rPr>
          <w:rFonts w:hint="eastAsia"/>
        </w:rPr>
        <w:t>表示产品信息，</w:t>
      </w:r>
      <w:r w:rsidR="008A77CF">
        <w:rPr>
          <w:rFonts w:hint="eastAsia"/>
        </w:rPr>
        <w:t>P</w:t>
      </w:r>
      <w:r>
        <w:rPr>
          <w:rFonts w:hint="eastAsia"/>
        </w:rPr>
        <w:t>rice</w:t>
      </w:r>
      <w:r>
        <w:rPr>
          <w:rFonts w:hint="eastAsia"/>
        </w:rPr>
        <w:t>表示参考价格。</w:t>
      </w:r>
      <w:r w:rsidR="00C16B81">
        <w:rPr>
          <w:rFonts w:hint="eastAsia"/>
        </w:rPr>
        <w:t>产品</w:t>
      </w:r>
      <w:r w:rsidR="008A77CF">
        <w:rPr>
          <w:rFonts w:hint="eastAsia"/>
        </w:rPr>
        <w:t>P</w:t>
      </w:r>
      <w:r w:rsidR="00C16B81">
        <w:rPr>
          <w:rFonts w:hint="eastAsia"/>
        </w:rPr>
        <w:t>roduct</w:t>
      </w:r>
      <w:r w:rsidR="008A77CF">
        <w:rPr>
          <w:rFonts w:hint="eastAsia"/>
        </w:rPr>
        <w:t>通过产品基本属性（</w:t>
      </w:r>
      <w:r w:rsidR="008A77CF">
        <w:rPr>
          <w:rFonts w:hint="eastAsia"/>
        </w:rPr>
        <w:t>BaseAttributes</w:t>
      </w:r>
      <w:r w:rsidR="008A77CF">
        <w:rPr>
          <w:rFonts w:hint="eastAsia"/>
        </w:rPr>
        <w:t>），功能属性（</w:t>
      </w:r>
      <w:r w:rsidR="008A77CF">
        <w:rPr>
          <w:rFonts w:hint="eastAsia"/>
        </w:rPr>
        <w:t>FunctionAttributes</w:t>
      </w:r>
      <w:r w:rsidR="008A77CF">
        <w:rPr>
          <w:rFonts w:hint="eastAsia"/>
        </w:rPr>
        <w:t>），使用属性（</w:t>
      </w:r>
      <w:r w:rsidR="008A77CF">
        <w:rPr>
          <w:rFonts w:hint="eastAsia"/>
        </w:rPr>
        <w:t>UseAttributes</w:t>
      </w:r>
      <w:r w:rsidR="008A77CF">
        <w:rPr>
          <w:rFonts w:hint="eastAsia"/>
        </w:rPr>
        <w:t>）和状态属性（</w:t>
      </w:r>
      <w:r w:rsidR="008A77CF">
        <w:rPr>
          <w:rFonts w:hint="eastAsia"/>
        </w:rPr>
        <w:t>StateAttributes</w:t>
      </w:r>
      <w:r w:rsidR="008A77CF">
        <w:rPr>
          <w:rFonts w:hint="eastAsia"/>
        </w:rPr>
        <w:t>）加以描述，其虚拟化模型如下所示：</w:t>
      </w:r>
    </w:p>
    <w:p w14:paraId="2598874B" w14:textId="127106EE" w:rsidR="00992BB4" w:rsidRPr="00333F2D" w:rsidRDefault="008A77CF" w:rsidP="003C55EA">
      <w:pPr>
        <w:spacing w:line="400" w:lineRule="exact"/>
        <w:ind w:firstLineChars="200" w:firstLine="480"/>
      </w:pPr>
      <m:oMathPara>
        <m:oMath>
          <m:r>
            <m:rPr>
              <m:sty m:val="p"/>
            </m:rPr>
            <w:rPr>
              <w:rFonts w:ascii="Cambria Math" w:hAnsi="Cambria Math" w:hint="eastAsia"/>
            </w:rPr>
            <m:t>Prod</m:t>
          </m:r>
          <m:r>
            <m:rPr>
              <m:sty m:val="p"/>
            </m:rPr>
            <w:rPr>
              <w:rFonts w:ascii="Cambria Math" w:hAnsi="Cambria Math"/>
            </w:rPr>
            <m:t>uct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r>
            <m:rPr>
              <m:sty m:val="p"/>
            </m:rPr>
            <w:rPr>
              <w:rFonts w:ascii="Cambria Math" w:hAnsi="Cambria Math" w:hint="eastAsia"/>
            </w:rPr>
            <m:t>）</m:t>
          </m:r>
        </m:oMath>
      </m:oMathPara>
    </w:p>
    <w:p w14:paraId="152390BC" w14:textId="08CFA40E" w:rsidR="00333F2D" w:rsidRDefault="00333F2D" w:rsidP="003C55EA">
      <w:pPr>
        <w:spacing w:line="400" w:lineRule="exact"/>
        <w:ind w:firstLineChars="200" w:firstLine="480"/>
      </w:pPr>
      <w:r>
        <w:rPr>
          <w:rFonts w:hint="eastAsia"/>
        </w:rPr>
        <w:t>针对制造能力为服务，服务提供方需要标记制造能力服务（</w:t>
      </w:r>
      <w:r>
        <w:rPr>
          <w:rFonts w:hint="eastAsia"/>
        </w:rPr>
        <w:t>ManuService</w:t>
      </w:r>
      <w:r>
        <w:rPr>
          <w:rFonts w:hint="eastAsia"/>
        </w:rPr>
        <w:t>）的加工类型（</w:t>
      </w:r>
      <w:r>
        <w:rPr>
          <w:rFonts w:hint="eastAsia"/>
        </w:rPr>
        <w:t>ManuType</w:t>
      </w:r>
      <w:r>
        <w:rPr>
          <w:rFonts w:hint="eastAsia"/>
        </w:rPr>
        <w:t>），尺寸（</w:t>
      </w:r>
      <w:r>
        <w:rPr>
          <w:rFonts w:hint="eastAsia"/>
        </w:rPr>
        <w:t>Size</w:t>
      </w:r>
      <w:r>
        <w:rPr>
          <w:rFonts w:hint="eastAsia"/>
        </w:rPr>
        <w:t>）和精度（</w:t>
      </w:r>
      <w:r>
        <w:rPr>
          <w:rFonts w:hint="eastAsia"/>
        </w:rPr>
        <w:t>Precision</w:t>
      </w:r>
      <w:r>
        <w:rPr>
          <w:rFonts w:hint="eastAsia"/>
        </w:rPr>
        <w:t>），表示提供方有能力完成某类制造服务。其虚拟化模型如下所示：</w:t>
      </w:r>
    </w:p>
    <w:p w14:paraId="56A48F22" w14:textId="39252F6E" w:rsidR="00333F2D" w:rsidRPr="00333F2D" w:rsidRDefault="00333F2D" w:rsidP="003C55EA">
      <w:pPr>
        <w:spacing w:line="400" w:lineRule="exact"/>
        <w:ind w:firstLineChars="200" w:firstLine="480"/>
      </w:pPr>
      <m:oMathPara>
        <m:oMath>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hint="eastAsia"/>
            </w:rPr>
            <m:t>ManuType</m:t>
          </m:r>
          <m:r>
            <m:rPr>
              <m:sty m:val="p"/>
            </m:rPr>
            <w:rPr>
              <w:rFonts w:ascii="Cambria Math" w:hAnsi="Cambria Math" w:hint="eastAsia"/>
            </w:rPr>
            <m:t>，</m:t>
          </m:r>
          <m:r>
            <m:rPr>
              <m:sty m:val="p"/>
            </m:rPr>
            <w:rPr>
              <w:rFonts w:ascii="Cambria Math" w:hAnsi="Cambria Math" w:hint="eastAsia"/>
            </w:rPr>
            <m:t>Size</m:t>
          </m:r>
          <m:r>
            <m:rPr>
              <m:sty m:val="p"/>
            </m:rPr>
            <w:rPr>
              <w:rFonts w:ascii="Cambria Math" w:hAnsi="Cambria Math" w:hint="eastAsia"/>
            </w:rPr>
            <m:t>，</m:t>
          </m:r>
          <m:r>
            <m:rPr>
              <m:sty m:val="p"/>
            </m:rPr>
            <w:rPr>
              <w:rFonts w:ascii="Cambria Math" w:hAnsi="Cambria Math" w:hint="eastAsia"/>
            </w:rPr>
            <m:t>P</m:t>
          </m:r>
          <m:r>
            <m:rPr>
              <m:sty m:val="p"/>
            </m:rPr>
            <w:rPr>
              <w:rFonts w:ascii="Cambria Math" w:hAnsi="Cambria Math"/>
            </w:rPr>
            <m:t>recision</m:t>
          </m:r>
          <m:r>
            <m:rPr>
              <m:sty m:val="p"/>
            </m:rPr>
            <w:rPr>
              <w:rFonts w:ascii="Cambria Math" w:hAnsi="Cambria Math" w:hint="eastAsia"/>
            </w:rPr>
            <m:t>）</m:t>
          </m:r>
        </m:oMath>
      </m:oMathPara>
    </w:p>
    <w:p w14:paraId="629963C7" w14:textId="129981BE" w:rsidR="00333F2D" w:rsidRDefault="00333F2D" w:rsidP="003C55EA">
      <w:pPr>
        <w:spacing w:line="400" w:lineRule="exact"/>
        <w:ind w:firstLineChars="200" w:firstLine="480"/>
      </w:pPr>
      <w:r>
        <w:rPr>
          <w:rFonts w:hint="eastAsia"/>
        </w:rPr>
        <w:t>此外，为确保服务可用，服务提供方需要实时提供可用服务信息，即发布空闲产能，如下所示：</w:t>
      </w:r>
    </w:p>
    <w:p w14:paraId="261304A1" w14:textId="565D30A0" w:rsidR="00333F2D" w:rsidRPr="00333F2D" w:rsidRDefault="00333F2D"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rPr>
            <m:t>Availabl</m:t>
          </m:r>
          <m:r>
            <m:rPr>
              <m:sty m:val="p"/>
            </m:rPr>
            <w:rPr>
              <w:rFonts w:ascii="Cambria Math" w:hAnsi="Cambria Math" w:hint="eastAsia"/>
            </w:rPr>
            <m:t>eT</m:t>
          </m:r>
          <m:r>
            <m:rPr>
              <m:sty m:val="p"/>
            </m:rPr>
            <w:rPr>
              <w:rFonts w:ascii="Cambria Math" w:hAnsi="Cambria Math"/>
            </w:rPr>
            <m:t>ime</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501F48E9" w14:textId="60EF7B82" w:rsidR="00333F2D" w:rsidRDefault="00333F2D" w:rsidP="003C55EA">
      <w:pPr>
        <w:spacing w:line="400" w:lineRule="exact"/>
        <w:ind w:firstLineChars="200" w:firstLine="480"/>
      </w:pPr>
      <w:r>
        <w:rPr>
          <w:rFonts w:hint="eastAsia"/>
        </w:rPr>
        <w:t>公式中，</w:t>
      </w:r>
      <w:commentRangeStart w:id="50"/>
      <w:r>
        <w:rPr>
          <w:rFonts w:hint="eastAsia"/>
        </w:rPr>
        <w:t>Service</w:t>
      </w:r>
      <w:commentRangeEnd w:id="50"/>
      <w:r w:rsidR="00345B5A">
        <w:rPr>
          <w:rStyle w:val="ae"/>
          <w:kern w:val="2"/>
        </w:rPr>
        <w:commentReference w:id="50"/>
      </w:r>
      <w:r>
        <w:rPr>
          <w:rFonts w:hint="eastAsia"/>
        </w:rPr>
        <w:t>表示可用服务，</w:t>
      </w:r>
      <w:r>
        <w:rPr>
          <w:rFonts w:hint="eastAsia"/>
        </w:rPr>
        <w:t>ManuService</w:t>
      </w:r>
      <w:r>
        <w:rPr>
          <w:rFonts w:hint="eastAsia"/>
        </w:rPr>
        <w:t>表示制造能力服务，</w:t>
      </w:r>
      <w:r>
        <w:rPr>
          <w:rFonts w:hint="eastAsia"/>
        </w:rPr>
        <w:t>AvailableTime</w:t>
      </w:r>
      <w:r>
        <w:rPr>
          <w:rFonts w:hint="eastAsia"/>
        </w:rPr>
        <w:t>表示服务可用时间，</w:t>
      </w:r>
      <w:r>
        <w:rPr>
          <w:rFonts w:hint="eastAsia"/>
        </w:rPr>
        <w:t>Price</w:t>
      </w:r>
      <w:r>
        <w:rPr>
          <w:rFonts w:hint="eastAsia"/>
        </w:rPr>
        <w:t>表示调用服务所需的价格。</w:t>
      </w:r>
    </w:p>
    <w:p w14:paraId="21DCDFB6" w14:textId="7345C507"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2C51E982" w:rsidR="00D1422E" w:rsidRDefault="001A5B90" w:rsidP="0018385E">
      <w:pPr>
        <w:jc w:val="center"/>
      </w:pPr>
      <w:r>
        <w:object w:dxaOrig="5715" w:dyaOrig="9555" w14:anchorId="1DC3E749">
          <v:shape id="_x0000_i1031" type="#_x0000_t75" style="width:236.1pt;height:396pt" o:ole="">
            <v:imagedata r:id="rId42" o:title=""/>
          </v:shape>
          <o:OLEObject Type="Embed" ProgID="Visio.Drawing.15" ShapeID="_x0000_i1031" DrawAspect="Content" ObjectID="_1579073422" r:id="rId43"/>
        </w:object>
      </w:r>
    </w:p>
    <w:p w14:paraId="3B3DE682" w14:textId="51F16A3A" w:rsidR="0018385E" w:rsidRPr="0018385E" w:rsidRDefault="0018385E" w:rsidP="0018385E">
      <w:pPr>
        <w:pStyle w:val="a4"/>
      </w:pPr>
      <w:r>
        <w:rPr>
          <w:rFonts w:hint="eastAsia"/>
        </w:rPr>
        <w:t>图</w:t>
      </w:r>
      <w:r w:rsidR="00637351">
        <w:rPr>
          <w:rFonts w:hint="eastAsia"/>
        </w:rPr>
        <w:t>3.4</w:t>
      </w:r>
      <w:r>
        <w:t xml:space="preserve"> </w:t>
      </w:r>
      <w:r w:rsidRPr="00EB6F70">
        <w:t>制造生产加工硬设备</w:t>
      </w:r>
      <w:r>
        <w:rPr>
          <w:rFonts w:hint="eastAsia"/>
        </w:rPr>
        <w:t>虚拟化模型</w:t>
      </w:r>
    </w:p>
    <w:p w14:paraId="678017D9" w14:textId="0B68EFD3" w:rsidR="00617480" w:rsidRDefault="003E2B3C" w:rsidP="004B13E9">
      <w:pPr>
        <w:spacing w:line="400" w:lineRule="exact"/>
        <w:ind w:firstLineChars="200" w:firstLine="480"/>
      </w:pPr>
      <w:r>
        <w:rPr>
          <w:rFonts w:hint="eastAsia"/>
        </w:rPr>
        <w:t>根据</w:t>
      </w:r>
      <w:r w:rsidR="00AF6FFB">
        <w:rPr>
          <w:rFonts w:hint="eastAsia"/>
        </w:rPr>
        <w:t>制造生产加工硬设备的</w:t>
      </w:r>
      <w:r>
        <w:rPr>
          <w:rFonts w:hint="eastAsia"/>
        </w:rPr>
        <w:t>虚拟化模型，</w:t>
      </w:r>
      <w:r w:rsidR="00AF6FFB">
        <w:rPr>
          <w:rFonts w:hint="eastAsia"/>
        </w:rPr>
        <w:t>其</w:t>
      </w:r>
      <w:r w:rsidR="00E00EAC">
        <w:rPr>
          <w:rFonts w:hint="eastAsia"/>
        </w:rPr>
        <w:t>虚拟化</w:t>
      </w:r>
      <w:r w:rsidR="00DE4861">
        <w:rPr>
          <w:rFonts w:hint="eastAsia"/>
        </w:rPr>
        <w:t>描述模型为：</w:t>
      </w:r>
    </w:p>
    <w:p w14:paraId="1860034A" w14:textId="09C05979" w:rsidR="00DE4861" w:rsidRPr="00D63190" w:rsidRDefault="007C38F5" w:rsidP="00DE4861">
      <w:pPr>
        <w:spacing w:line="400" w:lineRule="exact"/>
      </w:pPr>
      <m:oMathPara>
        <m:oMath>
          <m:r>
            <m:rPr>
              <m:sty m:val="p"/>
            </m:rPr>
            <w:rPr>
              <w:rFonts w:ascii="Cambria Math" w:hAnsi="Cambria Math" w:hint="eastAsia"/>
            </w:rPr>
            <m:t>H</m:t>
          </m:r>
          <m:r>
            <m:rPr>
              <m:sty m:val="p"/>
            </m:rPr>
            <w:rPr>
              <w:rFonts w:ascii="Cambria Math" w:hAnsi="Cambria Math"/>
            </w:rPr>
            <m:t>ardware=(</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oMath>
      </m:oMathPara>
    </w:p>
    <w:p w14:paraId="3F372295" w14:textId="4BD9C75E" w:rsidR="00A77965" w:rsidRDefault="003C55EA" w:rsidP="003C55EA">
      <w:pPr>
        <w:spacing w:line="400" w:lineRule="exact"/>
        <w:ind w:firstLineChars="200" w:firstLine="480"/>
      </w:pPr>
      <w:r>
        <w:rPr>
          <w:rFonts w:hint="eastAsia"/>
        </w:rPr>
        <w:t>（</w:t>
      </w:r>
      <w:r>
        <w:rPr>
          <w:rFonts w:hint="eastAsia"/>
        </w:rPr>
        <w:t>2</w:t>
      </w:r>
      <w:r>
        <w:rPr>
          <w:rFonts w:hint="eastAsia"/>
        </w:rPr>
        <w:t>）</w:t>
      </w:r>
      <w:r w:rsidR="00D4339D">
        <w:rPr>
          <w:rFonts w:hint="eastAsia"/>
        </w:rPr>
        <w:t>构建虚拟化</w:t>
      </w:r>
      <w:r w:rsidR="008617AD">
        <w:rPr>
          <w:rFonts w:hint="eastAsia"/>
        </w:rPr>
        <w:t>描述模板</w:t>
      </w:r>
      <w:r w:rsidR="001F1B21">
        <w:rPr>
          <w:rFonts w:hint="eastAsia"/>
        </w:rPr>
        <w:t>。</w:t>
      </w:r>
    </w:p>
    <w:p w14:paraId="0D0E4ECB" w14:textId="2B5ED41B" w:rsidR="00D4339D" w:rsidRDefault="00F17845" w:rsidP="00CB1519">
      <w:pPr>
        <w:jc w:val="center"/>
      </w:pPr>
      <w:r>
        <w:rPr>
          <w:rFonts w:ascii="宋体" w:cs="宋体"/>
          <w:sz w:val="14"/>
          <w:szCs w:val="14"/>
        </w:rPr>
        <w:lastRenderedPageBreak/>
        <w:pict w14:anchorId="32A02F4E">
          <v:shape id="_x0000_i1032" type="#_x0000_t75" style="width:415.25pt;height:223.55pt">
            <v:imagedata r:id="rId44" o:title="未命名文件"/>
          </v:shape>
        </w:pict>
      </w:r>
    </w:p>
    <w:p w14:paraId="768E2B71" w14:textId="7BD93113" w:rsidR="003C55EA" w:rsidRDefault="001F1B21" w:rsidP="001F1B21">
      <w:pPr>
        <w:pStyle w:val="a4"/>
      </w:pPr>
      <w:r>
        <w:rPr>
          <w:rFonts w:hint="eastAsia"/>
        </w:rPr>
        <w:t>图</w:t>
      </w:r>
      <w:r w:rsidR="00637351">
        <w:rPr>
          <w:rFonts w:hint="eastAsia"/>
        </w:rPr>
        <w:t>3.5</w:t>
      </w:r>
      <w:r>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023969F1"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类制造生产加工硬设备的虚拟化模板，云制造资源提供者可根据虚拟化模板生成资源实例，并可针对具体功能属性的设备在此模板的基础上进行扩展。</w:t>
      </w:r>
    </w:p>
    <w:p w14:paraId="711C431D" w14:textId="3FA63D07" w:rsidR="000C1395" w:rsidRPr="00333061" w:rsidRDefault="00130B59" w:rsidP="004B13E9">
      <w:pPr>
        <w:spacing w:line="400" w:lineRule="exact"/>
        <w:ind w:firstLineChars="200" w:firstLine="480"/>
        <w:rPr>
          <w:b/>
        </w:rPr>
      </w:pPr>
      <w:r w:rsidRPr="00333061">
        <w:rPr>
          <w:rFonts w:hint="eastAsia"/>
          <w:b/>
        </w:rPr>
        <w:t>2</w:t>
      </w:r>
      <w:r w:rsidRPr="00333061">
        <w:rPr>
          <w:rFonts w:hint="eastAsia"/>
          <w:b/>
        </w:rPr>
        <w:t>、制造</w:t>
      </w:r>
      <w:r w:rsidRPr="00333061">
        <w:rPr>
          <w:b/>
        </w:rPr>
        <w:t>资</w:t>
      </w:r>
      <w:commentRangeStart w:id="51"/>
      <w:r w:rsidRPr="00333061">
        <w:rPr>
          <w:b/>
        </w:rPr>
        <w:t>源服务化</w:t>
      </w:r>
      <w:commentRangeEnd w:id="51"/>
      <w:r w:rsidR="0097487F">
        <w:rPr>
          <w:rStyle w:val="ae"/>
          <w:kern w:val="2"/>
        </w:rPr>
        <w:commentReference w:id="51"/>
      </w:r>
    </w:p>
    <w:p w14:paraId="5BC768DC" w14:textId="1AB06FC3" w:rsidR="0042199F" w:rsidRDefault="0018385E" w:rsidP="0042199F">
      <w:pPr>
        <w:spacing w:line="400" w:lineRule="exact"/>
        <w:ind w:firstLineChars="200" w:firstLine="480"/>
      </w:pPr>
      <w:r>
        <w:t>云制造资源提供者通过对虚拟化资源进行服务化封装、发布等操作，形成云服务；然后将云服务发布到服务注册中心，供</w:t>
      </w:r>
      <w:r w:rsidR="00992BB4">
        <w:t>服务提供方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w:t>
      </w:r>
      <w:r w:rsidR="000814DC">
        <w:rPr>
          <w:rFonts w:hint="eastAsia"/>
        </w:rPr>
        <w:lastRenderedPageBreak/>
        <w:t>户在发布服务时能完整地说明服务所包含的各个子模块的属性，以提高服务匹配时的准确率。</w:t>
      </w:r>
    </w:p>
    <w:p w14:paraId="29A72004" w14:textId="570FAD24" w:rsidR="000C1395" w:rsidRDefault="000C1395" w:rsidP="000C1395">
      <w:pPr>
        <w:pStyle w:val="2"/>
      </w:pPr>
      <w:bookmarkStart w:id="52" w:name="_Toc501892810"/>
      <w:r>
        <w:rPr>
          <w:rFonts w:hint="eastAsia"/>
        </w:rPr>
        <w:t>3</w:t>
      </w:r>
      <w:r w:rsidR="00011895">
        <w:t>.</w:t>
      </w:r>
      <w:r w:rsidR="00011895">
        <w:rPr>
          <w:rFonts w:hint="eastAsia"/>
        </w:rPr>
        <w:t>4</w:t>
      </w:r>
      <w:r>
        <w:t xml:space="preserve"> </w:t>
      </w:r>
      <w:r w:rsidR="0018385E">
        <w:rPr>
          <w:rFonts w:hint="eastAsia"/>
        </w:rPr>
        <w:t>云制造</w:t>
      </w:r>
      <w:r>
        <w:rPr>
          <w:rFonts w:hint="eastAsia"/>
        </w:rPr>
        <w:t>服务</w:t>
      </w:r>
      <w:r>
        <w:t>匹配</w:t>
      </w:r>
      <w:r>
        <w:rPr>
          <w:rFonts w:hint="eastAsia"/>
        </w:rPr>
        <w:t>过程</w:t>
      </w:r>
      <w:r>
        <w:t>分析</w:t>
      </w:r>
      <w:bookmarkEnd w:id="52"/>
    </w:p>
    <w:p w14:paraId="081B786A" w14:textId="77777777" w:rsidR="008531E5" w:rsidRDefault="008531E5" w:rsidP="008531E5">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77777777" w:rsidR="008531E5" w:rsidRDefault="008531E5" w:rsidP="008531E5">
      <w:pPr>
        <w:spacing w:line="400" w:lineRule="exact"/>
        <w:ind w:firstLineChars="200" w:firstLine="480"/>
      </w:pPr>
      <w:r w:rsidRPr="007F17D7">
        <w:rPr>
          <w:rFonts w:hint="eastAsia"/>
          <w:b/>
        </w:rPr>
        <w:t>1</w:t>
      </w:r>
      <w:r w:rsidRPr="007F17D7">
        <w:rPr>
          <w:rFonts w:hint="eastAsia"/>
          <w:b/>
        </w:rPr>
        <w:t>、</w:t>
      </w:r>
      <w:r w:rsidRPr="007F17D7">
        <w:rPr>
          <w:b/>
        </w:rPr>
        <w:t>支持服务发现与匹配的描述语言和工具</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77777777" w:rsidR="008531E5" w:rsidRDefault="008531E5" w:rsidP="008531E5">
      <w:pPr>
        <w:spacing w:line="400" w:lineRule="exact"/>
        <w:ind w:firstLineChars="200" w:firstLine="480"/>
      </w:pPr>
      <w:r w:rsidRPr="007F17D7">
        <w:rPr>
          <w:rFonts w:hint="eastAsia"/>
          <w:b/>
        </w:rPr>
        <w:t>2</w:t>
      </w:r>
      <w:r w:rsidRPr="007F17D7">
        <w:rPr>
          <w:rFonts w:hint="eastAsia"/>
          <w:b/>
        </w:rPr>
        <w:t>、</w:t>
      </w:r>
      <w:r w:rsidRPr="007F17D7">
        <w:rPr>
          <w:b/>
        </w:rPr>
        <w:t>服务发现与匹配框架</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服务端到端管理的服务发现框架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77777777" w:rsidR="008531E5" w:rsidRPr="00F66912" w:rsidRDefault="008531E5" w:rsidP="008531E5">
      <w:pPr>
        <w:spacing w:line="400" w:lineRule="exact"/>
        <w:ind w:firstLineChars="200" w:firstLine="480"/>
      </w:pPr>
      <w:r w:rsidRPr="007F17D7">
        <w:rPr>
          <w:rFonts w:hint="eastAsia"/>
          <w:b/>
        </w:rPr>
        <w:t>3</w:t>
      </w:r>
      <w:r w:rsidRPr="007F17D7">
        <w:rPr>
          <w:rFonts w:hint="eastAsia"/>
          <w:b/>
        </w:rPr>
        <w:t>、</w:t>
      </w:r>
      <w:r w:rsidRPr="007F17D7">
        <w:rPr>
          <w:b/>
        </w:rPr>
        <w:t>服务匹配方法</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8531E5">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2F92BFB7" w:rsidR="008531E5" w:rsidRPr="00652183" w:rsidRDefault="00011895" w:rsidP="008531E5">
      <w:pPr>
        <w:pStyle w:val="3"/>
      </w:pPr>
      <w:bookmarkStart w:id="53" w:name="_Toc501892822"/>
      <w:r>
        <w:rPr>
          <w:rFonts w:hint="eastAsia"/>
        </w:rPr>
        <w:t>3.4</w:t>
      </w:r>
      <w:r w:rsidR="008531E5" w:rsidRPr="00652183">
        <w:rPr>
          <w:rFonts w:hint="eastAsia"/>
        </w:rPr>
        <w:t>.1 需求发布与匹配</w:t>
      </w:r>
      <w:bookmarkEnd w:id="53"/>
    </w:p>
    <w:p w14:paraId="09B81722" w14:textId="77777777" w:rsidR="008531E5" w:rsidRPr="00E60F40" w:rsidRDefault="008531E5" w:rsidP="008531E5">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765C2B52" w14:textId="427C1C68" w:rsidR="008531E5" w:rsidRPr="00355FF6" w:rsidRDefault="00B70876" w:rsidP="009B1BAC">
      <w:pPr>
        <w:spacing w:line="400" w:lineRule="exact"/>
        <w:ind w:firstLineChars="200" w:firstLine="480"/>
      </w:pPr>
      <w:r>
        <w:rPr>
          <w:rFonts w:hint="eastAsia"/>
        </w:rPr>
        <w:t>服务匹配，</w:t>
      </w:r>
      <w:r w:rsidR="008531E5" w:rsidRPr="00E60F40">
        <w:t>是根据资源使用者发布的服务需求，找到某个服务，为其提供云制造服务的过程。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w:t>
      </w:r>
      <w:r w:rsidR="00355FF6">
        <w:rPr>
          <w:rFonts w:hint="eastAsia"/>
        </w:rPr>
        <w:lastRenderedPageBreak/>
        <w:t>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8531E5">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41865EEB" w14:textId="7FBEA040" w:rsidR="008531E5" w:rsidRDefault="008531E5" w:rsidP="00103DAB">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5AF429A6" w14:textId="77777777" w:rsidR="008531E5" w:rsidRDefault="008531E5" w:rsidP="008531E5">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8531E5">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8531E5">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8531E5">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8531E5">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8531E5">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07260133" w:rsidR="008531E5" w:rsidRDefault="00D43FB9" w:rsidP="00E32B15">
      <w:pPr>
        <w:jc w:val="center"/>
      </w:pPr>
      <w:r>
        <w:object w:dxaOrig="4455" w:dyaOrig="5378" w14:anchorId="4B86A2F2">
          <v:shape id="_x0000_i1033" type="#_x0000_t75" style="width:222.7pt;height:269.6pt" o:ole="">
            <v:imagedata r:id="rId45" o:title=""/>
          </v:shape>
          <o:OLEObject Type="Embed" ProgID="Visio.Drawing.15" ShapeID="_x0000_i1033" DrawAspect="Content" ObjectID="_1579073423" r:id="rId46"/>
        </w:object>
      </w:r>
    </w:p>
    <w:p w14:paraId="47173AB4" w14:textId="7CDB5A95" w:rsidR="008531E5" w:rsidRPr="008531E5" w:rsidRDefault="008531E5" w:rsidP="0042043D">
      <w:pPr>
        <w:spacing w:line="360" w:lineRule="auto"/>
        <w:jc w:val="center"/>
        <w:rPr>
          <w:szCs w:val="22"/>
        </w:rPr>
      </w:pPr>
      <w:r>
        <w:rPr>
          <w:rFonts w:hint="eastAsia"/>
          <w:szCs w:val="22"/>
        </w:rPr>
        <w:lastRenderedPageBreak/>
        <w:t>图</w:t>
      </w:r>
      <w:r w:rsidR="00C0718B">
        <w:rPr>
          <w:rFonts w:hint="eastAsia"/>
          <w:szCs w:val="22"/>
        </w:rPr>
        <w:t>3.6</w:t>
      </w:r>
      <w:r>
        <w:rPr>
          <w:rFonts w:hint="eastAsia"/>
          <w:szCs w:val="22"/>
        </w:rPr>
        <w:t xml:space="preserve"> </w:t>
      </w:r>
      <w:r>
        <w:rPr>
          <w:rFonts w:hint="eastAsia"/>
          <w:szCs w:val="22"/>
        </w:rPr>
        <w:t>云制造服务</w:t>
      </w:r>
      <w:commentRangeStart w:id="54"/>
      <w:r>
        <w:rPr>
          <w:rFonts w:hint="eastAsia"/>
          <w:szCs w:val="22"/>
        </w:rPr>
        <w:t>匹配过程</w:t>
      </w:r>
      <w:commentRangeEnd w:id="54"/>
      <w:r w:rsidR="00345B5A">
        <w:rPr>
          <w:rStyle w:val="ae"/>
          <w:kern w:val="2"/>
        </w:rPr>
        <w:commentReference w:id="54"/>
      </w:r>
    </w:p>
    <w:p w14:paraId="324E93FB" w14:textId="5FBEE20C" w:rsidR="008531E5" w:rsidRDefault="00011895" w:rsidP="008531E5">
      <w:pPr>
        <w:pStyle w:val="3"/>
      </w:pPr>
      <w:bookmarkStart w:id="55" w:name="_Toc501892823"/>
      <w:r>
        <w:rPr>
          <w:rFonts w:hint="eastAsia"/>
        </w:rPr>
        <w:t>3.4</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55"/>
    </w:p>
    <w:p w14:paraId="29D7ECFC" w14:textId="3EEC58E3" w:rsidR="003C2BAC" w:rsidRDefault="003C2BAC" w:rsidP="003C2BAC">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4" type="#_x0000_t75" style="width:297.2pt;height:200.95pt" o:ole="">
            <v:imagedata r:id="rId47" o:title=""/>
          </v:shape>
          <o:OLEObject Type="Embed" ProgID="Visio.Drawing.15" ShapeID="_x0000_i1034" DrawAspect="Content" ObjectID="_1579073424" r:id="rId48"/>
        </w:object>
      </w:r>
    </w:p>
    <w:p w14:paraId="5335AED0" w14:textId="61CC8CF2" w:rsidR="003C2BAC" w:rsidRDefault="003C2BAC" w:rsidP="003C2BAC">
      <w:pPr>
        <w:spacing w:line="400" w:lineRule="exact"/>
        <w:jc w:val="center"/>
      </w:pPr>
      <w:r>
        <w:rPr>
          <w:rFonts w:hint="eastAsia"/>
        </w:rPr>
        <w:t>图</w:t>
      </w:r>
      <w:r>
        <w:rPr>
          <w:rFonts w:hint="eastAsia"/>
        </w:rPr>
        <w:t>3.</w:t>
      </w:r>
      <w:r w:rsidR="001F7B22">
        <w:rPr>
          <w:rFonts w:hint="eastAsia"/>
        </w:rPr>
        <w:t>7</w:t>
      </w:r>
      <w:r>
        <w:t xml:space="preserve"> </w:t>
      </w:r>
      <w:r>
        <w:rPr>
          <w:rFonts w:hint="eastAsia"/>
        </w:rPr>
        <w:t>推理机总体框架图</w:t>
      </w:r>
    </w:p>
    <w:p w14:paraId="2410DFD2" w14:textId="722B9A55" w:rsidR="003C2BAC" w:rsidRPr="003C2BAC" w:rsidRDefault="00933B29" w:rsidP="00933B29">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w:t>
      </w:r>
      <w:r w:rsidRPr="00933B29">
        <w:rPr>
          <w:rFonts w:hint="eastAsia"/>
        </w:rPr>
        <w:lastRenderedPageBreak/>
        <w:t>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8531E5">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规则可以有一个主体和一个头</w:t>
      </w:r>
      <w:r>
        <w:rPr>
          <w:rFonts w:hint="eastAsia"/>
        </w:rPr>
        <w:t>。如以下语句定义了一条规则：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 can</w:t>
      </w:r>
      <w:r w:rsidRPr="00CF4A91">
        <w:t>M</w:t>
      </w:r>
      <w:r w:rsidRPr="00CF4A91">
        <w:rPr>
          <w:color w:val="454545"/>
          <w:shd w:val="clear" w:color="auto" w:fill="FFFFFF"/>
        </w:rPr>
        <w:t>achining ?c)]</w:t>
      </w:r>
    </w:p>
    <w:p w14:paraId="2A25A51D" w14:textId="77777777" w:rsidR="008531E5" w:rsidRDefault="008531E5" w:rsidP="008531E5">
      <w:pPr>
        <w:spacing w:line="400" w:lineRule="exact"/>
        <w:ind w:firstLineChars="200" w:firstLine="480"/>
        <w:rPr>
          <w:color w:val="454545"/>
          <w:shd w:val="clear" w:color="auto" w:fill="FFFFFF"/>
        </w:rPr>
      </w:pPr>
      <w:r w:rsidRPr="00CF4A91">
        <w:rPr>
          <w:color w:val="454545"/>
          <w:shd w:val="clear" w:color="auto" w:fill="FFFFFF"/>
        </w:rPr>
        <w:t>其中规则的主体为：</w:t>
      </w:r>
      <w:r>
        <w:rPr>
          <w:color w:val="454545"/>
          <w:shd w:val="clear" w:color="auto" w:fill="FFFFFF"/>
        </w:rPr>
        <w:t>?P</w:t>
      </w:r>
      <w:r w:rsidRPr="00CF4A91">
        <w:rPr>
          <w:color w:val="454545"/>
          <w:shd w:val="clear" w:color="auto" w:fill="FFFFFF"/>
        </w:rPr>
        <w:t xml:space="preserve"> </w:t>
      </w:r>
      <w:proofErr w:type="gramStart"/>
      <w:r w:rsidRPr="00CF4A91">
        <w:rPr>
          <w:color w:val="454545"/>
          <w:shd w:val="clear" w:color="auto" w:fill="FFFFFF"/>
        </w:rPr>
        <w:t>fa:can</w:t>
      </w:r>
      <w:r w:rsidRPr="00CF4A91">
        <w:t>M</w:t>
      </w:r>
      <w:r w:rsidRPr="00CF4A91">
        <w:rPr>
          <w:color w:val="454545"/>
          <w:shd w:val="clear" w:color="auto" w:fill="FFFFFF"/>
        </w:rPr>
        <w:t>achining</w:t>
      </w:r>
      <w:proofErr w:type="gramEnd"/>
      <w:r w:rsidRPr="00CF4A91">
        <w:rPr>
          <w:color w:val="454545"/>
          <w:shd w:val="clear" w:color="auto" w:fill="FFFFFF"/>
        </w:rPr>
        <w:t xml:space="preserve">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 xml:space="preserve">[rule1: </w:t>
            </w:r>
            <w:proofErr w:type="gramStart"/>
            <w:r w:rsidRPr="00B85CE2">
              <w:rPr>
                <w:color w:val="000000"/>
              </w:rPr>
              <w:t>(?</w:t>
            </w:r>
            <w:r>
              <w:rPr>
                <w:rFonts w:hint="eastAsia"/>
                <w:color w:val="000000"/>
              </w:rPr>
              <w:t>P</w:t>
            </w:r>
            <w:proofErr w:type="gramEnd"/>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103DAB">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332DDC5E" w:rsidR="000C1395" w:rsidRDefault="000C1395" w:rsidP="000C1395">
      <w:pPr>
        <w:pStyle w:val="2"/>
      </w:pPr>
      <w:bookmarkStart w:id="56" w:name="_Toc501892811"/>
      <w:r>
        <w:rPr>
          <w:rFonts w:hint="eastAsia"/>
        </w:rPr>
        <w:t>3</w:t>
      </w:r>
      <w:r w:rsidR="00011895">
        <w:t>.</w:t>
      </w:r>
      <w:r w:rsidR="00011895">
        <w:rPr>
          <w:rFonts w:hint="eastAsia"/>
        </w:rPr>
        <w:t>5</w:t>
      </w:r>
      <w:r>
        <w:t xml:space="preserve"> </w:t>
      </w:r>
      <w:r w:rsidR="0018385E">
        <w:rPr>
          <w:rFonts w:hint="eastAsia"/>
        </w:rPr>
        <w:t>云制造</w:t>
      </w:r>
      <w:r>
        <w:rPr>
          <w:rFonts w:hint="eastAsia"/>
        </w:rPr>
        <w:t>服务</w:t>
      </w:r>
      <w:r>
        <w:t>组合</w:t>
      </w:r>
      <w:r w:rsidR="009875E3">
        <w:rPr>
          <w:rFonts w:hint="eastAsia"/>
        </w:rPr>
        <w:t>和评价</w:t>
      </w:r>
      <w:r>
        <w:t>过程分析</w:t>
      </w:r>
      <w:bookmarkEnd w:id="56"/>
    </w:p>
    <w:p w14:paraId="37405B46" w14:textId="2E3C7377" w:rsidR="009875E3" w:rsidRDefault="00011895" w:rsidP="009875E3">
      <w:pPr>
        <w:pStyle w:val="3"/>
      </w:pPr>
      <w:bookmarkStart w:id="57" w:name="_Toc501892812"/>
      <w:r>
        <w:rPr>
          <w:rFonts w:hint="eastAsia"/>
        </w:rPr>
        <w:t>3.5</w:t>
      </w:r>
      <w:r w:rsidR="009875E3">
        <w:rPr>
          <w:rFonts w:hint="eastAsia"/>
        </w:rPr>
        <w:t>.1</w:t>
      </w:r>
      <w:r w:rsidR="009875E3">
        <w:t xml:space="preserve"> </w:t>
      </w:r>
      <w:r w:rsidR="009875E3">
        <w:rPr>
          <w:rFonts w:hint="eastAsia"/>
        </w:rPr>
        <w:t>云制造服务组合方法分析</w:t>
      </w:r>
      <w:bookmarkEnd w:id="57"/>
    </w:p>
    <w:p w14:paraId="3A1408E8" w14:textId="2F697C23" w:rsidR="00484007" w:rsidRDefault="00B50FAB" w:rsidP="00B50FAB">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484007">
        <w:rPr>
          <w:rFonts w:hint="eastAsia"/>
          <w:color w:val="FF0000"/>
        </w:rPr>
        <w:t>图</w:t>
      </w:r>
      <w:r w:rsidR="00484007" w:rsidRPr="00484007">
        <w:rPr>
          <w:rFonts w:hint="eastAsia"/>
          <w:color w:val="FF0000"/>
        </w:rPr>
        <w:t>3.8</w:t>
      </w:r>
      <w:r w:rsidR="00484007">
        <w:rPr>
          <w:rFonts w:hint="eastAsia"/>
        </w:rPr>
        <w:t>所示，某制造任务需要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35" type="#_x0000_t75" style="width:232.75pt;height:145.65pt" o:ole="">
            <v:imagedata r:id="rId49" o:title=""/>
          </v:shape>
          <o:OLEObject Type="Embed" ProgID="Visio.Drawing.15" ShapeID="_x0000_i1035" DrawAspect="Content" ObjectID="_1579073425" r:id="rId50"/>
        </w:object>
      </w:r>
    </w:p>
    <w:p w14:paraId="2319CB2F" w14:textId="1E51A464" w:rsidR="00154737" w:rsidRPr="00154737" w:rsidRDefault="00154737" w:rsidP="00154737">
      <w:pPr>
        <w:jc w:val="center"/>
        <w:rPr>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047C5F97" w14:textId="38A92A2D" w:rsidR="00B50FAB" w:rsidRPr="009579DD" w:rsidRDefault="00B50FAB" w:rsidP="00B50FAB">
      <w:pPr>
        <w:spacing w:line="400" w:lineRule="exact"/>
        <w:ind w:firstLineChars="200" w:firstLine="480"/>
      </w:pPr>
      <w:r w:rsidRPr="009579DD">
        <w:t>云制造环境下的制造资源服务组合主要包括串联结构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1F7B22">
        <w:rPr>
          <w:rFonts w:hint="eastAsia"/>
          <w:color w:val="FF0000"/>
        </w:rPr>
        <w:t>3.8</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36" type="#_x0000_t75" style="width:415.25pt;height:427.8pt" o:ole="">
            <v:imagedata r:id="rId51" o:title=""/>
          </v:shape>
          <o:OLEObject Type="Embed" ProgID="Visio.Drawing.15" ShapeID="_x0000_i1036" DrawAspect="Content" ObjectID="_1579073426" r:id="rId52"/>
        </w:object>
      </w:r>
    </w:p>
    <w:p w14:paraId="6B53AA87" w14:textId="4B6E8563" w:rsidR="00B50FAB" w:rsidRDefault="00B50FAB" w:rsidP="00B50FAB">
      <w:pPr>
        <w:pStyle w:val="a4"/>
        <w:ind w:firstLine="360"/>
      </w:pPr>
      <w:r w:rsidRPr="00A164A5">
        <w:rPr>
          <w:rFonts w:hint="eastAsia"/>
        </w:rPr>
        <w:t>图</w:t>
      </w:r>
      <w:r w:rsidR="001F7B22">
        <w:rPr>
          <w:rFonts w:hint="eastAsia"/>
        </w:rPr>
        <w:t>3.8</w:t>
      </w:r>
      <w:r w:rsidR="005311BF">
        <w:t xml:space="preserve"> </w:t>
      </w:r>
      <w:r>
        <w:rPr>
          <w:rFonts w:hint="eastAsia"/>
        </w:rPr>
        <w:t>云制造环境下的制造资源服务组合</w:t>
      </w:r>
      <w:commentRangeStart w:id="58"/>
      <w:r>
        <w:rPr>
          <w:rFonts w:hint="eastAsia"/>
        </w:rPr>
        <w:t>基本结构</w:t>
      </w:r>
      <w:commentRangeEnd w:id="58"/>
      <w:r w:rsidR="0097487F">
        <w:rPr>
          <w:rStyle w:val="ae"/>
        </w:rPr>
        <w:commentReference w:id="58"/>
      </w:r>
    </w:p>
    <w:p w14:paraId="208D0B04" w14:textId="60576AD9" w:rsidR="00092B49" w:rsidRDefault="00011895" w:rsidP="00092B49">
      <w:pPr>
        <w:pStyle w:val="3"/>
      </w:pPr>
      <w:bookmarkStart w:id="59" w:name="_Toc501892813"/>
      <w:r>
        <w:rPr>
          <w:rFonts w:hint="eastAsia"/>
        </w:rPr>
        <w:t>3.5</w:t>
      </w:r>
      <w:r w:rsidR="009875E3">
        <w:rPr>
          <w:rFonts w:hint="eastAsia"/>
        </w:rPr>
        <w:t>.2</w:t>
      </w:r>
      <w:r w:rsidR="009875E3">
        <w:t xml:space="preserve"> </w:t>
      </w:r>
      <w:r w:rsidR="009875E3">
        <w:rPr>
          <w:rFonts w:hint="eastAsia"/>
        </w:rPr>
        <w:t>组合服务评价过程分析</w:t>
      </w:r>
      <w:bookmarkStart w:id="60" w:name="_Toc501892814"/>
      <w:bookmarkEnd w:id="59"/>
    </w:p>
    <w:p w14:paraId="7249EE05" w14:textId="77777777" w:rsidR="00092B49" w:rsidRPr="00092B49" w:rsidRDefault="00092B49" w:rsidP="00092B49">
      <w:pPr>
        <w:spacing w:line="400" w:lineRule="exact"/>
        <w:ind w:firstLineChars="200" w:firstLine="480"/>
      </w:pPr>
      <w:r w:rsidRPr="00092B49">
        <w:t>在实际应用中，需选择较高服务质量的服务聚合形成更大粒度的服务。作为服务选择的重要考量，服务质量评价的准确性显得尤为重要。传统</w:t>
      </w:r>
      <w:r w:rsidRPr="00092B49">
        <w:t>QoS</w:t>
      </w:r>
      <w:r w:rsidRPr="00092B49">
        <w:t>评价指标的数据来源主要有：</w:t>
      </w:r>
    </w:p>
    <w:p w14:paraId="193D2670" w14:textId="4231DADC" w:rsidR="00092B49" w:rsidRPr="00092B49" w:rsidRDefault="00092B49" w:rsidP="00092B49">
      <w:pPr>
        <w:spacing w:line="400" w:lineRule="exact"/>
        <w:ind w:firstLineChars="200" w:firstLine="480"/>
      </w:pPr>
      <w:r w:rsidRPr="00092B49">
        <w:t xml:space="preserve">1. </w:t>
      </w:r>
      <w:r w:rsidRPr="00092B49">
        <w:t>服务提供方发布的</w:t>
      </w:r>
      <w:r w:rsidRPr="00092B49">
        <w:t xml:space="preserve">QoS </w:t>
      </w:r>
      <w:r w:rsidRPr="00092B49">
        <w:t>数据（例如</w:t>
      </w:r>
      <w:r w:rsidRPr="00092B49">
        <w:t>“</w:t>
      </w:r>
      <w:r w:rsidRPr="00092B49">
        <w:t>可用性</w:t>
      </w:r>
      <w:r w:rsidRPr="00092B49">
        <w:t>”</w:t>
      </w:r>
      <w:r w:rsidRPr="00092B49">
        <w:t>等）</w:t>
      </w:r>
      <w:r w:rsidR="006D35B8">
        <w:fldChar w:fldCharType="begin"/>
      </w:r>
      <w:r w:rsidR="006D35B8">
        <w:instrText xml:space="preserve"> ADDIN NE.Ref.{35D7127E-1B39-412B-8EA1-0FA66598464A}</w:instrText>
      </w:r>
      <w:r w:rsidR="006D35B8">
        <w:fldChar w:fldCharType="separate"/>
      </w:r>
      <w:r w:rsidR="006D35B8">
        <w:rPr>
          <w:rFonts w:ascii="宋体" w:cs="宋体"/>
          <w:color w:val="080000"/>
          <w:vertAlign w:val="superscript"/>
        </w:rPr>
        <w:t>[77]</w:t>
      </w:r>
      <w:r w:rsidR="006D35B8">
        <w:fldChar w:fldCharType="end"/>
      </w:r>
      <w:r w:rsidRPr="00092B49">
        <w:t>；</w:t>
      </w:r>
    </w:p>
    <w:p w14:paraId="59F84A76" w14:textId="0FE488FB" w:rsidR="00092B49" w:rsidRPr="00092B49" w:rsidRDefault="00092B49" w:rsidP="00092B49">
      <w:pPr>
        <w:spacing w:line="400" w:lineRule="exact"/>
        <w:ind w:firstLineChars="200" w:firstLine="480"/>
      </w:pPr>
      <w:r w:rsidRPr="00092B49">
        <w:t xml:space="preserve">2. </w:t>
      </w:r>
      <w:r w:rsidRPr="00092B49">
        <w:t>服务需求方反馈的</w:t>
      </w:r>
      <w:r w:rsidRPr="00092B49">
        <w:t>QoS</w:t>
      </w:r>
      <w:r w:rsidRPr="00092B49">
        <w:t>数据（例如</w:t>
      </w:r>
      <w:r w:rsidRPr="00092B49">
        <w:t>“</w:t>
      </w:r>
      <w:r w:rsidRPr="00092B49">
        <w:t>用户评价</w:t>
      </w:r>
      <w:r w:rsidRPr="00092B49">
        <w:t>”</w:t>
      </w:r>
      <w:r w:rsidRPr="00092B49">
        <w:t>等）</w:t>
      </w:r>
      <w:r w:rsidR="006D35B8">
        <w:fldChar w:fldCharType="begin"/>
      </w:r>
      <w:r w:rsidR="006D35B8">
        <w:instrText xml:space="preserve"> ADDIN NE.Ref.{87196585-FAA2-4562-B80A-74A35DFB8F0F}</w:instrText>
      </w:r>
      <w:r w:rsidR="006D35B8">
        <w:fldChar w:fldCharType="separate"/>
      </w:r>
      <w:r w:rsidR="006D35B8">
        <w:rPr>
          <w:rFonts w:ascii="宋体" w:cs="宋体"/>
          <w:color w:val="080000"/>
          <w:vertAlign w:val="superscript"/>
        </w:rPr>
        <w:t>[78]</w:t>
      </w:r>
      <w:r w:rsidR="006D35B8">
        <w:fldChar w:fldCharType="end"/>
      </w:r>
      <w:r w:rsidRPr="00092B49">
        <w:t>。</w:t>
      </w:r>
    </w:p>
    <w:p w14:paraId="2EBCCA90" w14:textId="0CECA077" w:rsidR="00092B49" w:rsidRPr="00092B49" w:rsidRDefault="00092B49" w:rsidP="00485E6E">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6D35B8">
        <w:rPr>
          <w:rFonts w:ascii="宋体" w:cs="宋体"/>
          <w:color w:val="080000"/>
          <w:vertAlign w:val="superscript"/>
        </w:rPr>
        <w:t>[79]</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w:t>
      </w:r>
      <w:r w:rsidRPr="00092B49">
        <w:lastRenderedPageBreak/>
        <w:t>不足</w:t>
      </w:r>
      <w:r w:rsidR="006D35B8">
        <w:fldChar w:fldCharType="begin"/>
      </w:r>
      <w:r w:rsidR="006D35B8">
        <w:instrText xml:space="preserve"> ADDIN NE.Ref.{55F5700D-128A-4A6E-B9B2-7FDFDC311D82}</w:instrText>
      </w:r>
      <w:r w:rsidR="006D35B8">
        <w:fldChar w:fldCharType="separate"/>
      </w:r>
      <w:r w:rsidR="006D35B8">
        <w:rPr>
          <w:rFonts w:ascii="宋体"/>
          <w:color w:val="080000"/>
          <w:vertAlign w:val="superscript"/>
        </w:rPr>
        <w:t>[</w:t>
      </w:r>
      <w:r w:rsidR="006D35B8">
        <w:rPr>
          <w:rFonts w:ascii="宋体" w:cs="宋体"/>
          <w:color w:val="080000"/>
          <w:vertAlign w:val="superscript"/>
        </w:rPr>
        <w:t>80</w:t>
      </w:r>
      <w:r w:rsidR="006D35B8">
        <w:rPr>
          <w:rFonts w:ascii="宋体"/>
          <w:color w:val="080000"/>
          <w:vertAlign w:val="superscript"/>
        </w:rPr>
        <w:t>]</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6D35B8">
        <w:rPr>
          <w:color w:val="080000"/>
          <w:vertAlign w:val="superscript"/>
        </w:rPr>
        <w:t>[</w:t>
      </w:r>
      <w:r w:rsidR="006D35B8">
        <w:rPr>
          <w:rFonts w:ascii="宋体" w:cs="宋体"/>
          <w:color w:val="080000"/>
          <w:vertAlign w:val="superscript"/>
        </w:rPr>
        <w:t>80</w:t>
      </w:r>
      <w:r w:rsidR="006D35B8">
        <w:rPr>
          <w:color w:val="080000"/>
          <w:vertAlign w:val="superscript"/>
        </w:rPr>
        <w:t xml:space="preserve">, </w:t>
      </w:r>
      <w:r w:rsidR="006D35B8">
        <w:rPr>
          <w:rFonts w:ascii="宋体" w:cs="宋体"/>
          <w:color w:val="080000"/>
          <w:vertAlign w:val="superscript"/>
        </w:rPr>
        <w:t>81</w:t>
      </w:r>
      <w:r w:rsidR="006D35B8">
        <w:rPr>
          <w:color w:val="080000"/>
          <w:vertAlign w:val="superscript"/>
        </w:rPr>
        <w:t>]</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657C7D06" w:rsidR="00B50FAB" w:rsidRDefault="00011895" w:rsidP="00B50FAB">
      <w:pPr>
        <w:pStyle w:val="2"/>
      </w:pPr>
      <w:r>
        <w:rPr>
          <w:rFonts w:hint="eastAsia"/>
        </w:rPr>
        <w:t>3.6</w:t>
      </w:r>
      <w:r w:rsidR="00B50FAB">
        <w:t xml:space="preserve"> </w:t>
      </w:r>
      <w:r w:rsidR="00B50FAB">
        <w:rPr>
          <w:rFonts w:hint="eastAsia"/>
        </w:rPr>
        <w:t>本章小结</w:t>
      </w:r>
      <w:bookmarkEnd w:id="60"/>
    </w:p>
    <w:p w14:paraId="18851FC6" w14:textId="230825A2" w:rsidR="000C1395" w:rsidRDefault="008C388F" w:rsidP="008C388F">
      <w:pPr>
        <w:spacing w:line="400" w:lineRule="exact"/>
        <w:ind w:firstLineChars="200" w:firstLine="480"/>
      </w:pPr>
      <w:r>
        <w:rPr>
          <w:rFonts w:hint="eastAsia"/>
        </w:rPr>
        <w:t>本章主要介绍了云制造服务的一般流程，对本文比较关心的服务发布、服务匹配</w:t>
      </w:r>
      <w:r w:rsidR="0068387E">
        <w:rPr>
          <w:rFonts w:hint="eastAsia"/>
        </w:rPr>
        <w:t>、</w:t>
      </w:r>
      <w:r>
        <w:rPr>
          <w:rFonts w:hint="eastAsia"/>
        </w:rPr>
        <w:t>服务组合</w:t>
      </w:r>
      <w:r w:rsidR="0068387E">
        <w:rPr>
          <w:rFonts w:hint="eastAsia"/>
        </w:rPr>
        <w:t>和评价</w:t>
      </w:r>
      <w:r>
        <w:rPr>
          <w:rFonts w:hint="eastAsia"/>
        </w:rPr>
        <w:t>过程做了进一步的分析，</w:t>
      </w:r>
      <w:r w:rsidR="0068387E">
        <w:t xml:space="preserve"> </w:t>
      </w:r>
    </w:p>
    <w:p w14:paraId="30F17CA8" w14:textId="77777777" w:rsidR="00727C28" w:rsidRDefault="00727C28">
      <w:pPr>
        <w:sectPr w:rsidR="00727C28"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46418729" w14:textId="6D7A1496" w:rsidR="00381E3D" w:rsidRDefault="00381E3D" w:rsidP="00381E3D">
      <w:pPr>
        <w:pStyle w:val="1"/>
      </w:pPr>
      <w:bookmarkStart w:id="61" w:name="_Toc501892815"/>
      <w:r>
        <w:rPr>
          <w:rFonts w:hint="eastAsia"/>
        </w:rPr>
        <w:lastRenderedPageBreak/>
        <w:t>第4章 面向</w:t>
      </w:r>
      <w:r>
        <w:t>仿真的云制造服务发布</w:t>
      </w:r>
      <w:r w:rsidR="00AA1F5A">
        <w:rPr>
          <w:rFonts w:hint="eastAsia"/>
        </w:rPr>
        <w:t>与</w:t>
      </w:r>
      <w:r>
        <w:t>组合</w:t>
      </w:r>
      <w:r w:rsidR="000D44A8">
        <w:rPr>
          <w:rFonts w:hint="eastAsia"/>
        </w:rPr>
        <w:t>方法</w:t>
      </w:r>
      <w:bookmarkEnd w:id="61"/>
    </w:p>
    <w:p w14:paraId="4FABA1ED" w14:textId="1A76DF10" w:rsidR="00585E75" w:rsidRPr="001A5C6A" w:rsidRDefault="00585E75" w:rsidP="00585E75">
      <w:pPr>
        <w:pStyle w:val="2"/>
      </w:pPr>
      <w:bookmarkStart w:id="62" w:name="_Toc487899334"/>
      <w:bookmarkStart w:id="63" w:name="_Toc487899853"/>
      <w:bookmarkStart w:id="64" w:name="_Toc488759674"/>
      <w:bookmarkStart w:id="65" w:name="_Toc501892816"/>
      <w:r w:rsidRPr="001A5C6A">
        <w:rPr>
          <w:rFonts w:hint="eastAsia"/>
        </w:rPr>
        <w:t xml:space="preserve">4.1 </w:t>
      </w:r>
      <w:r w:rsidR="00AA1F5A">
        <w:rPr>
          <w:rFonts w:hint="eastAsia"/>
        </w:rPr>
        <w:t>面向仿真的云制造服务发布与组合方法</w:t>
      </w:r>
      <w:r w:rsidRPr="001A5C6A">
        <w:rPr>
          <w:rFonts w:hint="eastAsia"/>
        </w:rPr>
        <w:t>的总体思路</w:t>
      </w:r>
      <w:bookmarkEnd w:id="62"/>
      <w:bookmarkEnd w:id="63"/>
      <w:bookmarkEnd w:id="64"/>
    </w:p>
    <w:p w14:paraId="46DA532D" w14:textId="527660FD" w:rsidR="004E346F" w:rsidRPr="004E346F" w:rsidRDefault="004E346F" w:rsidP="001B6AE0">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将仿真的方法应用到云制造服务组合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1B6AE0">
      <w:pPr>
        <w:spacing w:line="400" w:lineRule="exact"/>
        <w:ind w:firstLineChars="200" w:firstLine="480"/>
      </w:pPr>
      <w:r>
        <w:rPr>
          <w:rFonts w:hint="eastAsia"/>
        </w:rPr>
        <w:t>面向仿真的云制造服务发布与组合方法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r w:rsidR="001F3E8C">
        <w:rPr>
          <w:rFonts w:hint="eastAsia"/>
        </w:rPr>
        <w:t>云</w:t>
      </w:r>
      <w:r w:rsidR="001B6AE0">
        <w:rPr>
          <w:rFonts w:hint="eastAsia"/>
        </w:rPr>
        <w:t>制造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1B6AE0">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w:rFonts w:ascii="宋体" w:hAnsi="宋体" w:cs="宋体" w:hint="eastAsia"/>
        </w:rPr>
        <w:t>⑥</w:t>
      </w:r>
      <w:r w:rsidR="001B6AE0">
        <w:rPr>
          <w:rFonts w:hint="eastAsia"/>
        </w:rPr>
        <w:t>进行展开，其中：</w:t>
      </w:r>
    </w:p>
    <w:p w14:paraId="2E9D4286" w14:textId="4D466BC5" w:rsidR="002364C8" w:rsidRDefault="002364C8" w:rsidP="001B6AE0">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1B6AE0">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667BFED8" w14:textId="7905F8C8" w:rsidR="001B6AE0" w:rsidRDefault="002364C8" w:rsidP="001B6AE0">
      <w:pPr>
        <w:spacing w:line="400" w:lineRule="exact"/>
        <w:ind w:firstLineChars="200" w:firstLine="480"/>
      </w:pPr>
      <w:r>
        <w:rPr>
          <w:rFonts w:ascii="宋体" w:hAnsi="宋体" w:cs="宋体" w:hint="eastAsia"/>
        </w:rPr>
        <w:t>③</w:t>
      </w:r>
      <w:r w:rsidR="001B6AE0">
        <w:rPr>
          <w:rFonts w:hint="eastAsia"/>
        </w:rPr>
        <w:t>：基于特定的仿真平台以及意向服务组合背景，建立仿真模型库，为后期仿真模型的建立奠定基础。</w:t>
      </w:r>
    </w:p>
    <w:p w14:paraId="3DECA319" w14:textId="4DD395B0" w:rsidR="001B6AE0" w:rsidRDefault="002364C8" w:rsidP="001B6AE0">
      <w:pPr>
        <w:spacing w:line="400" w:lineRule="exact"/>
        <w:ind w:firstLineChars="200" w:firstLine="480"/>
      </w:pPr>
      <w:r>
        <w:rPr>
          <w:rFonts w:ascii="宋体" w:hAnsi="宋体" w:cs="宋体" w:hint="eastAsia"/>
        </w:rPr>
        <w:t>④</w: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1B6AE0">
      <w:pPr>
        <w:spacing w:line="400" w:lineRule="exact"/>
        <w:ind w:firstLineChars="200" w:firstLine="480"/>
      </w:pPr>
      <w:r>
        <w:rPr>
          <w:rFonts w:ascii="宋体" w:hAnsi="宋体" w:cs="宋体" w:hint="eastAsia"/>
        </w:rPr>
        <w:t>⑤</w:t>
      </w:r>
      <w:r w:rsidR="001B6AE0">
        <w:rPr>
          <w:rFonts w:hint="eastAsia"/>
        </w:rPr>
        <w:t>：基于</w:t>
      </w:r>
      <w:r>
        <w:rPr>
          <w:rFonts w:ascii="宋体" w:hAnsi="宋体" w:cs="宋体" w:hint="eastAsia"/>
        </w:rPr>
        <w:t>③</w:t>
      </w:r>
      <w:r>
        <w:rPr>
          <w:rFonts w:hint="eastAsia"/>
        </w:rPr>
        <w:t>和</w:t>
      </w:r>
      <w:r>
        <w:rPr>
          <w:rFonts w:ascii="宋体" w:hAnsi="宋体" w:cs="宋体" w:hint="eastAsia"/>
        </w:rPr>
        <w:t>④</w:t>
      </w:r>
      <w:r w:rsidR="001B6AE0">
        <w:rPr>
          <w:rFonts w:hint="eastAsia"/>
        </w:rPr>
        <w:t>，在仿真平台内，构建仿真模型。</w:t>
      </w:r>
    </w:p>
    <w:p w14:paraId="2C84A24A" w14:textId="77777777" w:rsidR="00280D21" w:rsidRDefault="002364C8" w:rsidP="001F3E8C">
      <w:pPr>
        <w:spacing w:line="400" w:lineRule="exact"/>
        <w:ind w:firstLineChars="200" w:firstLine="480"/>
      </w:pPr>
      <w:r>
        <w:rPr>
          <w:rFonts w:ascii="宋体" w:hAnsi="宋体" w:cs="宋体" w:hint="eastAsia"/>
        </w:rPr>
        <w:lastRenderedPageBreak/>
        <w:t>⑥</w:t>
      </w:r>
      <w:r w:rsidR="001B6AE0">
        <w:rPr>
          <w:rFonts w:hint="eastAsia"/>
        </w:rPr>
        <w:t>：运行构建好的仿真模型，并输出相应的评价指标，采用特定方法，反馈给平台进行展示，给服务提供方和服务需求方提供决策支持。</w:t>
      </w:r>
    </w:p>
    <w:p w14:paraId="646361AE" w14:textId="2DF8DDFF" w:rsidR="001F3E8C" w:rsidRDefault="001B6AE0" w:rsidP="001F3E8C">
      <w:pPr>
        <w:spacing w:line="400" w:lineRule="exact"/>
        <w:ind w:firstLineChars="200" w:firstLine="480"/>
        <w:rPr>
          <w:ins w:id="66" w:author="陆剑峰" w:date="2018-01-31T10:01:00Z"/>
        </w:rPr>
      </w:pPr>
      <w:r>
        <w:rPr>
          <w:rFonts w:hint="eastAsia"/>
        </w:rPr>
        <w:t>本章</w:t>
      </w:r>
      <w:r w:rsidR="00F26449">
        <w:rPr>
          <w:rFonts w:hint="eastAsia"/>
        </w:rPr>
        <w:t>和第五章</w:t>
      </w:r>
      <w:r>
        <w:rPr>
          <w:rFonts w:hint="eastAsia"/>
        </w:rPr>
        <w:t>将对以上内容进行详细展开</w:t>
      </w:r>
      <w:r w:rsidR="001F3E8C">
        <w:rPr>
          <w:rFonts w:hint="eastAsia"/>
        </w:rPr>
        <w:t>。</w:t>
      </w:r>
    </w:p>
    <w:p w14:paraId="3DC05596" w14:textId="77777777" w:rsidR="00846693" w:rsidRDefault="00846693" w:rsidP="001F3E8C">
      <w:pPr>
        <w:spacing w:line="400" w:lineRule="exact"/>
        <w:ind w:firstLineChars="200" w:firstLine="480"/>
        <w:rPr>
          <w:ins w:id="67" w:author="陆剑峰" w:date="2018-01-31T10:01:00Z"/>
        </w:rPr>
        <w:sectPr w:rsidR="00846693" w:rsidSect="00312A6E">
          <w:headerReference w:type="even" r:id="rId55"/>
          <w:headerReference w:type="default" r:id="rId56"/>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4A101390" w:rsidR="00585E75" w:rsidRDefault="00846693" w:rsidP="001F3E8C">
      <w:pPr>
        <w:jc w:val="center"/>
      </w:pPr>
      <w:r>
        <w:object w:dxaOrig="14409" w:dyaOrig="6669" w14:anchorId="7A4B5624">
          <v:shape id="_x0000_i1037" type="#_x0000_t75" style="width:758.5pt;height:349.95pt" o:ole="">
            <v:imagedata r:id="rId57" o:title=""/>
          </v:shape>
          <o:OLEObject Type="Embed" ProgID="Visio.Drawing.15" ShapeID="_x0000_i1037" DrawAspect="Content" ObjectID="_1579073427" r:id="rId58"/>
        </w:object>
      </w:r>
    </w:p>
    <w:p w14:paraId="6B0A7F85" w14:textId="0AEB0E89" w:rsidR="00585E75" w:rsidRDefault="00585E75" w:rsidP="00585E75">
      <w:pPr>
        <w:pStyle w:val="a4"/>
        <w:ind w:firstLine="643"/>
        <w:rPr>
          <w:ins w:id="68" w:author="陆剑峰" w:date="2018-01-31T10:01:00Z"/>
        </w:rPr>
      </w:pPr>
      <w:r w:rsidRPr="00A164A5">
        <w:rPr>
          <w:rFonts w:hint="eastAsia"/>
        </w:rPr>
        <w:lastRenderedPageBreak/>
        <w:t>图</w:t>
      </w:r>
      <w:r>
        <w:rPr>
          <w:rFonts w:hint="eastAsia"/>
        </w:rPr>
        <w:t>4.1</w:t>
      </w:r>
      <w:r w:rsidRPr="00A164A5">
        <w:rPr>
          <w:rFonts w:hint="eastAsia"/>
        </w:rPr>
        <w:t xml:space="preserve"> </w:t>
      </w:r>
      <w:r>
        <w:rPr>
          <w:rFonts w:hint="eastAsia"/>
        </w:rPr>
        <w:t>云制造服务</w:t>
      </w:r>
      <w:r>
        <w:t>过程及其</w:t>
      </w:r>
      <w:r>
        <w:rPr>
          <w:rFonts w:hint="eastAsia"/>
        </w:rPr>
        <w:t>评价</w:t>
      </w:r>
      <w:r>
        <w:t>的</w:t>
      </w:r>
      <w:r>
        <w:rPr>
          <w:rFonts w:hint="eastAsia"/>
        </w:rPr>
        <w:t>工作流程图</w:t>
      </w:r>
    </w:p>
    <w:p w14:paraId="62FDDFA5" w14:textId="77777777" w:rsidR="00846693" w:rsidRDefault="00846693" w:rsidP="00585E75">
      <w:pPr>
        <w:pStyle w:val="a4"/>
        <w:ind w:firstLine="643"/>
        <w:rPr>
          <w:ins w:id="69" w:author="陆剑峰" w:date="2018-01-31T10:01:00Z"/>
        </w:rPr>
        <w:sectPr w:rsidR="00846693" w:rsidSect="00846693">
          <w:pgSz w:w="16838" w:h="11906" w:orient="landscape" w:code="9"/>
          <w:pgMar w:top="1797" w:right="1440" w:bottom="1797" w:left="1440" w:header="1134" w:footer="1134" w:gutter="0"/>
          <w:cols w:space="425"/>
          <w:docGrid w:type="lines" w:linePitch="326"/>
          <w:sectPrChange w:id="70" w:author="陆剑峰" w:date="2018-01-31T10:02:00Z">
            <w:sectPr w:rsidR="00846693" w:rsidSect="00846693">
              <w:pgSz w:w="11906" w:h="16838" w:orient="portrait"/>
              <w:pgMar w:top="1440" w:right="1797" w:bottom="1440" w:left="1797" w:header="1134" w:footer="1134" w:gutter="0"/>
            </w:sectPr>
          </w:sectPrChange>
        </w:sectPr>
      </w:pPr>
    </w:p>
    <w:p w14:paraId="76995031" w14:textId="54E1516F" w:rsidR="00846693" w:rsidRPr="00585E75" w:rsidRDefault="00846693" w:rsidP="00585E75">
      <w:pPr>
        <w:pStyle w:val="a4"/>
        <w:ind w:firstLine="643"/>
      </w:pPr>
    </w:p>
    <w:p w14:paraId="1769ACAF" w14:textId="06FD142E" w:rsidR="008E0E51" w:rsidRDefault="00DB0B3F" w:rsidP="00A8264B">
      <w:pPr>
        <w:pStyle w:val="2"/>
      </w:pPr>
      <w:bookmarkStart w:id="71" w:name="_Toc501892817"/>
      <w:bookmarkEnd w:id="65"/>
      <w:r>
        <w:rPr>
          <w:rFonts w:hint="eastAsia"/>
        </w:rPr>
        <w:t>4.2</w:t>
      </w:r>
      <w:r w:rsidR="000309A2">
        <w:rPr>
          <w:rFonts w:hint="eastAsia"/>
        </w:rPr>
        <w:t xml:space="preserve"> </w:t>
      </w:r>
      <w:r w:rsidR="00A8264B">
        <w:rPr>
          <w:rFonts w:hint="eastAsia"/>
        </w:rPr>
        <w:t>面向仿真的</w:t>
      </w:r>
      <w:r w:rsidR="000309A2">
        <w:rPr>
          <w:rFonts w:hint="eastAsia"/>
        </w:rPr>
        <w:t>云制造服务</w:t>
      </w:r>
      <w:r w:rsidR="000309A2">
        <w:t>发布</w:t>
      </w:r>
      <w:r w:rsidR="00381E3D">
        <w:rPr>
          <w:rFonts w:hint="eastAsia"/>
        </w:rPr>
        <w:t>方法</w:t>
      </w:r>
      <w:bookmarkEnd w:id="71"/>
    </w:p>
    <w:p w14:paraId="47B55F90" w14:textId="77777777" w:rsidR="000309A2" w:rsidRPr="00B32593" w:rsidRDefault="000309A2" w:rsidP="00EB6F70">
      <w:pPr>
        <w:spacing w:line="400" w:lineRule="exact"/>
        <w:ind w:firstLineChars="200" w:firstLine="480"/>
      </w:pPr>
      <w:r w:rsidRPr="00B32593">
        <w:t>资源提供者为了向云制造运营平台（制造云运营者）发布服务（即公开自己所能共享的制造资源服务或制造能力服务），需要以某种标准的形式来对云制造服务进行描述。目前常用的一种标准格式就是符合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规范的服务描述方法。云制造服务的发布就是资源提供者把自己的制造服务按照某种标准格式，形成云制造服务描述文件，把这个文件传输给云制造运营平台，由云制造运营平台进行发布的过程。</w:t>
      </w:r>
    </w:p>
    <w:p w14:paraId="1420017D" w14:textId="764050E6" w:rsidR="008C29E8" w:rsidRPr="00B32593" w:rsidRDefault="000309A2" w:rsidP="008C29E8">
      <w:pPr>
        <w:spacing w:line="400" w:lineRule="exact"/>
        <w:ind w:firstLineChars="200" w:firstLine="480"/>
      </w:pPr>
      <w:r w:rsidRPr="00B32593">
        <w:t>本论文中，云制造服务描述文件中包含了仿真信息，</w:t>
      </w:r>
      <w:r w:rsidRPr="00B32593">
        <w:rPr>
          <w:color w:val="FF0000"/>
        </w:rPr>
        <w:t>图</w:t>
      </w:r>
      <w:r w:rsidR="00514013">
        <w:rPr>
          <w:rFonts w:hint="eastAsia"/>
          <w:color w:val="FF0000"/>
        </w:rPr>
        <w:t>4.4</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7B4434" w:rsidRPr="008B3FE6" w:rsidRDefault="007B4434"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7B4434" w:rsidRPr="008B3FE6" w:rsidRDefault="007B4434"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7B4434" w:rsidRPr="008B3FE6" w:rsidRDefault="007B4434"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7B4434" w:rsidRPr="008B3FE6" w:rsidRDefault="007B4434"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7B4434" w:rsidRPr="008B3FE6" w:rsidRDefault="007B4434"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7B4434" w:rsidRPr="008B3FE6" w:rsidRDefault="007B4434"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7B4434" w:rsidRPr="008B3FE6" w:rsidRDefault="007B4434"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7B4434" w:rsidRPr="008B3FE6" w:rsidRDefault="007B4434"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7B4434" w:rsidRPr="008B3FE6" w:rsidRDefault="007B4434"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7B4434" w:rsidRPr="008B3FE6" w:rsidRDefault="007B4434"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7B4434" w:rsidRPr="008B3FE6" w:rsidRDefault="007B4434"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7B4434" w:rsidRPr="008B3FE6" w:rsidRDefault="007B4434"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7B4434" w:rsidRPr="008B3FE6" w:rsidRDefault="007B4434"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7B4434" w:rsidRPr="008B3FE6" w:rsidRDefault="007B4434"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7B4434" w:rsidRPr="008B3FE6" w:rsidRDefault="007B4434"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7B4434" w:rsidRPr="008B3FE6" w:rsidRDefault="007B4434"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E19FCA0" w:rsidR="000309A2" w:rsidRDefault="000309A2" w:rsidP="000309A2">
      <w:pPr>
        <w:pStyle w:val="a4"/>
      </w:pPr>
      <w:r>
        <w:rPr>
          <w:rFonts w:hint="eastAsia"/>
        </w:rPr>
        <w:t>图</w:t>
      </w:r>
      <w:r w:rsidR="00514013">
        <w:rPr>
          <w:rFonts w:hint="eastAsia"/>
        </w:rPr>
        <w:t>4.4</w:t>
      </w:r>
      <w:r>
        <w:rPr>
          <w:rFonts w:hint="eastAsia"/>
        </w:rPr>
        <w:t xml:space="preserve"> </w:t>
      </w:r>
      <w:r>
        <w:t>云制造服务描述文</w:t>
      </w:r>
      <w:commentRangeStart w:id="72"/>
      <w:r>
        <w:t>件的构建方法</w:t>
      </w:r>
      <w:commentRangeEnd w:id="72"/>
      <w:r w:rsidR="0097487F">
        <w:rPr>
          <w:rStyle w:val="ae"/>
        </w:rPr>
        <w:commentReference w:id="72"/>
      </w:r>
    </w:p>
    <w:p w14:paraId="6AA42933" w14:textId="0246753F" w:rsidR="00381E3D" w:rsidRDefault="00DB0B3F" w:rsidP="00381E3D">
      <w:pPr>
        <w:pStyle w:val="3"/>
      </w:pPr>
      <w:bookmarkStart w:id="73" w:name="_Toc501892818"/>
      <w:r>
        <w:rPr>
          <w:rFonts w:hint="eastAsia"/>
        </w:rPr>
        <w:lastRenderedPageBreak/>
        <w:t>4.2</w:t>
      </w:r>
      <w:r w:rsidR="00381E3D">
        <w:rPr>
          <w:rFonts w:hint="eastAsia"/>
        </w:rPr>
        <w:t>.1 云制造服务的服务抽象方法</w:t>
      </w:r>
      <w:bookmarkEnd w:id="73"/>
    </w:p>
    <w:p w14:paraId="36CD6F95" w14:textId="0BFC1FDB" w:rsidR="00381E3D" w:rsidRPr="002C2B48" w:rsidRDefault="00381E3D" w:rsidP="00381E3D">
      <w:pPr>
        <w:spacing w:line="400" w:lineRule="exact"/>
        <w:ind w:firstLineChars="200" w:firstLine="480"/>
      </w:pPr>
      <w:r w:rsidRPr="002C2B48">
        <w:t>云制造服务的服务抽象就是将物理的制造资源抽象化成符合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4.5</w:t>
      </w:r>
      <w:r w:rsidRPr="002C2B48">
        <w:t>为云制造服务的服务抽象过程，首先需要明确实体制造资源或制造能力的概念，用对应的数据结构将实体资源数据化表示；其次，通过面向对象的思想将实体制造资源或制造能力封装成类；最后，通过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7B4434" w:rsidRPr="00696F7A" w:rsidRDefault="007B4434"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7B4434" w:rsidRDefault="007B4434"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7B4434" w:rsidRDefault="007B4434"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7B4434" w:rsidRDefault="007B4434"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7B4434" w:rsidRDefault="007B4434"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7B4434" w:rsidRPr="00696F7A" w:rsidRDefault="007B4434"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7B4434" w:rsidRDefault="007B4434"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7B4434" w:rsidRDefault="007B4434"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7B4434" w:rsidRDefault="007B4434"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7B4434" w:rsidRDefault="007B4434"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67189AB9" w:rsidR="004E2882" w:rsidRDefault="00381E3D" w:rsidP="00690869">
      <w:pPr>
        <w:pStyle w:val="a4"/>
      </w:pPr>
      <w:r>
        <w:rPr>
          <w:rFonts w:hint="eastAsia"/>
        </w:rPr>
        <w:t>图</w:t>
      </w:r>
      <w:r w:rsidR="00514013">
        <w:rPr>
          <w:rFonts w:hint="eastAsia"/>
        </w:rPr>
        <w:t>4.5</w:t>
      </w:r>
      <w:r>
        <w:rPr>
          <w:rFonts w:hint="eastAsia"/>
        </w:rPr>
        <w:t xml:space="preserve"> </w:t>
      </w:r>
      <w:r>
        <w:t>服务抽象过程</w:t>
      </w:r>
    </w:p>
    <w:p w14:paraId="45E2AD7D" w14:textId="718FB055" w:rsidR="00381E3D" w:rsidRDefault="00DB0B3F" w:rsidP="00381E3D">
      <w:pPr>
        <w:pStyle w:val="3"/>
      </w:pPr>
      <w:bookmarkStart w:id="74" w:name="_Toc501892819"/>
      <w:r>
        <w:rPr>
          <w:rFonts w:hint="eastAsia"/>
        </w:rPr>
        <w:t>4.2</w:t>
      </w:r>
      <w:r w:rsidR="00381E3D">
        <w:rPr>
          <w:rFonts w:hint="eastAsia"/>
        </w:rPr>
        <w:t>.2 云制造服务的仿真抽象方法</w:t>
      </w:r>
      <w:bookmarkEnd w:id="74"/>
    </w:p>
    <w:p w14:paraId="24267897" w14:textId="5EFDDE27"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w:t>
      </w:r>
      <w:r w:rsidRPr="002C2B48">
        <w:lastRenderedPageBreak/>
        <w:t>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4.6</w:t>
      </w:r>
      <w:r w:rsidRPr="002C2B48">
        <w:rPr>
          <w:color w:val="FF0000"/>
        </w:rPr>
        <w:t>所示</w:t>
      </w:r>
      <w:r w:rsidRPr="002C2B48">
        <w:t>。</w:t>
      </w:r>
    </w:p>
    <w:p w14:paraId="72ED0D12" w14:textId="77777777" w:rsidR="00381E3D" w:rsidRDefault="00381E3D" w:rsidP="00381E3D">
      <w:pPr>
        <w:spacing w:line="360" w:lineRule="auto"/>
        <w:jc w:val="center"/>
      </w:pPr>
      <w:r>
        <w:rPr>
          <w:noProof/>
        </w:rPr>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7B4434" w:rsidRPr="00F12DA0" w:rsidRDefault="007B4434"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7B4434" w:rsidRDefault="007B4434"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7B4434" w:rsidRDefault="007B4434"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7B4434" w:rsidRDefault="007B4434"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7B4434" w:rsidRDefault="007B4434"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7B4434" w:rsidRPr="00F12DA0" w:rsidRDefault="007B4434"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7B4434" w:rsidRDefault="007B4434"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7B4434" w:rsidRDefault="007B4434"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7B4434" w:rsidRDefault="007B4434"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7B4434" w:rsidRDefault="007B4434"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77807CA9" w:rsidR="00381E3D" w:rsidRDefault="00381E3D" w:rsidP="00381E3D">
      <w:pPr>
        <w:pStyle w:val="a4"/>
      </w:pPr>
      <w:r>
        <w:rPr>
          <w:rFonts w:hint="eastAsia"/>
        </w:rPr>
        <w:t>图</w:t>
      </w:r>
      <w:r w:rsidR="00514013">
        <w:rPr>
          <w:rFonts w:hint="eastAsia"/>
        </w:rPr>
        <w:t>4.6</w:t>
      </w:r>
      <w:r>
        <w:rPr>
          <w:rFonts w:hint="eastAsia"/>
        </w:rPr>
        <w:t xml:space="preserve"> </w:t>
      </w:r>
      <w:r>
        <w:rPr>
          <w:rFonts w:hint="eastAsia"/>
        </w:rPr>
        <w:t>仿真抽象过程</w:t>
      </w:r>
    </w:p>
    <w:p w14:paraId="1D31181B" w14:textId="7777777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7777777" w:rsidR="007706A8" w:rsidRDefault="007706A8" w:rsidP="007706A8">
      <w:pPr>
        <w:spacing w:line="400" w:lineRule="exact"/>
        <w:ind w:firstLineChars="200" w:firstLine="480"/>
      </w:pPr>
      <w:r>
        <w:rPr>
          <w:rFonts w:hint="eastAsia"/>
        </w:rPr>
        <w:t xml:space="preserve">1. </w:t>
      </w:r>
      <w:r>
        <w:rPr>
          <w:rFonts w:hint="eastAsia"/>
        </w:rPr>
        <w:t>服务提供方在云平台上发布制造服务资源的同时，</w:t>
      </w:r>
      <w:r w:rsidRPr="00B77D52">
        <w:rPr>
          <w:rFonts w:hint="eastAsia"/>
        </w:rPr>
        <w:t>提交服务相关的仿真对象</w:t>
      </w:r>
      <w:r>
        <w:rPr>
          <w:rFonts w:hint="eastAsia"/>
        </w:rPr>
        <w:t>库</w:t>
      </w:r>
      <w:r w:rsidRPr="00B77D52">
        <w:rPr>
          <w:rFonts w:hint="eastAsia"/>
        </w:rPr>
        <w:t>，</w:t>
      </w:r>
      <w:r>
        <w:rPr>
          <w:rFonts w:hint="eastAsia"/>
        </w:rPr>
        <w:t>仿真平台读取后根据文档自动建立平台内的仿真模型库。</w:t>
      </w:r>
    </w:p>
    <w:p w14:paraId="2077920C" w14:textId="77777777" w:rsidR="007706A8" w:rsidRDefault="007706A8" w:rsidP="007706A8">
      <w:pPr>
        <w:spacing w:line="400" w:lineRule="exact"/>
        <w:ind w:firstLineChars="200" w:firstLine="480"/>
      </w:pPr>
      <w:r>
        <w:rPr>
          <w:rFonts w:hint="eastAsia"/>
        </w:rPr>
        <w:lastRenderedPageBreak/>
        <w:t xml:space="preserve">2. </w:t>
      </w:r>
      <w:r>
        <w:rPr>
          <w:rFonts w:hint="eastAsia"/>
        </w:rPr>
        <w:t>服务提供方在云平台上发布制造服务资源的同时，未提交服务相关的仿真对象库，此时需要在特定的仿真平台内部，根据云</w:t>
      </w:r>
      <w:r>
        <w:t>制造</w:t>
      </w:r>
      <w:r>
        <w:rPr>
          <w:rFonts w:hint="eastAsia"/>
        </w:rPr>
        <w:t>服务的特点和应用场景，手动建立仿真模型库。</w:t>
      </w:r>
    </w:p>
    <w:p w14:paraId="262A875E" w14:textId="77777777" w:rsidR="007706A8" w:rsidRDefault="007706A8" w:rsidP="007706A8">
      <w:pPr>
        <w:spacing w:line="400" w:lineRule="exact"/>
        <w:ind w:firstLineChars="200" w:firstLine="480"/>
      </w:pPr>
      <w:r>
        <w:rPr>
          <w:rFonts w:hint="eastAsia"/>
        </w:rPr>
        <w:t>这里需要说明，仿真平台不同，特定服务组合的仿真模型库有所差异。但是总体原则相同：</w:t>
      </w:r>
    </w:p>
    <w:p w14:paraId="4897E3AF" w14:textId="77777777" w:rsidR="007706A8" w:rsidRDefault="007706A8" w:rsidP="007706A8">
      <w:pPr>
        <w:spacing w:line="400" w:lineRule="exact"/>
        <w:ind w:firstLineChars="200" w:firstLine="480"/>
      </w:pPr>
      <w:r>
        <w:rPr>
          <w:rFonts w:hint="eastAsia"/>
        </w:rPr>
        <w:t xml:space="preserve">1. </w:t>
      </w:r>
      <w:r>
        <w:rPr>
          <w:rFonts w:hint="eastAsia"/>
        </w:rPr>
        <w:t>对于云平台上的原子服务类型，对应于仿真平台内的基本类型的对象。</w:t>
      </w:r>
    </w:p>
    <w:p w14:paraId="060695CE" w14:textId="77777777" w:rsidR="007706A8" w:rsidRPr="00432169" w:rsidRDefault="007706A8" w:rsidP="007706A8">
      <w:pPr>
        <w:spacing w:line="400" w:lineRule="exact"/>
        <w:ind w:firstLineChars="200" w:firstLine="480"/>
      </w:pPr>
      <w:r>
        <w:rPr>
          <w:rFonts w:hint="eastAsia"/>
        </w:rPr>
        <w:t xml:space="preserve">2. </w:t>
      </w:r>
      <w:r>
        <w:rPr>
          <w:rFonts w:hint="eastAsia"/>
        </w:rPr>
        <w:t>对于云平台上的组合服务类型，对应于仿真平台内的耦合类型的对象。</w:t>
      </w:r>
    </w:p>
    <w:p w14:paraId="7FBC0C71" w14:textId="77777777" w:rsidR="001D675B" w:rsidRDefault="001D675B" w:rsidP="001D675B">
      <w:pPr>
        <w:pStyle w:val="3"/>
        <w:rPr>
          <w:rFonts w:ascii="Times New Roman" w:hAnsi="Times New Roman"/>
          <w:sz w:val="24"/>
        </w:rPr>
      </w:pPr>
      <w:bookmarkStart w:id="75" w:name="_Toc501892820"/>
      <w:bookmarkStart w:id="76" w:name="_Toc501892824"/>
      <w:r>
        <w:rPr>
          <w:rFonts w:hint="eastAsia"/>
        </w:rPr>
        <w:t xml:space="preserve">4.2.3 </w:t>
      </w:r>
      <w:r>
        <w:rPr>
          <w:rFonts w:hint="eastAsia"/>
          <w:kern w:val="0"/>
          <w:sz w:val="26"/>
          <w:szCs w:val="26"/>
        </w:rPr>
        <w:t>制造服务模型与仿真模型的组合方法</w:t>
      </w:r>
      <w:bookmarkEnd w:id="75"/>
    </w:p>
    <w:p w14:paraId="6C364209" w14:textId="77777777" w:rsidR="001D675B" w:rsidRPr="00E60F40" w:rsidRDefault="001D675B" w:rsidP="001D675B">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Pr>
          <w:rFonts w:hint="eastAsia"/>
          <w:color w:val="FF0000"/>
        </w:rPr>
        <w:t>4.7</w:t>
      </w:r>
      <w:r w:rsidRPr="00E60F40">
        <w:t>，其主要包括两步：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77777777"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Pr>
          <w:rFonts w:hint="eastAsia"/>
          <w:color w:val="FF0000"/>
        </w:rPr>
        <w:t>4.8</w:t>
      </w:r>
      <w:r w:rsidRPr="00E60F40">
        <w:t>所示，主要包含以下步骤：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D2B56FF">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7B4434" w:rsidRDefault="007B4434"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4911AC7D" w14:textId="77777777" w:rsidR="007B4434" w:rsidRDefault="007B4434"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7B4434" w:rsidRDefault="007B4434"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6694BE62" w14:textId="77777777" w:rsidR="007B4434" w:rsidRDefault="007B4434"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358A039" w14:textId="77777777" w:rsidR="007B4434" w:rsidRDefault="007B4434"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7B4434" w:rsidRDefault="007B4434"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7B4434" w:rsidRDefault="007B4434"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7B4434" w:rsidRDefault="007B4434"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7BAFAA75"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7B4434" w:rsidRDefault="007B4434"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7B4434" w:rsidRDefault="007B4434"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7B4434" w:rsidRDefault="007B4434"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7B4434" w:rsidRDefault="007B4434"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7B4434" w:rsidRDefault="007B4434"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7B4434" w:rsidRDefault="007B4434" w:rsidP="001D675B">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7B4434" w:rsidRDefault="007B4434"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7B4434" w:rsidRDefault="007B4434" w:rsidP="001D675B">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439C6D79" w14:textId="77777777" w:rsidR="001D675B" w:rsidRDefault="001D675B" w:rsidP="001D675B">
      <w:pPr>
        <w:pStyle w:val="a4"/>
        <w:rPr>
          <w:szCs w:val="22"/>
        </w:rPr>
      </w:pPr>
      <w:r>
        <w:rPr>
          <w:rFonts w:hint="eastAsia"/>
          <w:szCs w:val="22"/>
        </w:rPr>
        <w:t>图</w:t>
      </w:r>
      <w:r>
        <w:rPr>
          <w:rFonts w:hint="eastAsia"/>
          <w:szCs w:val="22"/>
        </w:rPr>
        <w:t xml:space="preserve">4.7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7B4434" w:rsidRDefault="007B4434"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7B4434" w:rsidRDefault="007B4434"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7B4434" w:rsidRDefault="007B4434"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7B4434" w:rsidRDefault="007B4434"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xmlns:w16se="http://schemas.microsoft.com/office/word/2015/wordml/symex" xmlns:cx1="http://schemas.microsoft.com/office/drawing/2015/9/8/chartex" xmlns:cx="http://schemas.microsoft.com/office/drawing/2014/chartex">
            <w:pict>
              <v:group w14:anchorId="22B53E4B"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7B4434" w:rsidRDefault="007B4434"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7B4434" w:rsidRDefault="007B4434"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7B4434" w:rsidRDefault="007B4434"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7B4434" w:rsidRDefault="007B4434"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7777777" w:rsidR="001D675B" w:rsidRDefault="001D675B" w:rsidP="001D675B">
      <w:pPr>
        <w:pStyle w:val="a4"/>
        <w:rPr>
          <w:szCs w:val="22"/>
        </w:rPr>
      </w:pPr>
      <w:r>
        <w:rPr>
          <w:rFonts w:hint="eastAsia"/>
          <w:szCs w:val="22"/>
        </w:rPr>
        <w:lastRenderedPageBreak/>
        <w:t>图</w:t>
      </w:r>
      <w:r>
        <w:rPr>
          <w:rFonts w:hint="eastAsia"/>
          <w:szCs w:val="22"/>
        </w:rPr>
        <w:t xml:space="preserve">4.8 </w:t>
      </w:r>
      <w:r>
        <w:rPr>
          <w:rFonts w:hint="eastAsia"/>
          <w:szCs w:val="22"/>
        </w:rPr>
        <w:t>仿真信息的添加</w:t>
      </w:r>
    </w:p>
    <w:p w14:paraId="19D33FD8" w14:textId="3E22C7B6" w:rsidR="000309A2" w:rsidRDefault="00381E3D" w:rsidP="000309A2">
      <w:pPr>
        <w:pStyle w:val="2"/>
      </w:pPr>
      <w:r>
        <w:rPr>
          <w:rFonts w:hint="eastAsia"/>
        </w:rPr>
        <w:t>4</w:t>
      </w:r>
      <w:r w:rsidR="00DB0B3F">
        <w:rPr>
          <w:rFonts w:hint="eastAsia"/>
        </w:rPr>
        <w:t>.3</w:t>
      </w:r>
      <w:r w:rsidR="000309A2">
        <w:rPr>
          <w:rFonts w:hint="eastAsia"/>
        </w:rPr>
        <w:t xml:space="preserve"> </w:t>
      </w:r>
      <w:r w:rsidR="002E15A4">
        <w:rPr>
          <w:rFonts w:hint="eastAsia"/>
        </w:rPr>
        <w:t>云制造服务组合方法</w:t>
      </w:r>
      <w:bookmarkEnd w:id="76"/>
    </w:p>
    <w:p w14:paraId="21DDD0B4" w14:textId="77777777" w:rsidR="0005720C" w:rsidRPr="00EF0182" w:rsidRDefault="0005720C" w:rsidP="0005720C">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7A1F370" w:rsidR="005B6C11" w:rsidRDefault="00DD2633" w:rsidP="005B6C11">
      <w:pPr>
        <w:spacing w:line="480" w:lineRule="exact"/>
        <w:ind w:firstLineChars="200" w:firstLine="480"/>
      </w:pPr>
      <w:r>
        <w:rPr>
          <w:rFonts w:hint="eastAsia"/>
        </w:rPr>
        <w:t>服务组合步骤如图</w:t>
      </w:r>
      <w:r w:rsidR="00100B6E">
        <w:rPr>
          <w:rFonts w:hint="eastAsia"/>
        </w:rPr>
        <w:t>4.9</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7DDC6C8" w:rsidR="0024312C"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7D8DAFF8" w14:textId="1C0A6C19" w:rsidR="000C333B" w:rsidRPr="008A734E" w:rsidRDefault="000C333B" w:rsidP="00D62455">
      <w:pPr>
        <w:spacing w:line="48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8A734E">
        <w:rPr>
          <w:rFonts w:hint="eastAsia"/>
        </w:rPr>
        <w:t>Grounding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127EB4">
        <w:rPr>
          <w:rFonts w:hint="eastAsia"/>
        </w:rPr>
        <w:t>Grounding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7B4434" w:rsidRDefault="007B4434"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7B4434" w:rsidRDefault="007B4434"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7B4434" w:rsidRDefault="007B4434"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7B4434" w:rsidRDefault="007B4434"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7B4434" w:rsidRDefault="007B4434"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7B4434" w:rsidRDefault="007B4434"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1="http://schemas.microsoft.com/office/drawing/2015/9/8/chartex" xmlns:cx="http://schemas.microsoft.com/office/drawing/2014/chartex">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7B4434" w:rsidRDefault="007B4434"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7B4434" w:rsidRDefault="007B4434"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7B4434" w:rsidRDefault="007B4434"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7B4434" w:rsidRDefault="007B4434"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7B4434" w:rsidRDefault="007B4434"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7B4434" w:rsidRDefault="007B4434"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4ABFF57A" w:rsidR="005B6C11" w:rsidRPr="0005720C" w:rsidRDefault="005B6C11" w:rsidP="005B6C11">
      <w:pPr>
        <w:pStyle w:val="a4"/>
      </w:pPr>
      <w:r>
        <w:rPr>
          <w:rFonts w:hint="eastAsia"/>
        </w:rPr>
        <w:t>图</w:t>
      </w:r>
      <w:r>
        <w:rPr>
          <w:rFonts w:hint="eastAsia"/>
        </w:rPr>
        <w:t>4.</w:t>
      </w:r>
      <w:r w:rsidR="00100B6E">
        <w:rPr>
          <w:rFonts w:hint="eastAsia"/>
        </w:rPr>
        <w:t>9</w:t>
      </w:r>
      <w:r>
        <w:t xml:space="preserve"> </w:t>
      </w:r>
      <w:r>
        <w:rPr>
          <w:rFonts w:hint="eastAsia"/>
        </w:rPr>
        <w:t>服务组合步骤</w:t>
      </w:r>
    </w:p>
    <w:p w14:paraId="75A9B1E5" w14:textId="65B6C0CA" w:rsidR="000309A2" w:rsidRDefault="00667638" w:rsidP="000309A2">
      <w:pPr>
        <w:pStyle w:val="2"/>
      </w:pPr>
      <w:bookmarkStart w:id="77" w:name="_Toc501892825"/>
      <w:r>
        <w:rPr>
          <w:rFonts w:hint="eastAsia"/>
        </w:rPr>
        <w:t>4</w:t>
      </w:r>
      <w:r w:rsidR="00DB0B3F">
        <w:rPr>
          <w:rFonts w:hint="eastAsia"/>
        </w:rPr>
        <w:t>.4</w:t>
      </w:r>
      <w:r w:rsidR="000309A2">
        <w:rPr>
          <w:rFonts w:hint="eastAsia"/>
        </w:rPr>
        <w:t xml:space="preserve"> 本章小结</w:t>
      </w:r>
      <w:bookmarkEnd w:id="77"/>
    </w:p>
    <w:p w14:paraId="6B2915EC" w14:textId="29993594" w:rsidR="0095536C" w:rsidRPr="000309A2" w:rsidRDefault="008C388F" w:rsidP="008C388F">
      <w:pPr>
        <w:spacing w:line="360" w:lineRule="auto"/>
        <w:ind w:firstLineChars="200" w:firstLine="480"/>
      </w:pPr>
      <w:r>
        <w:rPr>
          <w:rFonts w:hint="eastAsia"/>
        </w:rPr>
        <w:t>本章首先对制作云服务中的相关本体进行建模。本体是后续服务发布和服务匹配的基础。同时重点介绍了面向仿真的云制造服务发布方法，以及基于推理的服务匹配方法，并对服务组合步骤进行了详细说明。</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78" w:name="_Toc501892826"/>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制造云服务发布与组</w:t>
      </w:r>
      <w:r w:rsidR="00687E8D">
        <w:rPr>
          <w:rFonts w:hint="eastAsia"/>
        </w:rPr>
        <w:t>合评价的实现</w:t>
      </w:r>
      <w:bookmarkEnd w:id="78"/>
    </w:p>
    <w:p w14:paraId="500405DE" w14:textId="536FE701" w:rsidR="00B445CF" w:rsidRDefault="00B445CF" w:rsidP="0020343A">
      <w:pPr>
        <w:pStyle w:val="2"/>
      </w:pPr>
      <w:bookmarkStart w:id="79" w:name="_Toc501892830"/>
      <w:r>
        <w:rPr>
          <w:rFonts w:hint="eastAsia"/>
        </w:rPr>
        <w:t>5.1 基于Plant</w:t>
      </w:r>
      <w:r>
        <w:t xml:space="preserve"> </w:t>
      </w:r>
      <w:r>
        <w:rPr>
          <w:rFonts w:hint="eastAsia"/>
        </w:rPr>
        <w:t>Simulation的服务</w:t>
      </w:r>
      <w:r w:rsidR="007E519F">
        <w:rPr>
          <w:rFonts w:hint="eastAsia"/>
        </w:rPr>
        <w:t>发布</w:t>
      </w:r>
    </w:p>
    <w:p w14:paraId="06FDEC54" w14:textId="5AFD0D54" w:rsidR="007E519F" w:rsidRPr="007E519F" w:rsidRDefault="007E519F" w:rsidP="007E519F">
      <w:pPr>
        <w:pStyle w:val="3"/>
      </w:pPr>
      <w:r>
        <w:rPr>
          <w:rFonts w:hint="eastAsia"/>
        </w:rPr>
        <w:t>5.1.1 Plant</w:t>
      </w:r>
      <w:r>
        <w:t xml:space="preserve"> </w:t>
      </w:r>
      <w:r>
        <w:rPr>
          <w:rFonts w:hint="eastAsia"/>
        </w:rPr>
        <w:t>Simulation中</w:t>
      </w:r>
      <w:r w:rsidR="003E7C1A">
        <w:rPr>
          <w:rFonts w:hint="eastAsia"/>
        </w:rPr>
        <w:t>建模</w:t>
      </w:r>
      <w:r>
        <w:rPr>
          <w:rFonts w:hint="eastAsia"/>
        </w:rPr>
        <w:t>对</w:t>
      </w:r>
      <w:commentRangeStart w:id="80"/>
      <w:r>
        <w:rPr>
          <w:rFonts w:hint="eastAsia"/>
        </w:rPr>
        <w:t>象说明</w:t>
      </w:r>
      <w:commentRangeEnd w:id="80"/>
      <w:r w:rsidR="0097487F">
        <w:rPr>
          <w:rStyle w:val="ae"/>
          <w:rFonts w:ascii="Times New Roman" w:eastAsia="宋体" w:hAnsi="Times New Roman"/>
          <w:bCs w:val="0"/>
        </w:rPr>
        <w:commentReference w:id="80"/>
      </w:r>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r>
        <w:rPr>
          <w:rFonts w:hint="eastAsia"/>
        </w:rPr>
        <w:t>个单元，每个单元都是一个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lastRenderedPageBreak/>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54A38C62" w:rsidR="0075523E" w:rsidRPr="007E519F" w:rsidRDefault="0075523E" w:rsidP="0075523E">
      <w:pPr>
        <w:pStyle w:val="3"/>
      </w:pPr>
      <w:r>
        <w:rPr>
          <w:rFonts w:hint="eastAsia"/>
        </w:rPr>
        <w:t xml:space="preserve">5.1.2 </w:t>
      </w:r>
      <w:r w:rsidR="006A088F">
        <w:rPr>
          <w:rFonts w:hint="eastAsia"/>
        </w:rPr>
        <w:t>基于Plant</w:t>
      </w:r>
      <w:r w:rsidR="006A088F">
        <w:t xml:space="preserve"> </w:t>
      </w:r>
      <w:r w:rsidR="006A088F">
        <w:rPr>
          <w:rFonts w:hint="eastAsia"/>
        </w:rPr>
        <w:t>Simulation的</w:t>
      </w:r>
      <w:r>
        <w:rPr>
          <w:rFonts w:hint="eastAsia"/>
        </w:rPr>
        <w:t>仿真</w:t>
      </w:r>
      <w:commentRangeStart w:id="81"/>
      <w:r>
        <w:rPr>
          <w:rFonts w:hint="eastAsia"/>
        </w:rPr>
        <w:t>抽象实现</w:t>
      </w:r>
      <w:commentRangeEnd w:id="81"/>
      <w:r w:rsidR="0097487F">
        <w:rPr>
          <w:rStyle w:val="ae"/>
          <w:rFonts w:ascii="Times New Roman" w:eastAsia="宋体" w:hAnsi="Times New Roman"/>
          <w:bCs w:val="0"/>
        </w:rPr>
        <w:commentReference w:id="81"/>
      </w:r>
    </w:p>
    <w:p w14:paraId="3F8FE98C" w14:textId="29D7C9B4" w:rsidR="0064067F" w:rsidRPr="007706A8" w:rsidRDefault="00B445CF" w:rsidP="0064067F">
      <w:pPr>
        <w:spacing w:line="400" w:lineRule="exact"/>
        <w:ind w:firstLineChars="200" w:firstLine="480"/>
      </w:pPr>
      <w:r>
        <w:rPr>
          <w:rFonts w:hint="eastAsia"/>
        </w:rPr>
        <w:t>根据</w:t>
      </w:r>
      <w:r>
        <w:rPr>
          <w:rFonts w:hint="eastAsia"/>
        </w:rPr>
        <w:t>4</w:t>
      </w:r>
      <w:r>
        <w:t>.2</w:t>
      </w:r>
      <w:r>
        <w:rPr>
          <w:rFonts w:hint="eastAsia"/>
        </w:rPr>
        <w:t>节面向仿真的云制造服务发布方法，在服务发布阶段，</w:t>
      </w:r>
      <w:r w:rsidR="005B7626">
        <w:rPr>
          <w:rFonts w:hint="eastAsia"/>
        </w:rPr>
        <w:t>需要将实体资源进行仿真抽象，</w:t>
      </w:r>
      <w:r w:rsidR="0064067F">
        <w:rPr>
          <w:rFonts w:hint="eastAsia"/>
        </w:rPr>
        <w:t>不同粒度的资源根据自身特征将映射成不同的仿真对象。例如，对于主轴来说，企业若发布主轴这一产品为服务，可对应于</w:t>
      </w:r>
      <w:r w:rsidR="0064067F">
        <w:rPr>
          <w:rFonts w:hint="eastAsia"/>
        </w:rPr>
        <w:t>Plant</w:t>
      </w:r>
      <w:r w:rsidR="0064067F">
        <w:t xml:space="preserve"> </w:t>
      </w:r>
      <w:r w:rsidR="0064067F">
        <w:rPr>
          <w:rFonts w:hint="eastAsia"/>
        </w:rPr>
        <w:t>Simulation</w:t>
      </w:r>
      <w:r w:rsidR="0064067F">
        <w:rPr>
          <w:rFonts w:hint="eastAsia"/>
        </w:rPr>
        <w:t>仿真平台内的“</w:t>
      </w:r>
      <w:r w:rsidR="0064067F">
        <w:rPr>
          <w:rFonts w:hint="eastAsia"/>
        </w:rPr>
        <w:t>Source</w:t>
      </w:r>
      <w:r w:rsidR="0064067F">
        <w:rPr>
          <w:rFonts w:hint="eastAsia"/>
        </w:rPr>
        <w:t>”对象；“主轴粗加工”若作为云平台上某一原子服务，可对应于</w:t>
      </w:r>
      <w:r w:rsidR="0064067F" w:rsidRPr="00A164A5">
        <w:rPr>
          <w:rFonts w:hint="eastAsia"/>
        </w:rPr>
        <w:t>Plant Simulation</w:t>
      </w:r>
      <w:r w:rsidR="0064067F">
        <w:rPr>
          <w:rFonts w:hint="eastAsia"/>
        </w:rPr>
        <w:t>仿真平台内的“</w:t>
      </w:r>
      <w:r w:rsidR="0064067F">
        <w:rPr>
          <w:rFonts w:hint="eastAsia"/>
        </w:rPr>
        <w:t>SingleProc</w:t>
      </w:r>
      <w:r w:rsidR="0064067F">
        <w:rPr>
          <w:rFonts w:hint="eastAsia"/>
        </w:rPr>
        <w:t>”仿真对象；“主轴加工”作为云平台上的某一组合服务，包括各个原子服务，如主轴毛坯加工、主轴粗加工、主轴精加工、主轴质检打标等，可对应于</w:t>
      </w:r>
      <w:r w:rsidR="0064067F" w:rsidRPr="00A164A5">
        <w:rPr>
          <w:rFonts w:hint="eastAsia"/>
        </w:rPr>
        <w:t>Plant Simulation</w:t>
      </w:r>
      <w:r w:rsidR="0064067F">
        <w:rPr>
          <w:rFonts w:hint="eastAsia"/>
        </w:rPr>
        <w:t>仿真平台内的“</w:t>
      </w:r>
      <w:r w:rsidR="0064067F">
        <w:rPr>
          <w:rFonts w:hint="eastAsia"/>
        </w:rPr>
        <w:t>Frame</w:t>
      </w:r>
      <w:r w:rsidR="0064067F">
        <w:rPr>
          <w:rFonts w:hint="eastAsia"/>
        </w:rPr>
        <w:t>”仿真对象。</w:t>
      </w:r>
    </w:p>
    <w:p w14:paraId="7DA42A36" w14:textId="6F7DAA70"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。其中，</w:t>
      </w:r>
      <w:r w:rsidR="00AD063F">
        <w:rPr>
          <w:rFonts w:hint="eastAsia"/>
        </w:rPr>
        <w:t>“</w:t>
      </w:r>
      <w:r w:rsidR="00AD063F">
        <w:rPr>
          <w:rFonts w:hint="eastAsia"/>
        </w:rPr>
        <w:t>simobj</w:t>
      </w:r>
      <w:r w:rsidR="00AD063F">
        <w:rPr>
          <w:rFonts w:hint="eastAsia"/>
        </w:rPr>
        <w:t>”节点</w:t>
      </w:r>
      <w:r w:rsidR="00BB45BF">
        <w:rPr>
          <w:rFonts w:hint="eastAsia"/>
        </w:rPr>
        <w:t>位于“</w:t>
      </w:r>
      <w:r w:rsidR="00BB45BF">
        <w:rPr>
          <w:rFonts w:hint="eastAsia"/>
        </w:rPr>
        <w:t>grounding</w:t>
      </w:r>
      <w:r w:rsidR="00BB45BF">
        <w:rPr>
          <w:rFonts w:hint="eastAsia"/>
        </w:rPr>
        <w:t>”节点</w:t>
      </w:r>
      <w:r w:rsidR="00AD063F">
        <w:rPr>
          <w:rFonts w:hint="eastAsia"/>
        </w:rPr>
        <w:t>下</w:t>
      </w:r>
      <w:r w:rsidR="00BB45BF">
        <w:rPr>
          <w:rFonts w:hint="eastAsia"/>
        </w:rPr>
        <w:t>，</w:t>
      </w:r>
      <w:r w:rsidR="00AD063F">
        <w:rPr>
          <w:rFonts w:hint="eastAsia"/>
        </w:rPr>
        <w:t>记录了仿真对象所有的参数信息</w:t>
      </w:r>
      <w:r w:rsidR="001C16FE">
        <w:rPr>
          <w:rFonts w:hint="eastAsia"/>
        </w:rPr>
        <w:t>；</w:t>
      </w:r>
      <w:r w:rsidR="00AD063F">
        <w:rPr>
          <w:rFonts w:hint="eastAsia"/>
        </w:rPr>
        <w:t>“</w:t>
      </w:r>
      <w:r w:rsidR="00AD063F">
        <w:rPr>
          <w:rFonts w:hint="eastAsia"/>
        </w:rPr>
        <w:t>name</w:t>
      </w:r>
      <w:r w:rsidR="00AD063F">
        <w:rPr>
          <w:rFonts w:hint="eastAsia"/>
        </w:rPr>
        <w:t>”表示仿真对象名称</w:t>
      </w:r>
      <w:r w:rsidR="001C16FE">
        <w:rPr>
          <w:rFonts w:hint="eastAsia"/>
        </w:rPr>
        <w:t>；</w:t>
      </w:r>
      <w:r w:rsidR="00AD063F">
        <w:rPr>
          <w:rFonts w:hint="eastAsia"/>
        </w:rPr>
        <w:t>“</w:t>
      </w:r>
      <w:r w:rsidR="00AD063F">
        <w:rPr>
          <w:rFonts w:hint="eastAsia"/>
        </w:rPr>
        <w:t>class</w:t>
      </w:r>
      <w:r w:rsidR="00AD063F">
        <w:rPr>
          <w:rFonts w:hint="eastAsia"/>
        </w:rPr>
        <w:t>”表示仿真对象在</w:t>
      </w:r>
      <w:r w:rsidR="00AD063F">
        <w:rPr>
          <w:rFonts w:hint="eastAsia"/>
        </w:rPr>
        <w:t>Plant</w:t>
      </w:r>
      <w:r w:rsidR="00AD063F">
        <w:t xml:space="preserve"> </w:t>
      </w:r>
      <w:r w:rsidR="00AD063F">
        <w:rPr>
          <w:rFonts w:hint="eastAsia"/>
        </w:rPr>
        <w:t>Simulation</w:t>
      </w:r>
      <w:r w:rsidR="00AD063F">
        <w:rPr>
          <w:rFonts w:hint="eastAsia"/>
        </w:rPr>
        <w:t>中的对象类型</w:t>
      </w:r>
      <w:r w:rsidR="001C16FE">
        <w:rPr>
          <w:rFonts w:hint="eastAsia"/>
        </w:rPr>
        <w:t>；</w:t>
      </w:r>
      <w:r w:rsidR="00AD063F">
        <w:rPr>
          <w:rFonts w:hint="eastAsia"/>
        </w:rPr>
        <w:t>“</w:t>
      </w:r>
      <w:r w:rsidR="00AD063F">
        <w:rPr>
          <w:rFonts w:hint="eastAsia"/>
        </w:rPr>
        <w:t>property</w:t>
      </w:r>
      <w:r w:rsidR="00AD063F">
        <w:rPr>
          <w:rFonts w:hint="eastAsia"/>
        </w:rPr>
        <w:t>”存储了仿真对象所有的属性参数</w:t>
      </w:r>
      <w:r w:rsidR="001C16FE">
        <w:rPr>
          <w:rFonts w:hint="eastAsia"/>
        </w:rPr>
        <w:t>；</w:t>
      </w:r>
      <w:r w:rsidR="00AD063F">
        <w:rPr>
          <w:rFonts w:hint="eastAsia"/>
        </w:rPr>
        <w:t>“</w:t>
      </w:r>
      <w:r w:rsidR="00AD063F">
        <w:rPr>
          <w:rFonts w:hint="eastAsia"/>
        </w:rPr>
        <w:t>method</w:t>
      </w:r>
      <w:r w:rsidR="00AD063F">
        <w:rPr>
          <w:rFonts w:hint="eastAsia"/>
        </w:rPr>
        <w:t>”存储仿真对象方法参数的路径。</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299F3D1F" w14:textId="0E8D104A" w:rsidR="0080732B" w:rsidRPr="000604F7" w:rsidRDefault="0080732B" w:rsidP="0080732B">
            <w:pPr>
              <w:spacing w:line="400" w:lineRule="exact"/>
              <w:ind w:firstLine="200"/>
              <w:rPr>
                <w:color w:val="000000"/>
              </w:rPr>
            </w:pPr>
            <w:r>
              <w:rPr>
                <w:color w:val="000000"/>
              </w:rPr>
              <w:t>&lt;simobj uuid="84521d41-1f63-4</w:t>
            </w:r>
            <w:r>
              <w:rPr>
                <w:rFonts w:hint="eastAsia"/>
                <w:color w:val="000000"/>
              </w:rPr>
              <w:t>s</w:t>
            </w:r>
            <w:r>
              <w:rPr>
                <w:color w:val="000000"/>
              </w:rPr>
              <w:t>1</w:t>
            </w:r>
            <w:r>
              <w:rPr>
                <w:rFonts w:hint="eastAsia"/>
                <w:color w:val="000000"/>
              </w:rPr>
              <w:t>a</w:t>
            </w:r>
            <w:r w:rsidRPr="000604F7">
              <w:rPr>
                <w:color w:val="000000"/>
              </w:rPr>
              <w:t>-</w:t>
            </w:r>
            <w:r>
              <w:rPr>
                <w:color w:val="000000"/>
              </w:rPr>
              <w:t>54</w:t>
            </w:r>
            <w:r>
              <w:rPr>
                <w:rFonts w:hint="eastAsia"/>
                <w:color w:val="000000"/>
              </w:rPr>
              <w:t>ss</w:t>
            </w:r>
            <w:r w:rsidRPr="000604F7">
              <w:rPr>
                <w:color w:val="000000"/>
              </w:rPr>
              <w:t>-</w:t>
            </w:r>
            <w:r>
              <w:rPr>
                <w:color w:val="000000"/>
              </w:rPr>
              <w:t>1532</w:t>
            </w:r>
            <w:r>
              <w:rPr>
                <w:rFonts w:hint="eastAsia"/>
                <w:color w:val="000000"/>
              </w:rPr>
              <w:t>sl84w2i8</w:t>
            </w:r>
            <w:r w:rsidRPr="000604F7">
              <w:rPr>
                <w:color w:val="000000"/>
              </w:rPr>
              <w:t xml:space="preserve">"&gt;    </w:t>
            </w:r>
            <w:proofErr w:type="gramStart"/>
            <w:r w:rsidRPr="000604F7">
              <w:rPr>
                <w:color w:val="000000"/>
              </w:rPr>
              <w:t>&lt;!—</w:t>
            </w:r>
            <w:proofErr w:type="gramEnd"/>
            <w:r w:rsidRPr="000604F7">
              <w:rPr>
                <w:color w:val="000000"/>
              </w:rPr>
              <w:t>各仿真对象具有不同的</w:t>
            </w:r>
            <w:r w:rsidRPr="000604F7">
              <w:rPr>
                <w:color w:val="000000"/>
              </w:rPr>
              <w:t>uuid--&gt;</w:t>
            </w:r>
          </w:p>
          <w:p w14:paraId="5CF89A8A" w14:textId="2331E724" w:rsidR="0080732B" w:rsidRPr="000604F7" w:rsidRDefault="0080732B" w:rsidP="0080732B">
            <w:pPr>
              <w:spacing w:line="400" w:lineRule="exact"/>
              <w:ind w:firstLine="200"/>
              <w:rPr>
                <w:color w:val="000000"/>
              </w:rPr>
            </w:pPr>
            <w:r w:rsidRPr="000604F7">
              <w:rPr>
                <w:color w:val="000000"/>
              </w:rPr>
              <w:tab/>
              <w:t>&lt;name&gt;</w:t>
            </w:r>
            <w:r>
              <w:rPr>
                <w:rFonts w:hint="eastAsia"/>
              </w:rPr>
              <w:t>主轴粗加工</w:t>
            </w:r>
            <w:r w:rsidRPr="000604F7">
              <w:rPr>
                <w:color w:val="000000"/>
              </w:rPr>
              <w:t>&lt;/name&gt;    &lt;!—</w:t>
            </w:r>
            <w:r w:rsidRPr="000604F7">
              <w:rPr>
                <w:color w:val="000000"/>
              </w:rPr>
              <w:t>工位名称</w:t>
            </w:r>
            <w:r w:rsidRPr="000604F7">
              <w:rPr>
                <w:color w:val="000000"/>
              </w:rPr>
              <w:t>--&gt;</w:t>
            </w:r>
          </w:p>
          <w:p w14:paraId="484D7686" w14:textId="77777777" w:rsidR="0080732B" w:rsidRPr="000604F7" w:rsidRDefault="0080732B" w:rsidP="0080732B">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5EC8DD14" w14:textId="234DEA68" w:rsidR="0080732B" w:rsidRPr="000604F7" w:rsidRDefault="0080732B" w:rsidP="0080732B">
            <w:pPr>
              <w:spacing w:line="400" w:lineRule="exact"/>
              <w:ind w:firstLine="200"/>
              <w:rPr>
                <w:color w:val="000000"/>
              </w:rPr>
            </w:pPr>
            <w:r w:rsidRPr="000604F7">
              <w:rPr>
                <w:color w:val="000000"/>
              </w:rPr>
              <w:tab/>
              <w:t>&lt;property name="ProcTime"&gt;</w:t>
            </w:r>
            <w:r>
              <w:rPr>
                <w:color w:val="000000"/>
              </w:rPr>
              <w:t>200</w:t>
            </w:r>
            <w:r w:rsidRPr="000604F7">
              <w:rPr>
                <w:color w:val="000000"/>
              </w:rPr>
              <w:t xml:space="preserve">&lt;/property&gt;    </w:t>
            </w:r>
            <w:proofErr w:type="gramStart"/>
            <w:r w:rsidRPr="000604F7">
              <w:rPr>
                <w:color w:val="000000"/>
              </w:rPr>
              <w:t>&lt;!—</w:t>
            </w:r>
            <w:proofErr w:type="gramEnd"/>
            <w:r w:rsidRPr="000604F7">
              <w:rPr>
                <w:color w:val="000000"/>
              </w:rPr>
              <w:t>工位加工时长</w:t>
            </w:r>
            <w:r w:rsidRPr="000604F7">
              <w:rPr>
                <w:color w:val="000000"/>
              </w:rPr>
              <w:t>--&gt;</w:t>
            </w:r>
          </w:p>
          <w:p w14:paraId="5AD61F68" w14:textId="77777777" w:rsidR="0080732B" w:rsidRPr="000604F7" w:rsidRDefault="0080732B" w:rsidP="0080732B">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637FBC22" w14:textId="77777777" w:rsidR="0080732B" w:rsidRPr="000604F7" w:rsidRDefault="0080732B" w:rsidP="0080732B">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6EB917C8" w14:textId="36615F03" w:rsidR="0080732B" w:rsidRDefault="0080732B" w:rsidP="0080732B">
            <w:pPr>
              <w:spacing w:line="400" w:lineRule="exact"/>
            </w:pPr>
            <w:r w:rsidRPr="000604F7">
              <w:rPr>
                <w:color w:val="000000"/>
              </w:rPr>
              <w:t>&lt;/simobj&gt;</w:t>
            </w:r>
            <w:r w:rsidRPr="000604F7">
              <w:rPr>
                <w:color w:val="000000"/>
              </w:rPr>
              <w:t>。</w:t>
            </w:r>
          </w:p>
        </w:tc>
      </w:tr>
    </w:tbl>
    <w:p w14:paraId="09D756B0" w14:textId="62BB66F1" w:rsidR="00B445CF" w:rsidRDefault="00B445CF" w:rsidP="0020343A">
      <w:pPr>
        <w:pStyle w:val="2"/>
      </w:pPr>
      <w:r>
        <w:rPr>
          <w:rFonts w:hint="eastAsia"/>
        </w:rPr>
        <w:lastRenderedPageBreak/>
        <w:t>5.2 基于Plant</w:t>
      </w:r>
      <w:r>
        <w:t xml:space="preserve"> </w:t>
      </w:r>
      <w:r>
        <w:rPr>
          <w:rFonts w:hint="eastAsia"/>
        </w:rPr>
        <w:t>Simulation的仿真模型组合描述</w:t>
      </w:r>
    </w:p>
    <w:p w14:paraId="4A69290E" w14:textId="16769F46" w:rsidR="00B445CF" w:rsidRDefault="001D675B" w:rsidP="001D675B">
      <w:pPr>
        <w:spacing w:line="400" w:lineRule="exact"/>
        <w:ind w:firstLineChars="200" w:firstLine="480"/>
      </w:pPr>
      <w:r>
        <w:rPr>
          <w:rFonts w:hint="eastAsia"/>
        </w:rPr>
        <w:t>如章节</w:t>
      </w:r>
      <w:r>
        <w:rPr>
          <w:rFonts w:hint="eastAsia"/>
        </w:rPr>
        <w:t>4.3</w:t>
      </w:r>
      <w:r>
        <w:rPr>
          <w:rFonts w:hint="eastAsia"/>
        </w:rPr>
        <w:t>所述，在服务组合阶段，需要读取各原子服务的描述文档，从“</w:t>
      </w:r>
      <w:r>
        <w:rPr>
          <w:rFonts w:hint="eastAsia"/>
        </w:rPr>
        <w:t>grounding</w:t>
      </w:r>
      <w:r>
        <w:rPr>
          <w:rFonts w:hint="eastAsia"/>
        </w:rPr>
        <w:t>”节点中的“</w:t>
      </w:r>
      <w:r>
        <w:rPr>
          <w:rFonts w:hint="eastAsia"/>
        </w:rPr>
        <w:t>simobj</w:t>
      </w:r>
      <w:r>
        <w:rPr>
          <w:rFonts w:hint="eastAsia"/>
        </w:rPr>
        <w:t>”节点读取仿真对象信息，并根据组合服务执行过程生成仿真模型的执行过程。</w:t>
      </w:r>
    </w:p>
    <w:p w14:paraId="6C7689BA" w14:textId="7EDD1666" w:rsidR="00B445CF" w:rsidRDefault="00BB45BF" w:rsidP="001D675B">
      <w:pPr>
        <w:spacing w:line="400" w:lineRule="exact"/>
        <w:ind w:firstLineChars="200" w:firstLine="480"/>
      </w:pPr>
      <w:r>
        <w:rPr>
          <w:rFonts w:hint="eastAsia"/>
        </w:rPr>
        <w:t>在服务发布阶段，原子服务的服务描述文件的“</w:t>
      </w:r>
      <w:r>
        <w:rPr>
          <w:rFonts w:hint="eastAsia"/>
        </w:rPr>
        <w:t>grounding</w:t>
      </w:r>
      <w:r>
        <w:rPr>
          <w:rFonts w:hint="eastAsia"/>
        </w:rPr>
        <w:t>”节点中会包含仿真对象信息</w:t>
      </w:r>
      <w:r w:rsidR="00684E23">
        <w:rPr>
          <w:rFonts w:hint="eastAsia"/>
        </w:rPr>
        <w:t>。以“主轴加工”为例，服务需求方需要主轴加工服务，云平台中提供了“主轴毛坯加工”、“主轴粗加工”、“主轴精加工”和“主轴</w:t>
      </w:r>
      <w:r w:rsidR="00857E35">
        <w:rPr>
          <w:rFonts w:hint="eastAsia"/>
        </w:rPr>
        <w:t>检验</w:t>
      </w:r>
      <w:r w:rsidR="00684E23">
        <w:rPr>
          <w:rFonts w:hint="eastAsia"/>
        </w:rPr>
        <w:t>打标”</w:t>
      </w:r>
      <w:r w:rsidR="00857E35">
        <w:rPr>
          <w:rFonts w:hint="eastAsia"/>
        </w:rPr>
        <w:t>四个原子</w:t>
      </w:r>
      <w:r w:rsidR="00684E23">
        <w:rPr>
          <w:rFonts w:hint="eastAsia"/>
        </w:rPr>
        <w:t>服务。读取各原子</w:t>
      </w:r>
      <w:r w:rsidR="00857E35">
        <w:rPr>
          <w:rFonts w:hint="eastAsia"/>
        </w:rPr>
        <w:t>服务“</w:t>
      </w:r>
      <w:r w:rsidR="00857E35">
        <w:rPr>
          <w:rFonts w:hint="eastAsia"/>
        </w:rPr>
        <w:t>simobj</w:t>
      </w:r>
      <w:r w:rsidR="00857E35">
        <w:rPr>
          <w:rFonts w:hint="eastAsia"/>
        </w:rPr>
        <w:t>”节点中的仿真对象信息如下所示：</w:t>
      </w:r>
    </w:p>
    <w:tbl>
      <w:tblPr>
        <w:tblStyle w:val="ad"/>
        <w:tblW w:w="0" w:type="auto"/>
        <w:tblLook w:val="04A0" w:firstRow="1" w:lastRow="0" w:firstColumn="1" w:lastColumn="0" w:noHBand="0" w:noVBand="1"/>
      </w:tblPr>
      <w:tblGrid>
        <w:gridCol w:w="8302"/>
      </w:tblGrid>
      <w:tr w:rsidR="00857E35" w14:paraId="65200FD4" w14:textId="77777777" w:rsidTr="00857E35">
        <w:tc>
          <w:tcPr>
            <w:tcW w:w="8302" w:type="dxa"/>
          </w:tcPr>
          <w:p w14:paraId="27CE566E" w14:textId="77777777" w:rsidR="00AB37FB" w:rsidRPr="000604F7" w:rsidRDefault="00AB37FB" w:rsidP="00AB37FB">
            <w:pPr>
              <w:spacing w:line="400" w:lineRule="exact"/>
              <w:ind w:firstLine="200"/>
              <w:rPr>
                <w:color w:val="000000"/>
              </w:rPr>
            </w:pPr>
            <w:r w:rsidRPr="000604F7">
              <w:rPr>
                <w:color w:val="000000"/>
              </w:rPr>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31D6777A"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BB2620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55679729"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name="ProcTime"&gt;600&lt;/property&gt;</w:t>
            </w:r>
          </w:p>
          <w:p w14:paraId="021ED9F6" w14:textId="3D51D16A"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749C7294" w14:textId="2FA96BF4"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4C654BF7" w14:textId="7910CB32" w:rsidR="00857E35" w:rsidRPr="00AB37FB" w:rsidRDefault="00AB37FB" w:rsidP="00AB37FB">
            <w:pPr>
              <w:spacing w:line="400" w:lineRule="exact"/>
              <w:ind w:firstLine="200"/>
              <w:rPr>
                <w:color w:val="000000"/>
              </w:rPr>
            </w:pPr>
            <w:r>
              <w:rPr>
                <w:color w:val="000000"/>
              </w:rPr>
              <w:t>&lt;/simobj&gt;</w:t>
            </w:r>
          </w:p>
        </w:tc>
      </w:tr>
      <w:tr w:rsidR="00857E35" w14:paraId="6184F6BA" w14:textId="77777777" w:rsidTr="00857E35">
        <w:tc>
          <w:tcPr>
            <w:tcW w:w="8302" w:type="dxa"/>
          </w:tcPr>
          <w:p w14:paraId="556D0C86" w14:textId="77777777" w:rsidR="00AB37FB" w:rsidRPr="000604F7" w:rsidRDefault="00AB37FB" w:rsidP="00AB37FB">
            <w:pPr>
              <w:spacing w:line="400" w:lineRule="exact"/>
              <w:ind w:firstLine="200"/>
              <w:rPr>
                <w:color w:val="000000"/>
              </w:rPr>
            </w:pPr>
            <w:r w:rsidRPr="000604F7">
              <w:rPr>
                <w:color w:val="000000"/>
              </w:rPr>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538655A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391EEB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707FE20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name="ProcTime"&gt;900&lt;/property&gt;</w:t>
            </w:r>
          </w:p>
          <w:p w14:paraId="750E4668" w14:textId="0F0CE463"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FB00256" w14:textId="22433116"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6CDC7BC4" w14:textId="6E91214A" w:rsidR="00857E35" w:rsidRPr="00AB37FB" w:rsidRDefault="00AB37FB" w:rsidP="00AB37FB">
            <w:pPr>
              <w:spacing w:line="400" w:lineRule="exact"/>
              <w:ind w:firstLine="200"/>
              <w:rPr>
                <w:color w:val="000000"/>
              </w:rPr>
            </w:pPr>
            <w:r>
              <w:rPr>
                <w:color w:val="000000"/>
              </w:rPr>
              <w:t>&lt;/simobj&gt;</w:t>
            </w:r>
          </w:p>
        </w:tc>
      </w:tr>
      <w:tr w:rsidR="00857E35" w14:paraId="53038916" w14:textId="77777777" w:rsidTr="00857E35">
        <w:tc>
          <w:tcPr>
            <w:tcW w:w="8302" w:type="dxa"/>
          </w:tcPr>
          <w:p w14:paraId="0DD8135E" w14:textId="77777777" w:rsidR="00AB37FB" w:rsidRPr="000604F7" w:rsidRDefault="00AB37FB" w:rsidP="00AB37FB">
            <w:pPr>
              <w:spacing w:line="400" w:lineRule="exact"/>
              <w:ind w:firstLine="200"/>
              <w:rPr>
                <w:color w:val="000000"/>
              </w:rPr>
            </w:pPr>
            <w:r w:rsidRPr="000604F7">
              <w:rPr>
                <w:color w:val="000000"/>
              </w:rPr>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356BC74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02C7D4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4739457B"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name="ProcTime"&gt;1200&lt;/property&gt;</w:t>
            </w:r>
          </w:p>
          <w:p w14:paraId="7B2B4BF6" w14:textId="763E0558"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470E09C3" w14:textId="5242D60F"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610D36FE" w14:textId="668AEFE5" w:rsidR="00857E35" w:rsidRPr="00AB37FB" w:rsidRDefault="00AB37FB" w:rsidP="00AB37FB">
            <w:pPr>
              <w:spacing w:line="400" w:lineRule="exact"/>
              <w:ind w:firstLine="200"/>
              <w:rPr>
                <w:color w:val="000000"/>
              </w:rPr>
            </w:pPr>
            <w:r w:rsidRPr="000604F7">
              <w:rPr>
                <w:color w:val="000000"/>
              </w:rPr>
              <w:t>&lt;/simobj&gt;</w:t>
            </w:r>
          </w:p>
        </w:tc>
      </w:tr>
      <w:tr w:rsidR="00857E35" w14:paraId="151CD49B" w14:textId="77777777" w:rsidTr="00857E35">
        <w:tc>
          <w:tcPr>
            <w:tcW w:w="8302" w:type="dxa"/>
          </w:tcPr>
          <w:p w14:paraId="6EBB967F" w14:textId="77777777" w:rsidR="00AB37FB" w:rsidRPr="000604F7" w:rsidRDefault="00AB37FB" w:rsidP="00AB37FB">
            <w:pPr>
              <w:spacing w:line="400" w:lineRule="exact"/>
              <w:ind w:firstLine="200"/>
              <w:rPr>
                <w:color w:val="000000"/>
              </w:rPr>
            </w:pPr>
            <w:r w:rsidRPr="000604F7">
              <w:rPr>
                <w:color w:val="000000"/>
              </w:rPr>
              <w:lastRenderedPageBreak/>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2D89709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0CB1EED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21252DC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2A596264" w14:textId="616C8B1D"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422053EB" w14:textId="232F4C99"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55BB7FA6" w14:textId="38C7E0D1" w:rsidR="00857E35" w:rsidRPr="00AB37FB" w:rsidRDefault="00AB37FB" w:rsidP="00AB37FB">
            <w:pPr>
              <w:spacing w:line="400" w:lineRule="exact"/>
              <w:ind w:firstLine="200"/>
              <w:rPr>
                <w:color w:val="000000"/>
              </w:rPr>
            </w:pPr>
            <w:r>
              <w:rPr>
                <w:color w:val="000000"/>
              </w:rPr>
              <w:t>&lt;/simobj&gt;</w:t>
            </w:r>
          </w:p>
        </w:tc>
      </w:tr>
    </w:tbl>
    <w:p w14:paraId="214B9732" w14:textId="092D5949" w:rsidR="00857E35" w:rsidRDefault="00857E35" w:rsidP="00857E35">
      <w:pPr>
        <w:spacing w:line="400" w:lineRule="exact"/>
        <w:ind w:firstLineChars="200" w:firstLine="480"/>
      </w:pPr>
      <w:r>
        <w:rPr>
          <w:rFonts w:hint="eastAsia"/>
        </w:rPr>
        <w:t>将这四个原子服务的仿真对象部分进行组合操作，生成组合服务的仿真模型信息</w:t>
      </w:r>
      <w:r w:rsidR="00146C41">
        <w:rPr>
          <w:rFonts w:hint="eastAsia"/>
        </w:rPr>
        <w:t>并存入组合服务描述文件“</w:t>
      </w:r>
      <w:r w:rsidR="00146C41">
        <w:rPr>
          <w:rFonts w:hint="eastAsia"/>
        </w:rPr>
        <w:t>grounding</w:t>
      </w:r>
      <w:r w:rsidR="00146C41">
        <w:rPr>
          <w:rFonts w:hint="eastAsia"/>
        </w:rPr>
        <w:t>”节点</w:t>
      </w:r>
      <w:r w:rsidR="00E84D7D">
        <w:rPr>
          <w:rFonts w:hint="eastAsia"/>
        </w:rPr>
        <w:t>下</w:t>
      </w:r>
      <w:r w:rsidR="00146C41">
        <w:rPr>
          <w:rFonts w:hint="eastAsia"/>
        </w:rPr>
        <w:t>的“</w:t>
      </w:r>
      <w:r w:rsidR="00146C41">
        <w:rPr>
          <w:rFonts w:hint="eastAsia"/>
        </w:rPr>
        <w:t>SimInfo</w:t>
      </w:r>
      <w:r w:rsidR="00146C41">
        <w:rPr>
          <w:rFonts w:hint="eastAsia"/>
        </w:rPr>
        <w:t>”节点中，</w:t>
      </w:r>
      <w:r>
        <w:rPr>
          <w:rFonts w:hint="eastAsia"/>
        </w:rPr>
        <w:t>如下所示：</w:t>
      </w:r>
    </w:p>
    <w:tbl>
      <w:tblPr>
        <w:tblStyle w:val="ad"/>
        <w:tblW w:w="0" w:type="auto"/>
        <w:tblLook w:val="04A0" w:firstRow="1" w:lastRow="0" w:firstColumn="1" w:lastColumn="0" w:noHBand="0" w:noVBand="1"/>
      </w:tblPr>
      <w:tblGrid>
        <w:gridCol w:w="8302"/>
      </w:tblGrid>
      <w:tr w:rsidR="00857E35" w14:paraId="72DEA274" w14:textId="77777777" w:rsidTr="00857E35">
        <w:tc>
          <w:tcPr>
            <w:tcW w:w="8302" w:type="dxa"/>
          </w:tcPr>
          <w:p w14:paraId="62442D2C" w14:textId="77777777" w:rsidR="00857E35" w:rsidRPr="000604F7" w:rsidRDefault="00857E35" w:rsidP="00857E35">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6C85D11D" w14:textId="77777777" w:rsidR="00857E35" w:rsidRPr="000604F7" w:rsidRDefault="00857E35" w:rsidP="00857E35">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64B44775"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7326528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20381A7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235D48E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4CC202A2" w14:textId="77777777" w:rsidR="00857E35" w:rsidRPr="000604F7" w:rsidRDefault="00857E35" w:rsidP="00857E35">
            <w:pPr>
              <w:spacing w:line="400" w:lineRule="exact"/>
              <w:ind w:firstLine="200"/>
              <w:rPr>
                <w:color w:val="000000"/>
              </w:rPr>
            </w:pPr>
            <w:r w:rsidRPr="000604F7">
              <w:rPr>
                <w:color w:val="000000"/>
              </w:rPr>
              <w:tab/>
              <w:t>&lt;/sequence&gt;</w:t>
            </w:r>
          </w:p>
          <w:p w14:paraId="49EBD658" w14:textId="77777777" w:rsidR="00857E35" w:rsidRPr="000604F7" w:rsidRDefault="00857E35" w:rsidP="00857E35">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778AD178"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2392F13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73B9D5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name="ProcTime"&gt;600&lt;/property&gt;</w:t>
            </w:r>
          </w:p>
          <w:p w14:paraId="251124AC" w14:textId="126BEACF"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1DB8A830" w14:textId="684A6E86"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5018FAC6" w14:textId="77777777" w:rsidR="00857E35" w:rsidRPr="000604F7" w:rsidRDefault="00857E35" w:rsidP="00857E35">
            <w:pPr>
              <w:spacing w:line="400" w:lineRule="exact"/>
              <w:ind w:firstLine="200"/>
              <w:rPr>
                <w:color w:val="000000"/>
              </w:rPr>
            </w:pPr>
            <w:r w:rsidRPr="000604F7">
              <w:rPr>
                <w:color w:val="000000"/>
              </w:rPr>
              <w:tab/>
              <w:t>&lt;/simobj&gt;</w:t>
            </w:r>
          </w:p>
          <w:p w14:paraId="695966C1" w14:textId="77777777" w:rsidR="00857E35" w:rsidRPr="000604F7" w:rsidRDefault="00857E35" w:rsidP="00857E35">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25C7D860"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C4A1AE"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87B8300" w14:textId="77777777" w:rsidR="00857E35" w:rsidRPr="000604F7" w:rsidRDefault="00857E35" w:rsidP="00857E35">
            <w:pPr>
              <w:spacing w:line="400" w:lineRule="exact"/>
              <w:ind w:firstLine="200"/>
              <w:rPr>
                <w:color w:val="000000"/>
              </w:rPr>
            </w:pPr>
            <w:r w:rsidRPr="000604F7">
              <w:rPr>
                <w:color w:val="000000"/>
              </w:rPr>
              <w:lastRenderedPageBreak/>
              <w:tab/>
            </w:r>
            <w:r w:rsidRPr="000604F7">
              <w:rPr>
                <w:color w:val="000000"/>
              </w:rPr>
              <w:tab/>
              <w:t>&lt;property name="ProcTime"&gt;900&lt;/property&gt;</w:t>
            </w:r>
          </w:p>
          <w:p w14:paraId="155D7B55" w14:textId="1D05405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E5127AC" w14:textId="3DCCB58B"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4A6BC960" w14:textId="77777777" w:rsidR="00857E35" w:rsidRPr="000604F7" w:rsidRDefault="00857E35" w:rsidP="00857E35">
            <w:pPr>
              <w:spacing w:line="400" w:lineRule="exact"/>
              <w:ind w:firstLine="200"/>
              <w:rPr>
                <w:color w:val="000000"/>
              </w:rPr>
            </w:pPr>
            <w:r w:rsidRPr="000604F7">
              <w:rPr>
                <w:color w:val="000000"/>
              </w:rPr>
              <w:tab/>
              <w:t>&lt;/simobj&gt;</w:t>
            </w:r>
          </w:p>
          <w:p w14:paraId="24194430" w14:textId="77777777" w:rsidR="00857E35" w:rsidRPr="000604F7" w:rsidRDefault="00857E35" w:rsidP="00857E35">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7859B6E2"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4C9E6F4"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70ADD30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name="ProcTime"&gt;1200&lt;/property&gt;</w:t>
            </w:r>
          </w:p>
          <w:p w14:paraId="57851904" w14:textId="00F1FB7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281DA345" w14:textId="4451FB64"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140D485D" w14:textId="77777777" w:rsidR="00857E35" w:rsidRPr="000604F7" w:rsidRDefault="00857E35" w:rsidP="00857E35">
            <w:pPr>
              <w:spacing w:line="400" w:lineRule="exact"/>
              <w:ind w:firstLine="200"/>
              <w:rPr>
                <w:color w:val="000000"/>
              </w:rPr>
            </w:pPr>
            <w:r w:rsidRPr="000604F7">
              <w:rPr>
                <w:color w:val="000000"/>
              </w:rPr>
              <w:tab/>
              <w:t>&lt;/simobj&gt;</w:t>
            </w:r>
          </w:p>
          <w:p w14:paraId="678D4A77" w14:textId="77777777" w:rsidR="00AB37FB" w:rsidRPr="000604F7" w:rsidRDefault="00857E35" w:rsidP="00AB37FB">
            <w:pPr>
              <w:spacing w:line="400" w:lineRule="exact"/>
              <w:ind w:firstLine="200"/>
              <w:rPr>
                <w:color w:val="000000"/>
              </w:rPr>
            </w:pPr>
            <w:r w:rsidRPr="000604F7">
              <w:rPr>
                <w:color w:val="000000"/>
              </w:rPr>
              <w:tab/>
            </w:r>
            <w:r w:rsidR="00AB37FB" w:rsidRPr="000604F7">
              <w:rPr>
                <w:color w:val="000000"/>
              </w:rPr>
              <w:t>&lt;simobj id="5b218050-df47-452c-8f9a-816f149d9401"&gt;</w:t>
            </w:r>
            <w:r w:rsidR="00AB37FB" w:rsidRPr="000604F7">
              <w:rPr>
                <w:color w:val="000000"/>
              </w:rPr>
              <w:tab/>
            </w:r>
            <w:proofErr w:type="gramStart"/>
            <w:r w:rsidR="00AB37FB" w:rsidRPr="000604F7">
              <w:rPr>
                <w:color w:val="000000"/>
              </w:rPr>
              <w:t>&lt;!--</w:t>
            </w:r>
            <w:proofErr w:type="gramEnd"/>
            <w:r w:rsidR="00AB37FB" w:rsidRPr="000604F7">
              <w:rPr>
                <w:color w:val="000000"/>
              </w:rPr>
              <w:t>读入检验打标工位的内容</w:t>
            </w:r>
            <w:r w:rsidR="00AB37FB" w:rsidRPr="000604F7">
              <w:rPr>
                <w:color w:val="000000"/>
              </w:rPr>
              <w:t>--&gt;</w:t>
            </w:r>
          </w:p>
          <w:p w14:paraId="326EB4E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5C1E3364"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0DA675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45FFE1E0" w14:textId="2F8F584E"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04891EC7" w14:textId="52EE1725"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1B6E67F3" w14:textId="77777777" w:rsidR="00AB37FB" w:rsidRPr="000604F7" w:rsidRDefault="00AB37FB" w:rsidP="00AB37FB">
            <w:pPr>
              <w:spacing w:line="400" w:lineRule="exact"/>
              <w:ind w:firstLine="200"/>
              <w:rPr>
                <w:color w:val="000000"/>
              </w:rPr>
            </w:pPr>
            <w:r w:rsidRPr="000604F7">
              <w:rPr>
                <w:color w:val="000000"/>
              </w:rPr>
              <w:tab/>
              <w:t>&lt;/simobj&gt;</w:t>
            </w:r>
          </w:p>
          <w:p w14:paraId="4C68FDD5" w14:textId="79D9D02D" w:rsidR="00857E35" w:rsidRPr="00AB37FB" w:rsidRDefault="00857E35" w:rsidP="00AB37FB">
            <w:pPr>
              <w:spacing w:line="400" w:lineRule="exact"/>
              <w:ind w:firstLine="200"/>
              <w:rPr>
                <w:color w:val="000000"/>
              </w:rPr>
            </w:pPr>
            <w:r w:rsidRPr="000604F7">
              <w:rPr>
                <w:color w:val="000000"/>
              </w:rPr>
              <w:t>&lt;/grounding:SimInfo&gt;</w:t>
            </w:r>
            <w:r w:rsidRPr="000604F7">
              <w:rPr>
                <w:color w:val="000000"/>
              </w:rPr>
              <w:t>。</w:t>
            </w:r>
          </w:p>
        </w:tc>
      </w:tr>
    </w:tbl>
    <w:p w14:paraId="7585B7AD" w14:textId="7E240F65" w:rsidR="00B445CF" w:rsidRPr="00B445CF" w:rsidRDefault="000955EA" w:rsidP="001D675B">
      <w:pPr>
        <w:spacing w:line="400" w:lineRule="exact"/>
        <w:ind w:firstLineChars="200" w:firstLine="480"/>
      </w:pPr>
      <w:r>
        <w:rPr>
          <w:rFonts w:hint="eastAsia"/>
        </w:rPr>
        <w:lastRenderedPageBreak/>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6EF925B5" w14:textId="2361D78D" w:rsidR="00B572EB" w:rsidRDefault="00B445CF" w:rsidP="0020343A">
      <w:pPr>
        <w:pStyle w:val="2"/>
      </w:pPr>
      <w:r>
        <w:rPr>
          <w:rFonts w:hint="eastAsia"/>
        </w:rPr>
        <w:t>5.3</w:t>
      </w:r>
      <w:r w:rsidR="00B572EB">
        <w:t xml:space="preserve"> </w:t>
      </w:r>
      <w:r w:rsidR="00690869">
        <w:rPr>
          <w:rFonts w:hint="eastAsia"/>
        </w:rPr>
        <w:t>基于Plant</w:t>
      </w:r>
      <w:r w:rsidR="00690869">
        <w:t xml:space="preserve"> </w:t>
      </w:r>
      <w:r w:rsidR="00690869">
        <w:rPr>
          <w:rFonts w:hint="eastAsia"/>
        </w:rPr>
        <w:t>Simulation</w:t>
      </w:r>
      <w:r w:rsidR="00E73A52">
        <w:t xml:space="preserve"> </w:t>
      </w:r>
      <w:r w:rsidR="00690869">
        <w:rPr>
          <w:rFonts w:hint="eastAsia"/>
        </w:rPr>
        <w:t>的仿真模型</w:t>
      </w:r>
      <w:r w:rsidR="00B572EB">
        <w:rPr>
          <w:rFonts w:hint="eastAsia"/>
        </w:rPr>
        <w:t>自动构建</w:t>
      </w:r>
    </w:p>
    <w:p w14:paraId="3A303B2F" w14:textId="15BAE9ED" w:rsidR="00757C75" w:rsidRPr="001A5C6A" w:rsidRDefault="00B445CF" w:rsidP="00757C75">
      <w:pPr>
        <w:pStyle w:val="3"/>
      </w:pPr>
      <w:bookmarkStart w:id="82" w:name="_Toc487899355"/>
      <w:bookmarkStart w:id="83" w:name="_Toc487899874"/>
      <w:bookmarkStart w:id="84" w:name="_Toc488759695"/>
      <w:bookmarkStart w:id="85" w:name="_Toc501892846"/>
      <w:r>
        <w:rPr>
          <w:rFonts w:hint="eastAsia"/>
        </w:rPr>
        <w:t>5.3</w:t>
      </w:r>
      <w:r w:rsidR="00757C75" w:rsidRPr="001A5C6A">
        <w:rPr>
          <w:rFonts w:hint="eastAsia"/>
        </w:rPr>
        <w:t>.1 仿真平台内预置对象说明</w:t>
      </w:r>
      <w:bookmarkEnd w:id="82"/>
      <w:bookmarkEnd w:id="83"/>
      <w:bookmarkEnd w:id="84"/>
      <w:bookmarkEnd w:id="85"/>
    </w:p>
    <w:p w14:paraId="675B3D82" w14:textId="647F016D" w:rsidR="00757C75" w:rsidRPr="00A164A5" w:rsidRDefault="00757C75" w:rsidP="00757C75">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100B6E">
        <w:rPr>
          <w:rFonts w:hint="eastAsia"/>
          <w:color w:val="FF0000"/>
        </w:rPr>
        <w:t>5.1</w:t>
      </w:r>
      <w:r w:rsidRPr="00A164A5">
        <w:rPr>
          <w:rFonts w:hint="eastAsia"/>
        </w:rPr>
        <w:t>所示。</w:t>
      </w:r>
    </w:p>
    <w:p w14:paraId="32539059" w14:textId="77777777" w:rsidR="00757C75" w:rsidRPr="00A164A5" w:rsidRDefault="00757C75" w:rsidP="00757C75">
      <w:pPr>
        <w:pStyle w:val="a5"/>
      </w:pPr>
      <w:r w:rsidRPr="002549CD">
        <w:rPr>
          <w:noProof/>
        </w:rPr>
        <w:lastRenderedPageBreak/>
        <w:drawing>
          <wp:inline distT="0" distB="0" distL="0" distR="0" wp14:anchorId="2EA2974A" wp14:editId="2E92CB0D">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4AD5844B" w14:textId="51E138AC" w:rsidR="00757C75" w:rsidRPr="00A164A5" w:rsidRDefault="00757C75" w:rsidP="00757C75">
      <w:pPr>
        <w:pStyle w:val="a4"/>
      </w:pPr>
      <w:r w:rsidRPr="00A164A5">
        <w:rPr>
          <w:rFonts w:hint="eastAsia"/>
        </w:rPr>
        <w:t>图</w:t>
      </w:r>
      <w:r w:rsidR="00100B6E">
        <w:rPr>
          <w:rFonts w:hint="eastAsia"/>
        </w:rPr>
        <w:t>5.1</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41028A" w14:textId="77777777" w:rsidR="00757C75" w:rsidRPr="00A164A5" w:rsidRDefault="00757C75" w:rsidP="00757C75">
      <w:pPr>
        <w:spacing w:line="400" w:lineRule="exact"/>
        <w:ind w:firstLineChars="200" w:firstLine="480"/>
      </w:pPr>
      <w:r w:rsidRPr="00A164A5">
        <w:rPr>
          <w:rFonts w:hint="eastAsia"/>
        </w:rPr>
        <w:t>模型框架内主要分为五个区域，下面分别针对五个区域及内部对象进行解释说明：</w:t>
      </w:r>
    </w:p>
    <w:p w14:paraId="650B6B68" w14:textId="77777777" w:rsidR="00757C75" w:rsidRPr="00F92DF2" w:rsidRDefault="00757C75" w:rsidP="00757C75">
      <w:pPr>
        <w:spacing w:line="400" w:lineRule="exact"/>
        <w:ind w:firstLineChars="200" w:firstLine="480"/>
        <w:rPr>
          <w:b/>
        </w:rPr>
      </w:pPr>
      <w:r w:rsidRPr="00F92DF2">
        <w:rPr>
          <w:rFonts w:hint="eastAsia"/>
          <w:b/>
        </w:rPr>
        <w:t>1.</w:t>
      </w:r>
      <w:r>
        <w:rPr>
          <w:rFonts w:hint="eastAsia"/>
          <w:b/>
        </w:rPr>
        <w:t xml:space="preserve"> </w:t>
      </w:r>
      <w:r w:rsidRPr="00F92DF2">
        <w:rPr>
          <w:rFonts w:hint="eastAsia"/>
          <w:b/>
        </w:rPr>
        <w:t>初始化区域</w:t>
      </w:r>
    </w:p>
    <w:p w14:paraId="0224579E"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4741EBEA"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47044D98"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0B21AC0B"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25D1E41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027DB6A" w14:textId="77777777" w:rsidR="00757C75" w:rsidRPr="00F92DF2" w:rsidRDefault="00757C75" w:rsidP="00757C75">
      <w:pPr>
        <w:spacing w:line="400" w:lineRule="exact"/>
        <w:ind w:firstLineChars="200" w:firstLine="480"/>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1419268F"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23E9068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3DAB60CE"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2AD97FF"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08AD17B0"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3726CC3" w14:textId="77777777" w:rsidR="00757C75" w:rsidRPr="00A164A5" w:rsidRDefault="00757C75" w:rsidP="00757C75">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对象，保存典型服务在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07C36D07" w14:textId="77777777" w:rsidR="00757C75" w:rsidRPr="00F92DF2" w:rsidRDefault="00757C75" w:rsidP="00757C75">
      <w:pPr>
        <w:spacing w:line="400" w:lineRule="exact"/>
        <w:ind w:firstLineChars="200" w:firstLine="480"/>
        <w:rPr>
          <w:b/>
        </w:rPr>
      </w:pPr>
      <w:r w:rsidRPr="00F92DF2">
        <w:rPr>
          <w:rFonts w:hint="eastAsia"/>
          <w:b/>
        </w:rPr>
        <w:t>3.</w:t>
      </w:r>
      <w:r>
        <w:rPr>
          <w:rFonts w:hint="eastAsia"/>
          <w:b/>
        </w:rPr>
        <w:t xml:space="preserve"> </w:t>
      </w:r>
      <w:r w:rsidRPr="00F92DF2">
        <w:rPr>
          <w:rFonts w:hint="eastAsia"/>
          <w:b/>
        </w:rPr>
        <w:t>仿真结果导出区域</w:t>
      </w:r>
    </w:p>
    <w:p w14:paraId="6F3A6681"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2E7B4F36"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B9A9745"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04AA04F1" w14:textId="77777777" w:rsidR="00757C75" w:rsidRPr="00F92DF2" w:rsidRDefault="00757C75" w:rsidP="00757C75">
      <w:pPr>
        <w:spacing w:line="400" w:lineRule="exact"/>
        <w:ind w:firstLineChars="200" w:firstLine="480"/>
        <w:rPr>
          <w:b/>
        </w:rPr>
      </w:pPr>
      <w:r w:rsidRPr="00F92DF2">
        <w:rPr>
          <w:rFonts w:hint="eastAsia"/>
          <w:b/>
        </w:rPr>
        <w:t>4.</w:t>
      </w:r>
      <w:r>
        <w:rPr>
          <w:rFonts w:hint="eastAsia"/>
          <w:b/>
        </w:rPr>
        <w:t xml:space="preserve"> </w:t>
      </w:r>
      <w:r w:rsidRPr="00F92DF2">
        <w:rPr>
          <w:rFonts w:hint="eastAsia"/>
          <w:b/>
        </w:rPr>
        <w:t>仿真结果展示区域</w:t>
      </w:r>
    </w:p>
    <w:p w14:paraId="098C40FC"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64A5B63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444B9446"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228421CA"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42110C7D"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2318E38A" w14:textId="77777777" w:rsidR="00757C75" w:rsidRPr="00F92DF2" w:rsidRDefault="00757C75" w:rsidP="00757C75">
      <w:pPr>
        <w:spacing w:line="400" w:lineRule="exact"/>
        <w:ind w:firstLineChars="200" w:firstLine="480"/>
        <w:rPr>
          <w:b/>
        </w:rPr>
      </w:pPr>
      <w:r w:rsidRPr="00F92DF2">
        <w:rPr>
          <w:rFonts w:hint="eastAsia"/>
          <w:b/>
        </w:rPr>
        <w:t>5.</w:t>
      </w:r>
      <w:r>
        <w:rPr>
          <w:rFonts w:hint="eastAsia"/>
          <w:b/>
        </w:rPr>
        <w:t xml:space="preserve"> </w:t>
      </w:r>
      <w:r w:rsidRPr="00F92DF2">
        <w:rPr>
          <w:rFonts w:hint="eastAsia"/>
          <w:b/>
        </w:rPr>
        <w:t>仿真模型生成区域</w:t>
      </w:r>
    </w:p>
    <w:p w14:paraId="0CDDED98" w14:textId="77777777" w:rsidR="00757C75" w:rsidRPr="00472263" w:rsidRDefault="00757C75" w:rsidP="00757C75">
      <w:pPr>
        <w:spacing w:line="400" w:lineRule="exact"/>
        <w:ind w:firstLineChars="200" w:firstLine="480"/>
      </w:pPr>
      <w:r w:rsidRPr="00A164A5">
        <w:rPr>
          <w:rFonts w:hint="eastAsia"/>
        </w:rPr>
        <w:t>该区域是目标生产线的生成区域。</w:t>
      </w:r>
    </w:p>
    <w:p w14:paraId="38F08622" w14:textId="71C91319" w:rsidR="00757C75" w:rsidRPr="001A5C6A" w:rsidRDefault="00B445CF" w:rsidP="00757C75">
      <w:pPr>
        <w:pStyle w:val="3"/>
      </w:pPr>
      <w:bookmarkStart w:id="86" w:name="_Toc487899356"/>
      <w:bookmarkStart w:id="87" w:name="_Toc487899875"/>
      <w:bookmarkStart w:id="88" w:name="_Toc488759696"/>
      <w:bookmarkStart w:id="89" w:name="_Toc501892847"/>
      <w:r>
        <w:rPr>
          <w:rFonts w:hint="eastAsia"/>
        </w:rPr>
        <w:t>5.3</w:t>
      </w:r>
      <w:r w:rsidR="00757C75" w:rsidRPr="001A5C6A">
        <w:rPr>
          <w:rFonts w:hint="eastAsia"/>
        </w:rPr>
        <w:t>.2 仿真实现总</w:t>
      </w:r>
      <w:commentRangeStart w:id="90"/>
      <w:r w:rsidR="00757C75" w:rsidRPr="001A5C6A">
        <w:rPr>
          <w:rFonts w:hint="eastAsia"/>
        </w:rPr>
        <w:t>体流程说明</w:t>
      </w:r>
      <w:bookmarkEnd w:id="86"/>
      <w:bookmarkEnd w:id="87"/>
      <w:bookmarkEnd w:id="88"/>
      <w:bookmarkEnd w:id="89"/>
      <w:commentRangeEnd w:id="90"/>
      <w:r w:rsidR="0097487F">
        <w:rPr>
          <w:rStyle w:val="ae"/>
          <w:rFonts w:ascii="Times New Roman" w:eastAsia="宋体" w:hAnsi="Times New Roman"/>
          <w:bCs w:val="0"/>
        </w:rPr>
        <w:commentReference w:id="90"/>
      </w:r>
    </w:p>
    <w:p w14:paraId="7E569CBE" w14:textId="77777777" w:rsidR="00757C75" w:rsidRPr="00A164A5" w:rsidRDefault="00757C75" w:rsidP="00757C75">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5BC80F6C" w14:textId="77777777" w:rsidR="00757C75" w:rsidRDefault="00757C75" w:rsidP="00757C75">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25047961" w14:textId="77777777" w:rsidR="00757C75" w:rsidRPr="00A164A5" w:rsidRDefault="00757C75" w:rsidP="00757C75">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37B13B3B"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253A1ABB"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412038AC"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0C2AF5EE"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67295DF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3906908B" w14:textId="77777777" w:rsidR="00757C75" w:rsidRDefault="00757C75" w:rsidP="00757C75">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4BE3E6BB" w14:textId="77777777" w:rsidR="00757C75" w:rsidRPr="00A164A5" w:rsidRDefault="00757C75" w:rsidP="00757C75">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lastRenderedPageBreak/>
        <w:t>“</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011783A8" w14:textId="77777777" w:rsidR="00757C75" w:rsidRDefault="00757C75" w:rsidP="00757C75">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7E2270D6" w14:textId="2CE8ECF9" w:rsidR="00757C75" w:rsidRPr="001A5C6A" w:rsidRDefault="00B445CF" w:rsidP="00757C75">
      <w:pPr>
        <w:pStyle w:val="3"/>
      </w:pPr>
      <w:bookmarkStart w:id="91" w:name="_Toc487899357"/>
      <w:bookmarkStart w:id="92" w:name="_Toc487899876"/>
      <w:bookmarkStart w:id="93" w:name="_Toc488759697"/>
      <w:bookmarkStart w:id="94" w:name="_Toc501892848"/>
      <w:r>
        <w:rPr>
          <w:rFonts w:hint="eastAsia"/>
        </w:rPr>
        <w:t>5.3</w:t>
      </w:r>
      <w:r w:rsidR="00757C75" w:rsidRPr="001A5C6A">
        <w:rPr>
          <w:rFonts w:hint="eastAsia"/>
        </w:rPr>
        <w:t>.3 对服务组合OWL-S文档的读取</w:t>
      </w:r>
      <w:bookmarkEnd w:id="91"/>
      <w:bookmarkEnd w:id="92"/>
      <w:bookmarkEnd w:id="93"/>
      <w:bookmarkEnd w:id="94"/>
    </w:p>
    <w:p w14:paraId="78FD54D0" w14:textId="77777777" w:rsidR="00AC537D" w:rsidRDefault="00AC537D" w:rsidP="00AC537D">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AC537D">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39D4DBD0" w14:textId="77777777"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2E62D5F7" w14:textId="58547BA1" w:rsidR="00AC537D" w:rsidRP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0A83676" w14:textId="691557EF" w:rsidR="00F83D9E" w:rsidRPr="008072E5" w:rsidRDefault="00757C75" w:rsidP="008072E5">
      <w:pPr>
        <w:spacing w:line="400" w:lineRule="exact"/>
        <w:ind w:firstLineChars="200" w:firstLine="480"/>
        <w:rPr>
          <w:rFonts w:ascii="宋体" w:hAnsi="宋体"/>
          <w:color w:val="000000"/>
        </w:rPr>
      </w:pP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7B7D0AA" w14:textId="32E4C606" w:rsidR="000C0312" w:rsidRDefault="00B445CF" w:rsidP="0020343A">
      <w:pPr>
        <w:pStyle w:val="2"/>
      </w:pPr>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79"/>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w:t>
      </w:r>
      <w:r w:rsidRPr="000C204B">
        <w:lastRenderedPageBreak/>
        <w:t>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lastRenderedPageBreak/>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03E025D5" w14:textId="5095A657" w:rsidR="002E15A4" w:rsidRDefault="000C0312" w:rsidP="00934A72">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1812B07F" w14:textId="29592087" w:rsidR="0020343A" w:rsidRDefault="0020343A" w:rsidP="00934A72">
      <w:pPr>
        <w:pStyle w:val="2"/>
      </w:pPr>
      <w:bookmarkStart w:id="95" w:name="_Toc501892833"/>
      <w:r>
        <w:rPr>
          <w:rFonts w:hint="eastAsia"/>
        </w:rPr>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95"/>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lastRenderedPageBreak/>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0"/>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0"/>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0"/>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60" w:tgtFrame="_blank" w:history="1">
        <w:r w:rsidRPr="0020343A">
          <w:t>Web</w:t>
        </w:r>
        <w:r w:rsidRPr="0020343A">
          <w:t>服务</w:t>
        </w:r>
      </w:hyperlink>
      <w:r w:rsidRPr="0020343A">
        <w:t>能让使用不同系统和不同编程语言的人们能够相互交流和分享数据，其基础在于</w:t>
      </w:r>
      <w:hyperlink r:id="rId61"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4F920F2E" w:rsidR="00817E93" w:rsidRDefault="002E15A4" w:rsidP="00817E93">
      <w:pPr>
        <w:pStyle w:val="2"/>
      </w:pPr>
      <w:bookmarkStart w:id="96" w:name="_Toc501892834"/>
      <w:r>
        <w:rPr>
          <w:rFonts w:hint="eastAsia"/>
        </w:rPr>
        <w:t>5</w:t>
      </w:r>
      <w:r w:rsidR="00B445CF">
        <w:rPr>
          <w:rFonts w:hint="eastAsia"/>
        </w:rPr>
        <w:t>.6</w:t>
      </w:r>
      <w:r w:rsidR="00817E93" w:rsidRPr="00817E93">
        <w:rPr>
          <w:rFonts w:hint="eastAsia"/>
        </w:rPr>
        <w:t xml:space="preserve"> 本章小结</w:t>
      </w:r>
      <w:bookmarkEnd w:id="96"/>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62"/>
          <w:headerReference w:type="default" r:id="rId63"/>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97" w:name="_Toc501892835"/>
      <w:r>
        <w:rPr>
          <w:rFonts w:hint="eastAsia"/>
        </w:rPr>
        <w:lastRenderedPageBreak/>
        <w:t>第</w:t>
      </w:r>
      <w:r w:rsidR="00C01466">
        <w:t>6</w:t>
      </w:r>
      <w:r>
        <w:rPr>
          <w:rFonts w:hint="eastAsia"/>
        </w:rPr>
        <w:t xml:space="preserve">章 </w:t>
      </w:r>
      <w:bookmarkEnd w:id="97"/>
      <w:r w:rsidR="00E11B8B">
        <w:rPr>
          <w:rFonts w:hint="eastAsia"/>
        </w:rPr>
        <w:t>云制造服务原型系统的设计与开发</w:t>
      </w:r>
    </w:p>
    <w:p w14:paraId="3826BB0F" w14:textId="541DAB19" w:rsidR="00DD2392" w:rsidRDefault="00DD2392" w:rsidP="001E3B20">
      <w:pPr>
        <w:pStyle w:val="2"/>
      </w:pPr>
      <w:bookmarkStart w:id="98" w:name="_Toc501892838"/>
      <w:r>
        <w:rPr>
          <w:rFonts w:hint="eastAsia"/>
        </w:rPr>
        <w:t>6.1</w:t>
      </w:r>
      <w:r>
        <w:t xml:space="preserve"> </w:t>
      </w:r>
      <w:r>
        <w:rPr>
          <w:rFonts w:hint="eastAsia"/>
        </w:rPr>
        <w:t>原型系统设计目标</w:t>
      </w:r>
    </w:p>
    <w:p w14:paraId="427D69F4" w14:textId="20CE1127" w:rsidR="005F06B0" w:rsidRDefault="002804C3" w:rsidP="002804C3">
      <w:pPr>
        <w:widowControl w:val="0"/>
        <w:autoSpaceDE w:val="0"/>
        <w:autoSpaceDN w:val="0"/>
        <w:adjustRightInd w:val="0"/>
        <w:spacing w:line="400" w:lineRule="exact"/>
        <w:ind w:firstLineChars="200" w:firstLine="480"/>
      </w:pPr>
      <w:r w:rsidRPr="002804C3">
        <w:rPr>
          <w:rFonts w:hint="eastAsia"/>
        </w:rPr>
        <w:t>云制造环境下资源服务的管理需要一个高效的信息系统。系统需要实现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，将前面章节的思想落实到实际的云制造业务过程中。</w:t>
      </w:r>
    </w:p>
    <w:p w14:paraId="05798BAE" w14:textId="6A4B0673" w:rsidR="00596590" w:rsidRPr="002C0153" w:rsidRDefault="007F6120" w:rsidP="008C2679">
      <w:pPr>
        <w:spacing w:line="400" w:lineRule="exact"/>
        <w:ind w:firstLineChars="200" w:firstLine="480"/>
      </w:pPr>
      <w:r>
        <w:rPr>
          <w:rFonts w:hint="eastAsia"/>
        </w:rPr>
        <w:t>云制造服务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r>
        <w:rPr>
          <w:rFonts w:hint="eastAsia"/>
        </w:rPr>
        <w:t>6.2</w:t>
      </w:r>
      <w:r>
        <w:t xml:space="preserve"> </w:t>
      </w:r>
      <w:r>
        <w:rPr>
          <w:rFonts w:hint="eastAsia"/>
        </w:rPr>
        <w:t>原型系统功能设计</w:t>
      </w:r>
      <w:bookmarkEnd w:id="98"/>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539B02C3"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中的仿真指标信息并将其转换为服务评价指标展示在云制造服务平台中。权限管理模块主要是针对不同的企业用户而设计，注册用户在登</w:t>
      </w:r>
      <w:r>
        <w:rPr>
          <w:rFonts w:hint="eastAsia"/>
        </w:rPr>
        <w:lastRenderedPageBreak/>
        <w:t>陆云平台时，会根据用户注册权限显示不同内容，比如注册用户为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77777777" w:rsidR="001E3B20" w:rsidRDefault="001E3B20" w:rsidP="001E3B20">
      <w:pPr>
        <w:jc w:val="center"/>
      </w:pPr>
      <w:r>
        <w:rPr>
          <w:noProof/>
        </w:rPr>
        <w:drawing>
          <wp:inline distT="0" distB="0" distL="0" distR="0" wp14:anchorId="0306C00A" wp14:editId="4583A284">
            <wp:extent cx="4440142" cy="197167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49555" cy="1975855"/>
                    </a:xfrm>
                    <a:prstGeom prst="rect">
                      <a:avLst/>
                    </a:prstGeom>
                  </pic:spPr>
                </pic:pic>
              </a:graphicData>
            </a:graphic>
          </wp:inline>
        </w:drawing>
      </w:r>
    </w:p>
    <w:p w14:paraId="2978F2ED" w14:textId="4CD62756" w:rsidR="001E3B20" w:rsidRPr="001E3B20" w:rsidRDefault="001E3B20" w:rsidP="00EC1A14">
      <w:pPr>
        <w:pStyle w:val="a4"/>
      </w:pPr>
      <w:r>
        <w:rPr>
          <w:rFonts w:hint="eastAsia"/>
        </w:rPr>
        <w:t>图</w:t>
      </w:r>
      <w:r w:rsidR="00E14272">
        <w:rPr>
          <w:rFonts w:hint="eastAsia"/>
        </w:rPr>
        <w:t>6.1</w:t>
      </w:r>
      <w:r>
        <w:t xml:space="preserve"> </w:t>
      </w:r>
      <w:r>
        <w:rPr>
          <w:rFonts w:hint="eastAsia"/>
        </w:rPr>
        <w:t>原型系统功能框架</w:t>
      </w:r>
    </w:p>
    <w:p w14:paraId="0067A107" w14:textId="0DD3ABB8" w:rsidR="002B6371" w:rsidRDefault="00591DBA" w:rsidP="00591DBA">
      <w:pPr>
        <w:pStyle w:val="2"/>
      </w:pPr>
      <w:bookmarkStart w:id="99" w:name="_Toc501892837"/>
      <w:r>
        <w:rPr>
          <w:rFonts w:hint="eastAsia"/>
        </w:rPr>
        <w:t>6.3</w:t>
      </w:r>
      <w:r w:rsidR="002B6371">
        <w:rPr>
          <w:rFonts w:hint="eastAsia"/>
        </w:rPr>
        <w:t xml:space="preserve"> </w:t>
      </w:r>
      <w:r>
        <w:rPr>
          <w:rFonts w:hint="eastAsia"/>
        </w:rPr>
        <w:t>原型系统的</w:t>
      </w:r>
      <w:del w:id="100" w:author="陆剑峰" w:date="2018-01-30T21:05:00Z">
        <w:r w:rsidDel="00260DAB">
          <w:rPr>
            <w:rFonts w:hint="eastAsia"/>
          </w:rPr>
          <w:delText>应用</w:delText>
        </w:r>
      </w:del>
      <w:ins w:id="101" w:author="陆剑峰" w:date="2018-01-30T21:05:00Z">
        <w:r w:rsidR="00260DAB">
          <w:rPr>
            <w:rFonts w:hint="eastAsia"/>
          </w:rPr>
          <w:t>服务发布</w:t>
        </w:r>
        <w:r w:rsidR="00260DAB">
          <w:t>和匹配、</w:t>
        </w:r>
      </w:ins>
      <w:ins w:id="102" w:author="陆剑峰" w:date="2018-01-30T21:08:00Z">
        <w:r w:rsidR="00260DAB">
          <w:rPr>
            <w:rFonts w:hint="eastAsia"/>
          </w:rPr>
          <w:t>评价</w:t>
        </w:r>
      </w:ins>
      <w:r w:rsidR="002B6371">
        <w:rPr>
          <w:rFonts w:hint="eastAsia"/>
        </w:rPr>
        <w:t>流程</w:t>
      </w:r>
      <w:bookmarkEnd w:id="99"/>
    </w:p>
    <w:p w14:paraId="22994AE2" w14:textId="77777777" w:rsidR="002B6371" w:rsidRPr="00C17179" w:rsidRDefault="002B6371" w:rsidP="002B6371">
      <w:pPr>
        <w:spacing w:line="400" w:lineRule="exact"/>
        <w:ind w:firstLineChars="200" w:firstLine="480"/>
      </w:pPr>
      <w:r w:rsidRPr="00C17179">
        <w:t>云制造服务平台的设计思想是：在云平台中把复杂的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lastRenderedPageBreak/>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755B785" w:rsidR="002B6371" w:rsidRPr="00BC7EFD" w:rsidRDefault="002B6371" w:rsidP="002B6371">
      <w:pPr>
        <w:spacing w:line="400" w:lineRule="exact"/>
        <w:ind w:firstLineChars="200" w:firstLine="480"/>
        <w:rPr>
          <w:kern w:val="2"/>
          <w:sz w:val="21"/>
        </w:rPr>
      </w:pP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29CB8A30" w14:textId="313A7C60" w:rsidR="00591DBA" w:rsidRDefault="00591DBA" w:rsidP="00154305">
      <w:pPr>
        <w:pStyle w:val="2"/>
      </w:pPr>
      <w:bookmarkStart w:id="103" w:name="_Toc501892840"/>
      <w:r>
        <w:rPr>
          <w:rFonts w:hint="eastAsia"/>
        </w:rPr>
        <w:t>6.4</w:t>
      </w:r>
      <w:r>
        <w:t xml:space="preserve"> </w:t>
      </w:r>
      <w:r>
        <w:rPr>
          <w:rFonts w:hint="eastAsia"/>
        </w:rPr>
        <w:t>原型系统开发实现</w:t>
      </w:r>
    </w:p>
    <w:p w14:paraId="78110C9C" w14:textId="77777777"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4C53F6">
        <w:rPr>
          <w:rFonts w:hint="eastAsia"/>
        </w:rPr>
        <w:t>如下</w:t>
      </w:r>
      <w:r w:rsidR="004C53F6" w:rsidRPr="003C441E">
        <w:rPr>
          <w:rFonts w:hint="eastAsia"/>
          <w:color w:val="FF0000"/>
        </w:rPr>
        <w:t>图</w:t>
      </w:r>
      <w:r w:rsidR="004C53F6" w:rsidRPr="003C441E">
        <w:rPr>
          <w:rFonts w:hint="eastAsia"/>
          <w:color w:val="FF0000"/>
        </w:rPr>
        <w:t>6.2</w:t>
      </w:r>
      <w:r w:rsidR="004C53F6">
        <w:rPr>
          <w:rFonts w:hint="eastAsia"/>
        </w:rPr>
        <w:t>所示是原型系统开发的软件架构，</w:t>
      </w:r>
      <w:r w:rsidR="00827009">
        <w:rPr>
          <w:rFonts w:hint="eastAsia"/>
        </w:rPr>
        <w:t>具体解释如下：</w:t>
      </w:r>
    </w:p>
    <w:p w14:paraId="53AB55E8" w14:textId="342CE1AA" w:rsidR="00827009" w:rsidRDefault="004C53F6" w:rsidP="004C53F6">
      <w:pPr>
        <w:spacing w:line="400" w:lineRule="exact"/>
        <w:ind w:firstLineChars="200" w:firstLine="480"/>
      </w:pPr>
      <w:r>
        <w:rPr>
          <w:rFonts w:hint="eastAsia"/>
        </w:rPr>
        <w:t>Entity</w:t>
      </w:r>
      <w:r>
        <w:rPr>
          <w:rFonts w:hint="eastAsia"/>
        </w:rPr>
        <w:t>层</w:t>
      </w:r>
      <w:r w:rsidR="00827009">
        <w:rPr>
          <w:rFonts w:hint="eastAsia"/>
        </w:rPr>
        <w:t>：</w:t>
      </w:r>
      <w:r>
        <w:rPr>
          <w:rFonts w:hint="eastAsia"/>
        </w:rPr>
        <w:t>通过创建实体类来实现创建数据库中表的功能；</w:t>
      </w:r>
    </w:p>
    <w:p w14:paraId="6913C9C8" w14:textId="0E497215" w:rsidR="00827009" w:rsidRDefault="001E2FDD" w:rsidP="004C53F6">
      <w:pPr>
        <w:spacing w:line="400" w:lineRule="exact"/>
        <w:ind w:firstLineChars="200" w:firstLine="480"/>
      </w:pPr>
      <w:r>
        <w:rPr>
          <w:rFonts w:hint="eastAsia"/>
        </w:rPr>
        <w:t>Dao</w:t>
      </w:r>
      <w:r w:rsidR="004C53F6">
        <w:rPr>
          <w:rFonts w:hint="eastAsia"/>
        </w:rPr>
        <w:t>层</w:t>
      </w:r>
      <w:r w:rsidR="00827009">
        <w:rPr>
          <w:rFonts w:hint="eastAsia"/>
        </w:rPr>
        <w:t>：对数据库中表的具体操作功能的实现；</w:t>
      </w:r>
    </w:p>
    <w:p w14:paraId="6B4C2F75" w14:textId="02CF7181" w:rsidR="00827009" w:rsidRDefault="004C53F6" w:rsidP="004C53F6">
      <w:pPr>
        <w:spacing w:line="400" w:lineRule="exact"/>
        <w:ind w:firstLineChars="200" w:firstLine="480"/>
      </w:pPr>
      <w:r>
        <w:rPr>
          <w:rFonts w:hint="eastAsia"/>
        </w:rPr>
        <w:t>Service</w:t>
      </w:r>
      <w:r w:rsidR="00827009">
        <w:rPr>
          <w:rFonts w:hint="eastAsia"/>
        </w:rPr>
        <w:t>层：</w:t>
      </w:r>
      <w:r>
        <w:rPr>
          <w:rFonts w:hint="eastAsia"/>
        </w:rPr>
        <w:t>进行逻辑业务处理的一层，是</w:t>
      </w:r>
      <w:r>
        <w:rPr>
          <w:rFonts w:hint="eastAsia"/>
        </w:rPr>
        <w:t>Controller</w:t>
      </w:r>
      <w:r>
        <w:rPr>
          <w:rFonts w:hint="eastAsia"/>
        </w:rPr>
        <w:t>层的一个功能延伸，可以代替</w:t>
      </w:r>
      <w:r>
        <w:rPr>
          <w:rFonts w:hint="eastAsia"/>
        </w:rPr>
        <w:t>Cont</w:t>
      </w:r>
      <w:r w:rsidR="00827009">
        <w:rPr>
          <w:rFonts w:hint="eastAsia"/>
        </w:rPr>
        <w:t>r</w:t>
      </w:r>
      <w:r>
        <w:rPr>
          <w:rFonts w:hint="eastAsia"/>
        </w:rPr>
        <w:t>oller</w:t>
      </w:r>
      <w:r w:rsidR="00827009">
        <w:rPr>
          <w:rFonts w:hint="eastAsia"/>
        </w:rPr>
        <w:t>层来实现业务处理方面的具体功能的实现；</w:t>
      </w:r>
    </w:p>
    <w:p w14:paraId="17634150" w14:textId="46F038F6" w:rsidR="004C53F6" w:rsidRPr="004C53F6" w:rsidRDefault="004C53F6" w:rsidP="004C53F6">
      <w:pPr>
        <w:spacing w:line="400" w:lineRule="exact"/>
        <w:ind w:firstLineChars="200" w:firstLine="480"/>
      </w:pPr>
      <w:r>
        <w:rPr>
          <w:rFonts w:hint="eastAsia"/>
        </w:rPr>
        <w:t>Controller</w:t>
      </w:r>
      <w:r>
        <w:rPr>
          <w:rFonts w:hint="eastAsia"/>
        </w:rPr>
        <w:t>层：是</w:t>
      </w:r>
      <w:r w:rsidR="002073F0">
        <w:rPr>
          <w:rFonts w:hint="eastAsia"/>
        </w:rPr>
        <w:t>S</w:t>
      </w:r>
      <w:r w:rsidR="00827009">
        <w:rPr>
          <w:rFonts w:hint="eastAsia"/>
        </w:rPr>
        <w:t>pring</w:t>
      </w:r>
      <w:r>
        <w:rPr>
          <w:rFonts w:hint="eastAsia"/>
        </w:rPr>
        <w:t>MVC</w:t>
      </w:r>
      <w:r w:rsidR="00827009">
        <w:rPr>
          <w:rFonts w:hint="eastAsia"/>
        </w:rPr>
        <w:t>框架</w:t>
      </w:r>
      <w:r>
        <w:rPr>
          <w:rFonts w:hint="eastAsia"/>
        </w:rPr>
        <w:t>中的</w:t>
      </w:r>
      <w:r w:rsidR="00827009">
        <w:rPr>
          <w:rFonts w:hint="eastAsia"/>
        </w:rPr>
        <w:t>控制器</w:t>
      </w:r>
      <w:r>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1D0F9FEF" w14:textId="15F8AB64" w:rsidR="00CC0D3A" w:rsidRDefault="00A455DE" w:rsidP="00A455DE">
      <w:pPr>
        <w:jc w:val="center"/>
        <w:rPr>
          <w:b/>
        </w:rPr>
      </w:pPr>
      <w:r>
        <w:object w:dxaOrig="2655" w:dyaOrig="4770" w14:anchorId="22AB6C1F">
          <v:shape id="_x0000_i1038" type="#_x0000_t75" style="width:133.1pt;height:238.6pt" o:ole="">
            <v:imagedata r:id="rId65" o:title=""/>
          </v:shape>
          <o:OLEObject Type="Embed" ProgID="Visio.Drawing.15" ShapeID="_x0000_i1038" DrawAspect="Content" ObjectID="_1579073428" r:id="rId66"/>
        </w:object>
      </w:r>
    </w:p>
    <w:p w14:paraId="1212FFC4" w14:textId="6D324766" w:rsidR="003C441E" w:rsidRPr="003C441E" w:rsidRDefault="003C441E" w:rsidP="003C441E">
      <w:pPr>
        <w:pStyle w:val="a4"/>
      </w:pPr>
      <w:r w:rsidRPr="003C441E">
        <w:rPr>
          <w:rFonts w:hint="eastAsia"/>
        </w:rPr>
        <w:t>图</w:t>
      </w:r>
      <w:r w:rsidRPr="003C441E">
        <w:rPr>
          <w:rFonts w:hint="eastAsia"/>
        </w:rPr>
        <w:t>6.2</w:t>
      </w:r>
      <w:r w:rsidRPr="003C441E">
        <w:t xml:space="preserve"> </w:t>
      </w:r>
      <w:r w:rsidRPr="003C441E">
        <w:rPr>
          <w:rFonts w:hint="eastAsia"/>
        </w:rPr>
        <w:t>原型系统软</w:t>
      </w:r>
      <w:commentRangeStart w:id="104"/>
      <w:r w:rsidRPr="003C441E">
        <w:rPr>
          <w:rFonts w:hint="eastAsia"/>
        </w:rPr>
        <w:t>件架构</w:t>
      </w:r>
      <w:commentRangeEnd w:id="104"/>
      <w:r w:rsidR="0097487F">
        <w:rPr>
          <w:rStyle w:val="ae"/>
        </w:rPr>
        <w:commentReference w:id="104"/>
      </w:r>
    </w:p>
    <w:p w14:paraId="2534D13C" w14:textId="1EC44855"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由关系数据库</w:t>
      </w:r>
      <w:r w:rsidR="002073F0">
        <w:rPr>
          <w:rFonts w:hint="eastAsia"/>
        </w:rPr>
        <w:t>MySQL</w:t>
      </w:r>
      <w:r w:rsidR="002073F0">
        <w:rPr>
          <w:rFonts w:hint="eastAsia"/>
        </w:rPr>
        <w:t>和图数据库</w:t>
      </w:r>
      <w:r w:rsidR="002073F0">
        <w:rPr>
          <w:rFonts w:hint="eastAsia"/>
        </w:rPr>
        <w:t>RDF4J</w:t>
      </w:r>
      <w:r w:rsidR="002073F0">
        <w:rPr>
          <w:rFonts w:hint="eastAsia"/>
        </w:rPr>
        <w:t>组成。</w:t>
      </w:r>
    </w:p>
    <w:p w14:paraId="3B818B39" w14:textId="2D72A944" w:rsidR="004C53F6" w:rsidRPr="00F30044" w:rsidRDefault="002073F0" w:rsidP="00F30044">
      <w:pPr>
        <w:widowControl w:val="0"/>
        <w:autoSpaceDE w:val="0"/>
        <w:autoSpaceDN w:val="0"/>
        <w:adjustRightInd w:val="0"/>
        <w:spacing w:line="400" w:lineRule="exact"/>
        <w:ind w:firstLineChars="200" w:firstLine="480"/>
      </w:pPr>
      <w:r>
        <w:rPr>
          <w:rFonts w:hint="eastAsia"/>
        </w:rPr>
        <w:t>MySQL</w:t>
      </w:r>
      <w:r>
        <w:rPr>
          <w:rFonts w:hint="eastAsia"/>
        </w:rPr>
        <w:t>数据库中</w:t>
      </w:r>
      <w:r w:rsidR="009928CD" w:rsidRPr="00F30044">
        <w:t>主要由以下几个表组成，其中</w:t>
      </w:r>
      <w:r w:rsidR="009928CD" w:rsidRPr="00F30044">
        <w:t>“UserInfo”</w:t>
      </w:r>
      <w:r w:rsidR="009928CD" w:rsidRPr="00F30044">
        <w:t>表格存放企业注册用户的基本信息，包括企业名称、云平台登陆密码、联系方式、权限信息等；</w:t>
      </w:r>
      <w:r w:rsidR="009928CD" w:rsidRPr="00F30044">
        <w:t>“ServiceResourceInfo”</w:t>
      </w:r>
      <w:r w:rsidR="009928CD" w:rsidRPr="00F30044">
        <w:t>表格存放发布服务的结构化信息；</w:t>
      </w:r>
      <w:r w:rsidR="009928CD" w:rsidRPr="00F30044">
        <w:t>“ServiceCalendarInfo”</w:t>
      </w:r>
      <w:r w:rsidR="009928CD" w:rsidRPr="00F30044">
        <w:t>存放服务资源日历信息；</w:t>
      </w:r>
      <w:r w:rsidR="009928CD" w:rsidRPr="00F30044">
        <w:t>“SimulationWaitedInfo”</w:t>
      </w:r>
      <w:r w:rsidR="009928CD" w:rsidRPr="00F30044">
        <w:t>是待仿真服务信息；</w:t>
      </w:r>
      <w:r w:rsidR="009928CD" w:rsidRPr="00F30044">
        <w:t>“SimulationFinishedInfo”</w:t>
      </w:r>
      <w:r w:rsidR="009928CD" w:rsidRPr="00F30044">
        <w:t>存储了仿真运行结束后生成的仿真指标信息；</w:t>
      </w:r>
      <w:r w:rsidR="009928CD" w:rsidRPr="00F30044">
        <w:t>“EvaluationInfo”</w:t>
      </w:r>
      <w:r w:rsidR="009928CD" w:rsidRPr="00F30044">
        <w:t>是仿真结果指标转换为服务评价指标后的信息。</w:t>
      </w:r>
    </w:p>
    <w:p w14:paraId="09E6024A" w14:textId="1D3A76D2" w:rsidR="004C53F6" w:rsidRDefault="004C53F6" w:rsidP="004C53F6">
      <w:pPr>
        <w:jc w:val="center"/>
        <w:rPr>
          <w:b/>
        </w:rPr>
      </w:pPr>
      <w:r w:rsidRPr="004C53F6">
        <w:rPr>
          <w:b/>
          <w:noProof/>
        </w:rPr>
        <w:drawing>
          <wp:inline distT="0" distB="0" distL="0" distR="0" wp14:anchorId="66ED2377" wp14:editId="34B71BBC">
            <wp:extent cx="4810086" cy="25537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1661" cy="2554603"/>
                    </a:xfrm>
                    <a:prstGeom prst="rect">
                      <a:avLst/>
                    </a:prstGeom>
                  </pic:spPr>
                </pic:pic>
              </a:graphicData>
            </a:graphic>
          </wp:inline>
        </w:drawing>
      </w:r>
    </w:p>
    <w:p w14:paraId="5E162F4B" w14:textId="68ADDA06" w:rsidR="004C53F6" w:rsidRDefault="009B65C7" w:rsidP="009B65C7">
      <w:pPr>
        <w:pStyle w:val="a4"/>
      </w:pPr>
      <w:r w:rsidRPr="009B65C7">
        <w:rPr>
          <w:rFonts w:hint="eastAsia"/>
        </w:rPr>
        <w:t>图</w:t>
      </w:r>
      <w:r w:rsidRPr="009B65C7">
        <w:rPr>
          <w:rFonts w:hint="eastAsia"/>
        </w:rPr>
        <w:t>6.3</w:t>
      </w:r>
      <w:r w:rsidRPr="009B65C7">
        <w:t xml:space="preserve"> </w:t>
      </w:r>
      <w:r>
        <w:rPr>
          <w:rFonts w:hint="eastAsia"/>
        </w:rPr>
        <w:t>原型系统</w:t>
      </w:r>
      <w:r w:rsidRPr="009B65C7">
        <w:rPr>
          <w:rFonts w:hint="eastAsia"/>
        </w:rPr>
        <w:t>数</w:t>
      </w:r>
      <w:commentRangeStart w:id="105"/>
      <w:r w:rsidRPr="009B65C7">
        <w:rPr>
          <w:rFonts w:hint="eastAsia"/>
        </w:rPr>
        <w:t>据库类图</w:t>
      </w:r>
      <w:commentRangeEnd w:id="105"/>
      <w:r w:rsidR="00260DAB">
        <w:rPr>
          <w:rStyle w:val="ae"/>
        </w:rPr>
        <w:commentReference w:id="105"/>
      </w:r>
    </w:p>
    <w:p w14:paraId="6F99914A" w14:textId="7A4A8660" w:rsidR="002073F0" w:rsidRDefault="002073F0" w:rsidP="002073F0">
      <w:pPr>
        <w:pStyle w:val="a4"/>
        <w:spacing w:before="0" w:after="0" w:line="400" w:lineRule="exact"/>
        <w:ind w:firstLineChars="200" w:firstLine="420"/>
        <w:jc w:val="left"/>
      </w:pPr>
      <w:r>
        <w:rPr>
          <w:rFonts w:hint="eastAsia"/>
        </w:rPr>
        <w:t>RDF4J</w:t>
      </w:r>
      <w:r>
        <w:rPr>
          <w:rFonts w:hint="eastAsia"/>
        </w:rPr>
        <w:t>中存储了</w:t>
      </w:r>
      <w:r w:rsidR="004F04E1">
        <w:rPr>
          <w:rFonts w:hint="eastAsia"/>
        </w:rPr>
        <w:t>原子服务的</w:t>
      </w:r>
      <w:r>
        <w:rPr>
          <w:rFonts w:hint="eastAsia"/>
        </w:rPr>
        <w:t>OWL-S</w:t>
      </w:r>
      <w:r w:rsidR="004F04E1">
        <w:rPr>
          <w:rFonts w:hint="eastAsia"/>
        </w:rPr>
        <w:t>服务描述</w:t>
      </w:r>
      <w:r>
        <w:rPr>
          <w:rFonts w:hint="eastAsia"/>
        </w:rPr>
        <w:t>文档信息，</w:t>
      </w:r>
      <w:r w:rsidR="00D73913">
        <w:rPr>
          <w:rFonts w:hint="eastAsia"/>
        </w:rPr>
        <w:t>数据库内容</w:t>
      </w:r>
      <w:r>
        <w:rPr>
          <w:rFonts w:hint="eastAsia"/>
        </w:rPr>
        <w:t>由三元组陈述构</w:t>
      </w:r>
      <w:r>
        <w:rPr>
          <w:rFonts w:hint="eastAsia"/>
        </w:rPr>
        <w:lastRenderedPageBreak/>
        <w:t>成。</w:t>
      </w:r>
      <w:r w:rsidR="004253B1">
        <w:rPr>
          <w:rFonts w:hint="eastAsia"/>
        </w:rPr>
        <w:t>如下</w:t>
      </w:r>
      <w:r w:rsidR="004253B1" w:rsidRPr="004253B1">
        <w:rPr>
          <w:rFonts w:hint="eastAsia"/>
          <w:color w:val="FF0000"/>
        </w:rPr>
        <w:t>图</w:t>
      </w:r>
      <w:r w:rsidR="004253B1" w:rsidRPr="004253B1">
        <w:rPr>
          <w:rFonts w:hint="eastAsia"/>
          <w:color w:val="FF0000"/>
        </w:rPr>
        <w:t>6.4</w:t>
      </w:r>
      <w:r w:rsidR="004253B1">
        <w:rPr>
          <w:rFonts w:hint="eastAsia"/>
        </w:rPr>
        <w:t>所示是数据库</w:t>
      </w:r>
      <w:r w:rsidR="004253B1">
        <w:rPr>
          <w:rFonts w:hint="eastAsia"/>
        </w:rPr>
        <w:t>Web</w:t>
      </w:r>
      <w:r w:rsidR="004253B1">
        <w:t xml:space="preserve"> </w:t>
      </w:r>
      <w:r w:rsidR="004253B1">
        <w:rPr>
          <w:rFonts w:hint="eastAsia"/>
        </w:rPr>
        <w:t>Console</w:t>
      </w:r>
      <w:r w:rsidR="004253B1">
        <w:rPr>
          <w:rFonts w:hint="eastAsia"/>
        </w:rPr>
        <w:t>端的操作界面，使用</w:t>
      </w:r>
      <w:r w:rsidR="004253B1">
        <w:rPr>
          <w:rFonts w:hint="eastAsia"/>
        </w:rPr>
        <w:t>server</w:t>
      </w:r>
      <w:r w:rsidR="004253B1">
        <w:rPr>
          <w:rFonts w:hint="eastAsia"/>
        </w:rPr>
        <w:t>值和</w:t>
      </w:r>
      <w:r w:rsidR="004253B1">
        <w:rPr>
          <w:rFonts w:hint="eastAsia"/>
        </w:rPr>
        <w:t>ID</w:t>
      </w:r>
      <w:r w:rsidR="004253B1">
        <w:rPr>
          <w:rFonts w:hint="eastAsia"/>
        </w:rPr>
        <w:t>值就可以通过</w:t>
      </w:r>
      <w:r w:rsidR="008A71CF">
        <w:rPr>
          <w:rFonts w:hint="eastAsia"/>
        </w:rPr>
        <w:t>接口</w:t>
      </w:r>
      <w:r w:rsidR="004253B1">
        <w:rPr>
          <w:rFonts w:hint="eastAsia"/>
        </w:rPr>
        <w:t>来对数据库进行增删改查操作</w:t>
      </w:r>
      <w:r w:rsidR="00314D5F">
        <w:rPr>
          <w:rFonts w:hint="eastAsia"/>
        </w:rPr>
        <w:t>，服务</w:t>
      </w:r>
      <w:r w:rsidR="00B10FEA">
        <w:rPr>
          <w:rFonts w:hint="eastAsia"/>
        </w:rPr>
        <w:t>的检索</w:t>
      </w:r>
      <w:r w:rsidR="00314D5F">
        <w:rPr>
          <w:rFonts w:hint="eastAsia"/>
        </w:rPr>
        <w:t>就是通过检索</w:t>
      </w:r>
      <w:r w:rsidR="00314D5F">
        <w:rPr>
          <w:rFonts w:hint="eastAsia"/>
        </w:rPr>
        <w:t>RDF4J</w:t>
      </w:r>
      <w:r w:rsidR="00314D5F">
        <w:rPr>
          <w:rFonts w:hint="eastAsia"/>
        </w:rPr>
        <w:t>中的服务内容数据，并实现基于逻辑的推理</w:t>
      </w:r>
      <w:r w:rsidR="004253B1">
        <w:rPr>
          <w:rFonts w:hint="eastAsia"/>
        </w:rPr>
        <w:t>。</w:t>
      </w:r>
      <w:r w:rsidR="004253B1" w:rsidRPr="004253B1">
        <w:rPr>
          <w:rFonts w:hint="eastAsia"/>
          <w:color w:val="FF0000"/>
        </w:rPr>
        <w:t>图</w:t>
      </w:r>
      <w:r w:rsidR="004253B1" w:rsidRPr="004253B1">
        <w:rPr>
          <w:rFonts w:hint="eastAsia"/>
          <w:color w:val="FF0000"/>
        </w:rPr>
        <w:t>6.5</w:t>
      </w:r>
      <w:r w:rsidR="00D85E75" w:rsidRPr="00D85E75">
        <w:rPr>
          <w:rFonts w:hint="eastAsia"/>
        </w:rPr>
        <w:t>展示了</w:t>
      </w:r>
      <w:r w:rsidR="004253B1">
        <w:rPr>
          <w:rFonts w:hint="eastAsia"/>
        </w:rPr>
        <w:t>图数据库中存储的部分数据</w:t>
      </w:r>
      <w:r w:rsidR="00D85E75">
        <w:rPr>
          <w:rFonts w:hint="eastAsia"/>
        </w:rPr>
        <w:t>，可见</w:t>
      </w:r>
      <w:r w:rsidR="00D85E75">
        <w:rPr>
          <w:rFonts w:hint="eastAsia"/>
        </w:rPr>
        <w:t>RDF4J</w:t>
      </w:r>
      <w:r w:rsidR="00D85E75">
        <w:rPr>
          <w:rFonts w:hint="eastAsia"/>
        </w:rPr>
        <w:t>中存储的都是三元组类型数据。</w:t>
      </w:r>
      <w:r w:rsidR="00747684">
        <w:rPr>
          <w:rFonts w:ascii="Arial" w:hAnsi="Arial" w:cs="Arial"/>
          <w:color w:val="333333"/>
          <w:shd w:val="clear" w:color="auto" w:fill="FFFFFF"/>
        </w:rPr>
        <w:t>三元组存储</w:t>
      </w:r>
      <w:r w:rsidR="0067602F">
        <w:rPr>
          <w:rFonts w:ascii="Arial" w:hAnsi="Arial" w:cs="Arial" w:hint="eastAsia"/>
          <w:color w:val="333333"/>
          <w:shd w:val="clear" w:color="auto" w:fill="FFFFFF"/>
        </w:rPr>
        <w:t>具有</w:t>
      </w:r>
      <w:r w:rsidR="0067602F">
        <w:rPr>
          <w:rFonts w:ascii="Arial" w:hAnsi="Arial" w:cs="Arial"/>
          <w:color w:val="333333"/>
          <w:shd w:val="clear" w:color="auto" w:fill="FFFFFF"/>
        </w:rPr>
        <w:t>几项优点</w:t>
      </w:r>
      <w:r w:rsidR="0067602F">
        <w:rPr>
          <w:rFonts w:ascii="Arial" w:hAnsi="Arial" w:cs="Arial" w:hint="eastAsia"/>
          <w:color w:val="333333"/>
          <w:shd w:val="clear" w:color="auto" w:fill="FFFFFF"/>
        </w:rPr>
        <w:t>：（</w:t>
      </w:r>
      <w:r w:rsidR="0067602F">
        <w:rPr>
          <w:rFonts w:ascii="Arial" w:hAnsi="Arial" w:cs="Arial" w:hint="eastAsia"/>
          <w:color w:val="333333"/>
          <w:shd w:val="clear" w:color="auto" w:fill="FFFFFF"/>
        </w:rPr>
        <w:t>1</w:t>
      </w:r>
      <w:r w:rsidR="0067602F">
        <w:rPr>
          <w:rFonts w:ascii="Arial" w:hAnsi="Arial" w:cs="Arial" w:hint="eastAsia"/>
          <w:color w:val="333333"/>
          <w:shd w:val="clear" w:color="auto" w:fill="FFFFFF"/>
        </w:rPr>
        <w:t>）</w:t>
      </w:r>
      <w:r w:rsidR="00747684">
        <w:rPr>
          <w:rFonts w:ascii="Arial" w:hAnsi="Arial" w:cs="Arial"/>
          <w:color w:val="333333"/>
          <w:shd w:val="clear" w:color="auto" w:fill="FFFFFF"/>
        </w:rPr>
        <w:t>在复杂查询、规则处理和推理方面</w:t>
      </w:r>
      <w:r w:rsidR="00747684">
        <w:rPr>
          <w:rFonts w:ascii="Arial" w:hAnsi="Arial" w:cs="Arial" w:hint="eastAsia"/>
          <w:color w:val="333333"/>
          <w:shd w:val="clear" w:color="auto" w:fill="FFFFFF"/>
        </w:rPr>
        <w:t>比关系型数据库具有</w:t>
      </w:r>
      <w:r w:rsidR="00747684">
        <w:rPr>
          <w:rFonts w:ascii="Arial" w:hAnsi="Arial" w:cs="Arial"/>
          <w:color w:val="333333"/>
          <w:shd w:val="clear" w:color="auto" w:fill="FFFFFF"/>
        </w:rPr>
        <w:t>更优的性能</w:t>
      </w:r>
      <w:r w:rsidR="0067602F">
        <w:rPr>
          <w:rFonts w:ascii="Arial" w:hAnsi="Arial" w:cs="Arial" w:hint="eastAsia"/>
          <w:color w:val="333333"/>
          <w:shd w:val="clear" w:color="auto" w:fill="FFFFFF"/>
        </w:rPr>
        <w:t>；</w:t>
      </w:r>
      <w:r w:rsidR="0067602F">
        <w:rPr>
          <w:rFonts w:ascii="Arial" w:hAnsi="Arial" w:cs="Arial"/>
          <w:color w:val="333333"/>
          <w:shd w:val="clear" w:color="auto" w:fill="FFFFFF"/>
        </w:rPr>
        <w:t>（</w:t>
      </w:r>
      <w:r w:rsidR="0067602F">
        <w:rPr>
          <w:rFonts w:ascii="Arial" w:hAnsi="Arial" w:cs="Arial" w:hint="eastAsia"/>
          <w:color w:val="333333"/>
          <w:shd w:val="clear" w:color="auto" w:fill="FFFFFF"/>
        </w:rPr>
        <w:t>2</w:t>
      </w:r>
      <w:r w:rsidR="0067602F">
        <w:rPr>
          <w:rFonts w:ascii="Arial" w:hAnsi="Arial" w:cs="Arial"/>
          <w:color w:val="333333"/>
          <w:shd w:val="clear" w:color="auto" w:fill="FFFFFF"/>
        </w:rPr>
        <w:t>）</w:t>
      </w:r>
      <w:r w:rsidR="0067602F">
        <w:rPr>
          <w:rFonts w:ascii="Arial" w:hAnsi="Arial" w:cs="Arial" w:hint="eastAsia"/>
          <w:color w:val="333333"/>
          <w:shd w:val="clear" w:color="auto" w:fill="FFFFFF"/>
        </w:rPr>
        <w:t>存储</w:t>
      </w:r>
      <w:r w:rsidR="0067602F">
        <w:rPr>
          <w:rFonts w:ascii="Arial" w:hAnsi="Arial" w:cs="Arial"/>
          <w:color w:val="333333"/>
          <w:shd w:val="clear" w:color="auto" w:fill="FFFFFF"/>
        </w:rPr>
        <w:t>更为灵活，</w:t>
      </w:r>
      <w:r w:rsidR="0067602F">
        <w:rPr>
          <w:rFonts w:ascii="Arial" w:hAnsi="Arial" w:cs="Arial" w:hint="eastAsia"/>
          <w:color w:val="333333"/>
          <w:shd w:val="clear" w:color="auto" w:fill="FFFFFF"/>
        </w:rPr>
        <w:t>容易添加新的谓词（类似关系型数据库的列）</w:t>
      </w:r>
      <w:r w:rsidR="00F6730D">
        <w:rPr>
          <w:rFonts w:ascii="Arial" w:hAnsi="Arial" w:cs="Arial" w:hint="eastAsia"/>
          <w:color w:val="333333"/>
          <w:shd w:val="clear" w:color="auto" w:fill="FFFFFF"/>
        </w:rPr>
        <w:t>，便于</w:t>
      </w:r>
      <w:r w:rsidR="0067602F">
        <w:rPr>
          <w:rFonts w:ascii="Arial" w:hAnsi="Arial" w:cs="Arial" w:hint="eastAsia"/>
          <w:color w:val="333333"/>
          <w:shd w:val="clear" w:color="auto" w:fill="FFFFFF"/>
        </w:rPr>
        <w:t>扩展</w:t>
      </w:r>
      <w:r w:rsidR="00F6730D">
        <w:rPr>
          <w:rFonts w:ascii="Arial" w:hAnsi="Arial" w:cs="Arial" w:hint="eastAsia"/>
          <w:color w:val="333333"/>
          <w:shd w:val="clear" w:color="auto" w:fill="FFFFFF"/>
        </w:rPr>
        <w:t>；（</w:t>
      </w:r>
      <w:r w:rsidR="00F6730D">
        <w:rPr>
          <w:rFonts w:ascii="Arial" w:hAnsi="Arial" w:cs="Arial" w:hint="eastAsia"/>
          <w:color w:val="333333"/>
          <w:shd w:val="clear" w:color="auto" w:fill="FFFFFF"/>
        </w:rPr>
        <w:t>3</w:t>
      </w:r>
      <w:r w:rsidR="00F6730D">
        <w:rPr>
          <w:rFonts w:ascii="Arial" w:hAnsi="Arial" w:cs="Arial" w:hint="eastAsia"/>
          <w:color w:val="333333"/>
          <w:shd w:val="clear" w:color="auto" w:fill="FFFFFF"/>
        </w:rPr>
        <w:t>）</w:t>
      </w:r>
      <w:r w:rsidR="00F6730D" w:rsidRPr="00F6730D">
        <w:rPr>
          <w:rFonts w:ascii="Arial" w:hAnsi="Arial" w:cs="Arial" w:hint="eastAsia"/>
          <w:color w:val="333333"/>
          <w:shd w:val="clear" w:color="auto" w:fill="FFFFFF"/>
        </w:rPr>
        <w:t>通过压缩可以大大节省稀疏矩阵的内存代价</w:t>
      </w:r>
      <w:r w:rsidR="00F6730D">
        <w:rPr>
          <w:rFonts w:ascii="Arial" w:hAnsi="Arial" w:cs="Arial" w:hint="eastAsia"/>
          <w:color w:val="333333"/>
          <w:shd w:val="clear" w:color="auto" w:fill="FFFFFF"/>
        </w:rPr>
        <w:t>。</w:t>
      </w:r>
    </w:p>
    <w:p w14:paraId="726D9283" w14:textId="184573E3" w:rsidR="002073F0" w:rsidRDefault="00F17845" w:rsidP="002073F0">
      <w:pPr>
        <w:pStyle w:val="a4"/>
        <w:spacing w:before="0" w:after="0"/>
      </w:pPr>
      <w:r>
        <w:pict w14:anchorId="41DC8C61">
          <v:shape id="_x0000_i1039" type="#_x0000_t75" style="width:262.05pt;height:199.25pt">
            <v:imagedata r:id="rId68"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248449A1" w14:textId="4EBC86E5" w:rsidR="004253B1" w:rsidRDefault="00F17845" w:rsidP="004253B1">
      <w:pPr>
        <w:pStyle w:val="a4"/>
        <w:spacing w:before="0" w:after="0"/>
      </w:pPr>
      <w:r>
        <w:pict w14:anchorId="1BB376DE">
          <v:shape id="_x0000_i1040" type="#_x0000_t75" style="width:370.05pt;height:97.95pt">
            <v:imagedata r:id="rId69" o:title="WechatIMG63"/>
          </v:shape>
        </w:pict>
      </w:r>
    </w:p>
    <w:p w14:paraId="2B993683" w14:textId="01029BF6" w:rsidR="00E174DA" w:rsidRDefault="004253B1" w:rsidP="003B3E77">
      <w:pPr>
        <w:pStyle w:val="a4"/>
      </w:pPr>
      <w:r>
        <w:rPr>
          <w:rFonts w:hint="eastAsia"/>
        </w:rPr>
        <w:t>图</w:t>
      </w:r>
      <w:r>
        <w:rPr>
          <w:rFonts w:hint="eastAsia"/>
        </w:rPr>
        <w:t>6.5</w:t>
      </w:r>
      <w:r>
        <w:t xml:space="preserve"> </w:t>
      </w:r>
      <w:r>
        <w:rPr>
          <w:rFonts w:hint="eastAsia"/>
        </w:rPr>
        <w:t>RDF4J</w:t>
      </w:r>
      <w:r>
        <w:rPr>
          <w:rFonts w:hint="eastAsia"/>
        </w:rPr>
        <w:t>数据</w:t>
      </w:r>
      <w:commentRangeStart w:id="106"/>
      <w:r>
        <w:rPr>
          <w:rFonts w:hint="eastAsia"/>
        </w:rPr>
        <w:t>库内容</w:t>
      </w:r>
      <w:commentRangeEnd w:id="106"/>
      <w:r w:rsidR="0097487F">
        <w:rPr>
          <w:rStyle w:val="ae"/>
        </w:rPr>
        <w:commentReference w:id="106"/>
      </w:r>
    </w:p>
    <w:p w14:paraId="478A3FF1" w14:textId="250FB75A" w:rsidR="00E174DA" w:rsidRDefault="00E174DA" w:rsidP="00E174DA">
      <w:pPr>
        <w:pStyle w:val="2"/>
      </w:pPr>
      <w:r>
        <w:rPr>
          <w:rFonts w:hint="eastAsia"/>
        </w:rPr>
        <w:t>6.5 原型系统运行案例</w:t>
      </w:r>
    </w:p>
    <w:p w14:paraId="31DD0BD2" w14:textId="137699E1" w:rsidR="00817592" w:rsidRPr="00E30BEC" w:rsidRDefault="00E30BEC" w:rsidP="00E30BEC">
      <w:pPr>
        <w:pStyle w:val="3"/>
      </w:pPr>
      <w:r w:rsidRPr="00E30BEC">
        <w:rPr>
          <w:rFonts w:hint="eastAsia"/>
        </w:rPr>
        <w:t>6.5.1</w:t>
      </w:r>
      <w:r w:rsidRPr="00E30BEC">
        <w:t xml:space="preserve"> </w:t>
      </w:r>
      <w:r w:rsidR="00817592" w:rsidRPr="00E30BEC">
        <w:t>服务发布</w:t>
      </w:r>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，制造主轴基本包含毛坯加工环节、粗加工环节、精加工环节、检验打标环</w:t>
      </w:r>
      <w:r w:rsidR="00E13EF6">
        <w:rPr>
          <w:rFonts w:hint="eastAsia"/>
        </w:rPr>
        <w:lastRenderedPageBreak/>
        <w:t>节</w:t>
      </w:r>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、主轴检验打标</w:t>
      </w:r>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、主轴检验打标</w:t>
      </w:r>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lastRenderedPageBreak/>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文件发布到云制造服务平台上。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文件用于将企业服务添加到云服务池。以</w:t>
      </w:r>
      <w:r w:rsidRPr="000604F7">
        <w:t>RDF4J</w:t>
      </w:r>
      <w:r w:rsidRPr="000604F7">
        <w:t>图数据库作为存储服务的云服务池，该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0"/>
                    <a:stretch>
                      <a:fillRect/>
                    </a:stretch>
                  </pic:blipFill>
                  <pic:spPr>
                    <a:xfrm>
                      <a:off x="0" y="0"/>
                      <a:ext cx="5278120" cy="2247265"/>
                    </a:xfrm>
                    <a:prstGeom prst="rect">
                      <a:avLst/>
                    </a:prstGeom>
                  </pic:spPr>
                </pic:pic>
              </a:graphicData>
            </a:graphic>
          </wp:inline>
        </w:drawing>
      </w:r>
    </w:p>
    <w:p w14:paraId="2B13536A" w14:textId="6467E092" w:rsidR="005B6E17" w:rsidRPr="005B6E17" w:rsidRDefault="005B6E17" w:rsidP="00662217">
      <w:pPr>
        <w:pStyle w:val="a4"/>
      </w:pPr>
      <w:r w:rsidRPr="000604F7">
        <w:t>图</w:t>
      </w:r>
      <w:r>
        <w:t>6.</w:t>
      </w:r>
      <w:r>
        <w:rPr>
          <w:rFonts w:hint="eastAsia"/>
        </w:rPr>
        <w:t>6</w:t>
      </w:r>
      <w:r w:rsidRPr="000604F7">
        <w:t xml:space="preserve"> </w:t>
      </w:r>
      <w:r w:rsidRPr="000604F7">
        <w:t>云平台服务发布界面</w:t>
      </w:r>
    </w:p>
    <w:p w14:paraId="08A260B1" w14:textId="4073EE7D" w:rsidR="00985E37" w:rsidRPr="00E30BEC" w:rsidRDefault="00E30BEC" w:rsidP="00E30BEC">
      <w:pPr>
        <w:pStyle w:val="3"/>
      </w:pPr>
      <w:r w:rsidRPr="00E30BEC">
        <w:rPr>
          <w:rFonts w:hint="eastAsia"/>
        </w:rPr>
        <w:t>6.5.2</w:t>
      </w:r>
      <w:r w:rsidRPr="00E30BEC">
        <w:t xml:space="preserve"> </w:t>
      </w:r>
      <w:r w:rsidR="00985E37" w:rsidRPr="00E30BEC">
        <w:t>需求发布</w:t>
      </w:r>
    </w:p>
    <w:p w14:paraId="437D78F9" w14:textId="0C1ED175" w:rsidR="00817592"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在云制造服务平台上发布需求信息。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77777777" w:rsidR="002C4958" w:rsidRDefault="002C4958" w:rsidP="002C4958">
      <w:pPr>
        <w:spacing w:line="400" w:lineRule="exact"/>
        <w:ind w:firstLineChars="200" w:firstLine="480"/>
      </w:pPr>
      <w:r>
        <w:rPr>
          <w:rFonts w:hint="eastAsia"/>
        </w:rPr>
        <w:t>云平台需求发布界面如下</w:t>
      </w:r>
      <w:r w:rsidRPr="002C4958">
        <w:rPr>
          <w:rFonts w:hint="eastAsia"/>
          <w:color w:val="FF0000"/>
        </w:rPr>
        <w:t>图</w:t>
      </w:r>
      <w:r w:rsidRPr="002C4958">
        <w:rPr>
          <w:rFonts w:hint="eastAsia"/>
          <w:color w:val="FF0000"/>
        </w:rPr>
        <w:t>6.7</w:t>
      </w:r>
      <w:r>
        <w:rPr>
          <w:rFonts w:hint="eastAsia"/>
        </w:rPr>
        <w:t>所示。</w:t>
      </w:r>
    </w:p>
    <w:p w14:paraId="5E6F5A3E" w14:textId="77777777" w:rsidR="002C4958" w:rsidRDefault="002C4958" w:rsidP="002C4958">
      <w:pPr>
        <w:jc w:val="center"/>
      </w:pPr>
      <w:r w:rsidRPr="00B06EF4">
        <w:rPr>
          <w:noProof/>
        </w:rPr>
        <w:lastRenderedPageBreak/>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1"/>
                    <a:stretch>
                      <a:fillRect/>
                    </a:stretch>
                  </pic:blipFill>
                  <pic:spPr>
                    <a:xfrm>
                      <a:off x="0" y="0"/>
                      <a:ext cx="5278120" cy="1358900"/>
                    </a:xfrm>
                    <a:prstGeom prst="rect">
                      <a:avLst/>
                    </a:prstGeom>
                  </pic:spPr>
                </pic:pic>
              </a:graphicData>
            </a:graphic>
          </wp:inline>
        </w:drawing>
      </w:r>
    </w:p>
    <w:p w14:paraId="70E5EBB7" w14:textId="77777777" w:rsidR="002C4958" w:rsidRDefault="002C4958" w:rsidP="002C4958">
      <w:pPr>
        <w:pStyle w:val="a4"/>
      </w:pPr>
      <w:r>
        <w:rPr>
          <w:rFonts w:hint="eastAsia"/>
        </w:rPr>
        <w:t>图</w:t>
      </w:r>
      <w:r>
        <w:rPr>
          <w:rFonts w:hint="eastAsia"/>
        </w:rPr>
        <w:t>6.7</w:t>
      </w:r>
      <w:r>
        <w:t xml:space="preserve"> </w:t>
      </w:r>
      <w:r>
        <w:rPr>
          <w:rFonts w:hint="eastAsia"/>
        </w:rPr>
        <w:t>云平台需求发布界面</w:t>
      </w:r>
    </w:p>
    <w:p w14:paraId="3F90BA99" w14:textId="77777777" w:rsidR="002C4958" w:rsidRPr="00787BB9" w:rsidRDefault="002C4958" w:rsidP="002C4958">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15562277" w14:textId="77777777" w:rsidR="002C4958" w:rsidRPr="002C4958" w:rsidRDefault="002C4958" w:rsidP="0016010A">
      <w:pPr>
        <w:spacing w:line="400" w:lineRule="exact"/>
        <w:ind w:firstLineChars="200" w:firstLine="480"/>
      </w:pPr>
    </w:p>
    <w:p w14:paraId="600E1914" w14:textId="18D325EC" w:rsidR="0019100C" w:rsidRPr="00E30BEC" w:rsidRDefault="00E30BEC" w:rsidP="00E30BEC">
      <w:pPr>
        <w:pStyle w:val="3"/>
      </w:pPr>
      <w:r>
        <w:rPr>
          <w:rFonts w:hint="eastAsia"/>
        </w:rPr>
        <w:t>6.5.3</w:t>
      </w:r>
      <w:r>
        <w:t xml:space="preserve"> </w:t>
      </w:r>
      <w:r w:rsidR="0019100C" w:rsidRPr="00E30BEC">
        <w:t>服务</w:t>
      </w:r>
      <w:r w:rsidR="0019100C" w:rsidRPr="00E30BEC">
        <w:rPr>
          <w:rFonts w:hint="eastAsia"/>
        </w:rPr>
        <w:t>组合</w:t>
      </w:r>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、主轴检验打标</w:t>
      </w:r>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r w:rsidRPr="000604F7">
        <w:t>见如下文档：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0604F7" w:rsidRDefault="00E105AE" w:rsidP="00E105AE">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6A96E589" w14:textId="77777777" w:rsidR="00E105AE" w:rsidRPr="000604F7" w:rsidRDefault="00E105AE" w:rsidP="00E105AE">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39F0A4D1" w14:textId="77777777" w:rsidR="00E105AE" w:rsidRPr="000604F7" w:rsidRDefault="00E105AE" w:rsidP="00E105AE">
            <w:pPr>
              <w:spacing w:line="400" w:lineRule="exact"/>
              <w:ind w:firstLine="200"/>
              <w:rPr>
                <w:color w:val="000000"/>
              </w:rPr>
            </w:pPr>
            <w:r w:rsidRPr="000604F7">
              <w:rPr>
                <w:color w:val="000000"/>
              </w:rPr>
              <w:lastRenderedPageBreak/>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5FEFBCEA"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0B2F58CB"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326E19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44E532B9" w14:textId="77777777" w:rsidR="00E105AE" w:rsidRPr="000604F7" w:rsidRDefault="00E105AE" w:rsidP="00E105AE">
            <w:pPr>
              <w:spacing w:line="400" w:lineRule="exact"/>
              <w:ind w:firstLine="200"/>
              <w:rPr>
                <w:color w:val="000000"/>
              </w:rPr>
            </w:pPr>
            <w:r w:rsidRPr="000604F7">
              <w:rPr>
                <w:color w:val="000000"/>
              </w:rPr>
              <w:tab/>
              <w:t>&lt;/sequence&gt;</w:t>
            </w:r>
          </w:p>
          <w:p w14:paraId="27D7C1B2" w14:textId="77777777" w:rsidR="00E105AE" w:rsidRPr="000604F7" w:rsidRDefault="00E105AE" w:rsidP="00E105AE">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1B2E7F0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61CB7C8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674B968"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name="ProcTime"&gt;600&lt;/property&gt;</w:t>
            </w:r>
          </w:p>
          <w:p w14:paraId="56F9A25F" w14:textId="7FA3463C"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1</w:t>
            </w:r>
            <w:r w:rsidRPr="000604F7">
              <w:rPr>
                <w:color w:val="000000"/>
              </w:rPr>
              <w:t>&lt;/property&gt;</w:t>
            </w:r>
          </w:p>
          <w:p w14:paraId="41D6FD50" w14:textId="07AFE264"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1</w:t>
            </w:r>
            <w:r w:rsidRPr="000604F7">
              <w:rPr>
                <w:color w:val="000000"/>
              </w:rPr>
              <w:t>&lt;/property&gt;</w:t>
            </w:r>
          </w:p>
          <w:p w14:paraId="6FC0C7FE" w14:textId="77777777" w:rsidR="00E105AE" w:rsidRPr="000604F7" w:rsidRDefault="00E105AE" w:rsidP="00E105AE">
            <w:pPr>
              <w:spacing w:line="400" w:lineRule="exact"/>
              <w:ind w:firstLine="200"/>
              <w:rPr>
                <w:color w:val="000000"/>
              </w:rPr>
            </w:pPr>
            <w:r w:rsidRPr="000604F7">
              <w:rPr>
                <w:color w:val="000000"/>
              </w:rPr>
              <w:tab/>
              <w:t>&lt;/simobj&gt;</w:t>
            </w:r>
          </w:p>
          <w:p w14:paraId="51C5449F" w14:textId="77777777" w:rsidR="00E105AE" w:rsidRPr="000604F7" w:rsidRDefault="00E105AE" w:rsidP="00E105AE">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17E6709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7A08C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2AAE9A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name="ProcTime"&gt;900&lt;/property&gt;</w:t>
            </w:r>
          </w:p>
          <w:p w14:paraId="077A1C3D" w14:textId="70843C7F"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2</w:t>
            </w:r>
            <w:r w:rsidRPr="000604F7">
              <w:rPr>
                <w:color w:val="000000"/>
              </w:rPr>
              <w:t>&lt;/property&gt;</w:t>
            </w:r>
          </w:p>
          <w:p w14:paraId="729A1517" w14:textId="1BD3C0A0"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2</w:t>
            </w:r>
            <w:r w:rsidRPr="000604F7">
              <w:rPr>
                <w:color w:val="000000"/>
              </w:rPr>
              <w:t>&lt;/property&gt;</w:t>
            </w:r>
          </w:p>
          <w:p w14:paraId="1C2817C2" w14:textId="77777777" w:rsidR="00E105AE" w:rsidRPr="000604F7" w:rsidRDefault="00E105AE" w:rsidP="00E105AE">
            <w:pPr>
              <w:spacing w:line="400" w:lineRule="exact"/>
              <w:ind w:firstLine="200"/>
              <w:rPr>
                <w:color w:val="000000"/>
              </w:rPr>
            </w:pPr>
            <w:r w:rsidRPr="000604F7">
              <w:rPr>
                <w:color w:val="000000"/>
              </w:rPr>
              <w:tab/>
              <w:t>&lt;/simobj&gt;</w:t>
            </w:r>
          </w:p>
          <w:p w14:paraId="49241F74" w14:textId="77777777" w:rsidR="00E105AE" w:rsidRPr="000604F7" w:rsidRDefault="00E105AE" w:rsidP="00E105AE">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09D784E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C124AA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4C63C4F"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name="ProcTime"&gt;1200&lt;/property&gt;</w:t>
            </w:r>
          </w:p>
          <w:p w14:paraId="54048E85" w14:textId="6F6482C7"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3</w:t>
            </w:r>
            <w:r w:rsidRPr="000604F7">
              <w:rPr>
                <w:color w:val="000000"/>
              </w:rPr>
              <w:t>&lt;/property&gt;</w:t>
            </w:r>
          </w:p>
          <w:p w14:paraId="4DDC6CC4" w14:textId="7DE55353"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3</w:t>
            </w:r>
            <w:r w:rsidRPr="000604F7">
              <w:rPr>
                <w:color w:val="000000"/>
              </w:rPr>
              <w:t>&lt;/property&gt;</w:t>
            </w:r>
          </w:p>
          <w:p w14:paraId="1C457CFD" w14:textId="77777777" w:rsidR="00E105AE" w:rsidRPr="000604F7" w:rsidRDefault="00E105AE" w:rsidP="00E105AE">
            <w:pPr>
              <w:spacing w:line="400" w:lineRule="exact"/>
              <w:ind w:firstLine="200"/>
              <w:rPr>
                <w:color w:val="000000"/>
              </w:rPr>
            </w:pPr>
            <w:r w:rsidRPr="000604F7">
              <w:rPr>
                <w:color w:val="000000"/>
              </w:rPr>
              <w:tab/>
              <w:t>&lt;/simobj&gt;</w:t>
            </w:r>
          </w:p>
          <w:p w14:paraId="30D8AAF6" w14:textId="77777777" w:rsidR="00E105AE" w:rsidRPr="000604F7" w:rsidRDefault="00E105AE" w:rsidP="00E105AE">
            <w:pPr>
              <w:spacing w:line="400" w:lineRule="exact"/>
              <w:ind w:firstLine="200"/>
              <w:rPr>
                <w:color w:val="000000"/>
              </w:rPr>
            </w:pPr>
            <w:r w:rsidRPr="000604F7">
              <w:rPr>
                <w:color w:val="000000"/>
              </w:rPr>
              <w:lastRenderedPageBreak/>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032369ED"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00A3525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149976C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name="ProcTime"&gt;300&lt;/property&gt;</w:t>
            </w:r>
          </w:p>
          <w:p w14:paraId="5E6F2F44" w14:textId="2039CF25"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4</w:t>
            </w:r>
            <w:r w:rsidRPr="000604F7">
              <w:rPr>
                <w:color w:val="000000"/>
              </w:rPr>
              <w:t>&lt;/property&gt;</w:t>
            </w:r>
          </w:p>
          <w:p w14:paraId="6A753580" w14:textId="45C68F36"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4</w:t>
            </w:r>
            <w:r w:rsidRPr="000604F7">
              <w:rPr>
                <w:color w:val="000000"/>
              </w:rPr>
              <w:t>&lt;/property&gt;</w:t>
            </w:r>
          </w:p>
          <w:p w14:paraId="2D924DD6" w14:textId="77777777" w:rsidR="00E105AE" w:rsidRPr="000604F7" w:rsidRDefault="00E105AE" w:rsidP="00E105AE">
            <w:pPr>
              <w:spacing w:line="400" w:lineRule="exact"/>
              <w:ind w:firstLine="200"/>
              <w:rPr>
                <w:color w:val="000000"/>
              </w:rPr>
            </w:pPr>
            <w:r w:rsidRPr="000604F7">
              <w:rPr>
                <w:color w:val="000000"/>
              </w:rPr>
              <w:tab/>
              <w:t>&lt;/simobj&gt;</w:t>
            </w:r>
          </w:p>
          <w:p w14:paraId="60C0D884" w14:textId="77777777" w:rsidR="00E105AE" w:rsidRPr="00E105AE" w:rsidRDefault="00E105AE" w:rsidP="00E105AE">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33AFD167" w14:textId="77777777" w:rsidR="00E105AE" w:rsidRDefault="00E105AE" w:rsidP="00E105AE">
            <w:pPr>
              <w:spacing w:line="400" w:lineRule="exact"/>
            </w:pPr>
          </w:p>
        </w:tc>
      </w:tr>
    </w:tbl>
    <w:p w14:paraId="48BAC398" w14:textId="77777777" w:rsidR="00E105AE" w:rsidRDefault="00E105AE" w:rsidP="00E105AE">
      <w:pPr>
        <w:spacing w:line="400" w:lineRule="exact"/>
      </w:pPr>
    </w:p>
    <w:p w14:paraId="6C9FF3DF" w14:textId="121EF572" w:rsidR="00E105AE" w:rsidRPr="00A33C70" w:rsidRDefault="00E105AE" w:rsidP="00E105AE">
      <w:pPr>
        <w:spacing w:line="400" w:lineRule="exact"/>
        <w:ind w:firstLineChars="200" w:firstLine="480"/>
      </w:pPr>
      <w:r>
        <w:rPr>
          <w:rFonts w:hint="eastAsia"/>
        </w:rPr>
        <w:t>云平台中服务组合界面如下</w:t>
      </w:r>
      <w:r w:rsidRPr="004D4E87">
        <w:rPr>
          <w:rFonts w:hint="eastAsia"/>
          <w:color w:val="FF0000"/>
        </w:rPr>
        <w:t>图</w:t>
      </w:r>
      <w:r>
        <w:rPr>
          <w:rFonts w:hint="eastAsia"/>
          <w:color w:val="FF0000"/>
        </w:rPr>
        <w:t>6.8</w:t>
      </w:r>
      <w:r>
        <w:rPr>
          <w:rFonts w:hint="eastAsia"/>
        </w:rPr>
        <w:t>所示，企业用户可以根据多个候选子服务集选择合适的原子服务并组合。点击组合服务按钮将生成组合服务的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Pr>
          <w:rFonts w:hint="eastAsia"/>
          <w:color w:val="FF0000"/>
        </w:rPr>
        <w:t>6.9</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pPr>
      <w:r w:rsidRPr="00A33C70">
        <w:rPr>
          <w:noProof/>
        </w:rPr>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2"/>
                    <a:stretch>
                      <a:fillRect/>
                    </a:stretch>
                  </pic:blipFill>
                  <pic:spPr>
                    <a:xfrm>
                      <a:off x="0" y="0"/>
                      <a:ext cx="5278120" cy="2256790"/>
                    </a:xfrm>
                    <a:prstGeom prst="rect">
                      <a:avLst/>
                    </a:prstGeom>
                  </pic:spPr>
                </pic:pic>
              </a:graphicData>
            </a:graphic>
          </wp:inline>
        </w:drawing>
      </w:r>
    </w:p>
    <w:p w14:paraId="6DD4362A" w14:textId="77777777" w:rsidR="00E105AE" w:rsidRDefault="00E105AE" w:rsidP="00E105AE">
      <w:pPr>
        <w:pStyle w:val="a4"/>
      </w:pPr>
      <w:r>
        <w:rPr>
          <w:rFonts w:hint="eastAsia"/>
        </w:rPr>
        <w:t>图</w:t>
      </w:r>
      <w:r>
        <w:rPr>
          <w:rFonts w:hint="eastAsia"/>
        </w:rPr>
        <w:t>6.8</w:t>
      </w:r>
      <w:r>
        <w:t xml:space="preserve"> </w:t>
      </w:r>
      <w:r>
        <w:rPr>
          <w:rFonts w:hint="eastAsia"/>
        </w:rPr>
        <w:t>云平台服务组合界面</w:t>
      </w:r>
    </w:p>
    <w:p w14:paraId="012EDAEE" w14:textId="77777777" w:rsidR="00E105AE" w:rsidRDefault="00E105AE" w:rsidP="00E105AE">
      <w:pPr>
        <w:pStyle w:val="a4"/>
      </w:pPr>
      <w:r w:rsidRPr="002549CD">
        <w:rPr>
          <w:noProof/>
        </w:rPr>
        <w:lastRenderedPageBreak/>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7D917EB3" w:rsidR="00E105AE" w:rsidRPr="000604F7" w:rsidRDefault="00E105AE" w:rsidP="00E105AE">
      <w:pPr>
        <w:pStyle w:val="a4"/>
      </w:pPr>
      <w:r w:rsidRPr="00662217">
        <w:rPr>
          <w:rFonts w:hint="eastAsia"/>
        </w:rPr>
        <w:t>图</w:t>
      </w:r>
      <w:r w:rsidRPr="00662217">
        <w:rPr>
          <w:rFonts w:hint="eastAsia"/>
        </w:rPr>
        <w:t>6.9</w:t>
      </w:r>
      <w:r w:rsidRPr="00662217">
        <w:t xml:space="preserve"> </w:t>
      </w:r>
      <w:r w:rsidRPr="00662217">
        <w:rPr>
          <w:rFonts w:hint="eastAsia"/>
        </w:rPr>
        <w:t>云平台组合服务列表</w:t>
      </w:r>
    </w:p>
    <w:p w14:paraId="1E31B6F6" w14:textId="11106852" w:rsidR="00E174DA" w:rsidRDefault="00E30BEC" w:rsidP="00E30BEC">
      <w:pPr>
        <w:pStyle w:val="3"/>
      </w:pPr>
      <w:r>
        <w:rPr>
          <w:rFonts w:hint="eastAsia"/>
        </w:rPr>
        <w:t>6.5.4</w:t>
      </w:r>
      <w:r>
        <w:t xml:space="preserve"> </w:t>
      </w:r>
      <w:r>
        <w:rPr>
          <w:rFonts w:hint="eastAsia"/>
        </w:rPr>
        <w:t>仿真评价</w:t>
      </w:r>
    </w:p>
    <w:p w14:paraId="37BFAAF5" w14:textId="1D83E5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0"/>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0"/>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0"/>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0"/>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lastRenderedPageBreak/>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0"/>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r w:rsidRPr="00FB2EC3">
        <w:t xml:space="preserve">6.5.5 </w:t>
      </w:r>
      <w:r w:rsidR="00CD3FC8">
        <w:rPr>
          <w:rFonts w:hint="eastAsia"/>
        </w:rPr>
        <w:t>服务指标</w:t>
      </w:r>
      <w:r w:rsidRPr="00FB2EC3">
        <w:rPr>
          <w:rFonts w:hint="eastAsia"/>
        </w:rPr>
        <w:t>的展示</w:t>
      </w:r>
    </w:p>
    <w:p w14:paraId="7D0EF63F" w14:textId="2C261286"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原型系统服务指标展示界面如下</w:t>
      </w:r>
      <w:r w:rsidR="00C95580" w:rsidRPr="00C95580">
        <w:rPr>
          <w:rFonts w:hint="eastAsia"/>
          <w:color w:val="FF0000"/>
        </w:rPr>
        <w:t>图</w:t>
      </w:r>
      <w:r w:rsidR="00C95580" w:rsidRPr="00C95580">
        <w:rPr>
          <w:rFonts w:hint="eastAsia"/>
          <w:color w:val="FF0000"/>
        </w:rPr>
        <w:t>6.12</w:t>
      </w:r>
      <w:r w:rsidR="00C95580" w:rsidRPr="00C95580">
        <w:rPr>
          <w:rFonts w:hint="eastAsia"/>
        </w:rPr>
        <w:t>所示</w:t>
      </w:r>
      <w:r w:rsidR="00C95580">
        <w:rPr>
          <w:rFonts w:hint="eastAsia"/>
        </w:rPr>
        <w:t>。用户可在界面左侧根据组合服务名称进行检索，若组合服务已仿真完毕，则会显示出页面右侧所示的服务指标信息。</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041" type="#_x0000_t75" style="width:363.35pt;height:262.9pt" o:ole="">
            <v:imagedata r:id="rId76" o:title=""/>
          </v:shape>
          <o:OLEObject Type="Embed" ProgID="Visio.Drawing.15" ShapeID="_x0000_i1041" DrawAspect="Content" ObjectID="_1579073429" r:id="rId77"/>
        </w:object>
      </w:r>
    </w:p>
    <w:p w14:paraId="48A8CAF0" w14:textId="66F9109F" w:rsidR="00C95580" w:rsidRPr="00C95580" w:rsidRDefault="00C95580" w:rsidP="00C95580">
      <w:pPr>
        <w:pStyle w:val="a4"/>
      </w:pPr>
      <w:r>
        <w:rPr>
          <w:rFonts w:hint="eastAsia"/>
        </w:rPr>
        <w:t>图</w:t>
      </w:r>
      <w:r>
        <w:rPr>
          <w:rFonts w:hint="eastAsia"/>
        </w:rPr>
        <w:t xml:space="preserve">6.12 </w:t>
      </w:r>
      <w:r>
        <w:rPr>
          <w:rFonts w:hint="eastAsia"/>
        </w:rPr>
        <w:t>服务指标展示界面</w:t>
      </w:r>
    </w:p>
    <w:p w14:paraId="1C6D636B" w14:textId="6D2226E2" w:rsidR="00281E33" w:rsidRDefault="0071058E" w:rsidP="008E490B">
      <w:pPr>
        <w:pStyle w:val="2"/>
      </w:pPr>
      <w:bookmarkStart w:id="107" w:name="_Toc501892851"/>
      <w:bookmarkEnd w:id="103"/>
      <w:r>
        <w:rPr>
          <w:rFonts w:hint="eastAsia"/>
        </w:rPr>
        <w:t>6.6</w:t>
      </w:r>
      <w:r w:rsidR="008E490B">
        <w:t xml:space="preserve"> </w:t>
      </w:r>
      <w:r w:rsidR="008E490B">
        <w:rPr>
          <w:rFonts w:hint="eastAsia"/>
        </w:rPr>
        <w:t>本章小结</w:t>
      </w:r>
      <w:bookmarkEnd w:id="107"/>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78"/>
          <w:headerReference w:type="default" r:id="rId79"/>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108" w:name="_Toc488759706"/>
      <w:bookmarkStart w:id="109"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108"/>
      <w:bookmarkEnd w:id="109"/>
    </w:p>
    <w:p w14:paraId="17C963E8" w14:textId="3C32C993" w:rsidR="002D0E83" w:rsidRPr="001A5C6A" w:rsidRDefault="00056914" w:rsidP="004604E2">
      <w:pPr>
        <w:pStyle w:val="2"/>
        <w:numPr>
          <w:ilvl w:val="1"/>
          <w:numId w:val="9"/>
        </w:numPr>
      </w:pPr>
      <w:bookmarkStart w:id="110" w:name="_Toc93734166"/>
      <w:bookmarkStart w:id="111" w:name="_Toc487899367"/>
      <w:bookmarkStart w:id="112" w:name="_Toc487899886"/>
      <w:bookmarkStart w:id="113" w:name="_Toc488759707"/>
      <w:bookmarkStart w:id="114" w:name="_Toc501892853"/>
      <w:r>
        <w:rPr>
          <w:rFonts w:hint="eastAsia"/>
        </w:rPr>
        <w:t xml:space="preserve"> </w:t>
      </w:r>
      <w:r w:rsidR="002D0E83" w:rsidRPr="001A5C6A">
        <w:rPr>
          <w:rFonts w:hint="eastAsia"/>
        </w:rPr>
        <w:t>结论</w:t>
      </w:r>
      <w:bookmarkEnd w:id="110"/>
      <w:bookmarkEnd w:id="111"/>
      <w:bookmarkEnd w:id="112"/>
      <w:bookmarkEnd w:id="113"/>
      <w:bookmarkEnd w:id="114"/>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实现了用仿真方法评价云制造组合服务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并设计了云制造服务原型系统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r w:rsidR="002D0E83">
        <w:rPr>
          <w:rFonts w:hint="eastAsia"/>
        </w:rPr>
        <w:t>云制造服务组合执行过程的部分评价指标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115" w:name="_Toc93734167"/>
      <w:bookmarkStart w:id="116" w:name="_Toc487899368"/>
      <w:bookmarkStart w:id="117" w:name="_Toc487899887"/>
      <w:bookmarkStart w:id="118" w:name="_Toc488759708"/>
      <w:bookmarkStart w:id="119" w:name="_Toc501892854"/>
      <w:r>
        <w:rPr>
          <w:rFonts w:hint="eastAsia"/>
        </w:rPr>
        <w:lastRenderedPageBreak/>
        <w:t>7</w:t>
      </w:r>
      <w:r w:rsidRPr="001A5C6A">
        <w:rPr>
          <w:rFonts w:hint="eastAsia"/>
        </w:rPr>
        <w:t>.2 进一步工作的方向</w:t>
      </w:r>
      <w:bookmarkEnd w:id="115"/>
      <w:bookmarkEnd w:id="116"/>
      <w:bookmarkEnd w:id="117"/>
      <w:bookmarkEnd w:id="118"/>
      <w:bookmarkEnd w:id="119"/>
    </w:p>
    <w:p w14:paraId="3177FE0A" w14:textId="220F653E" w:rsidR="002D0E83" w:rsidRDefault="00C505F5" w:rsidP="002D0E83">
      <w:pPr>
        <w:spacing w:line="400" w:lineRule="exact"/>
        <w:ind w:firstLineChars="200" w:firstLine="480"/>
      </w:pPr>
      <w:r>
        <w:rPr>
          <w:rFonts w:hint="eastAsia"/>
        </w:rPr>
        <w:t>云制造服务的研究方面有很多，本文仅对服务发布与组合方法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r w:rsidR="00893585">
        <w:rPr>
          <w:rFonts w:hint="eastAsia"/>
        </w:rPr>
        <w:t>云制造环节中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0"/>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20" w:name="_Toc93734168"/>
      <w:bookmarkStart w:id="121" w:name="_Toc487899369"/>
      <w:bookmarkStart w:id="122" w:name="_Toc487899888"/>
      <w:bookmarkStart w:id="123" w:name="_Toc488759709"/>
      <w:bookmarkStart w:id="124" w:name="_Toc501892855"/>
      <w:r w:rsidRPr="006F7E1F">
        <w:rPr>
          <w:rFonts w:hint="eastAsia"/>
        </w:rPr>
        <w:lastRenderedPageBreak/>
        <w:t>致谢</w:t>
      </w:r>
      <w:bookmarkEnd w:id="120"/>
      <w:bookmarkEnd w:id="121"/>
      <w:bookmarkEnd w:id="122"/>
      <w:bookmarkEnd w:id="123"/>
      <w:bookmarkEnd w:id="124"/>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1"/>
          <w:headerReference w:type="default" r:id="rId82"/>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1325F8B3" w14:textId="77777777" w:rsidR="006D35B8" w:rsidRDefault="00AD0BF3" w:rsidP="004663A2">
      <w:pPr>
        <w:widowControl w:val="0"/>
        <w:autoSpaceDE w:val="0"/>
        <w:autoSpaceDN w:val="0"/>
        <w:adjustRightInd w:val="0"/>
        <w:spacing w:line="400" w:lineRule="exact"/>
        <w:rPr>
          <w:rFonts w:ascii="黑体" w:eastAsia="黑体"/>
        </w:rPr>
      </w:pPr>
      <w:r w:rsidRPr="00BF2145">
        <w:lastRenderedPageBreak/>
        <w:fldChar w:fldCharType="begin"/>
      </w:r>
      <w:r w:rsidRPr="00BF2145">
        <w:instrText xml:space="preserve"> ADDIN NE.Bib</w:instrText>
      </w:r>
      <w:r w:rsidRPr="00BF2145">
        <w:fldChar w:fldCharType="separate"/>
      </w:r>
      <w:bookmarkStart w:id="125" w:name="_Toc501892856"/>
    </w:p>
    <w:p w14:paraId="32C2AFAA" w14:textId="77777777" w:rsidR="006D35B8" w:rsidRDefault="006D35B8" w:rsidP="004663A2">
      <w:pPr>
        <w:pStyle w:val="1"/>
        <w:spacing w:line="400" w:lineRule="exact"/>
      </w:pPr>
      <w:r w:rsidRPr="008072E5">
        <w:rPr>
          <w:rFonts w:hint="eastAsia"/>
        </w:rPr>
        <w:t>参考文献</w:t>
      </w:r>
    </w:p>
    <w:p w14:paraId="71D9CEEB" w14:textId="5DD19B26"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 </w:t>
      </w:r>
      <w:bookmarkStart w:id="126" w:name="_neb2422EF92_0833_4B6A_8CEF_61F48EEF0114"/>
      <w:r>
        <w:rPr>
          <w:rFonts w:eastAsia="黑体"/>
          <w:color w:val="000000"/>
        </w:rPr>
        <w:t>Luo Y, Zhang L, Tao F, et al. Study on the description method of manufacturing capability based on description logics in cloud manufacturing[J]. 2012.</w:t>
      </w:r>
      <w:bookmarkEnd w:id="126"/>
    </w:p>
    <w:p w14:paraId="4BE3F61F" w14:textId="50DDAAD3"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 </w:t>
      </w:r>
      <w:bookmarkStart w:id="127"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127"/>
    </w:p>
    <w:p w14:paraId="0365DAB5" w14:textId="50A26E5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 </w:t>
      </w:r>
      <w:bookmarkStart w:id="128" w:name="_nebB90E12C3_F0E4_4CE1_A45F_4362C3883BD2"/>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128"/>
    </w:p>
    <w:p w14:paraId="75840441" w14:textId="2E3171C1"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 </w:t>
      </w:r>
      <w:bookmarkStart w:id="129" w:name="_neb90FB5BCE_FB35_4984_B1B2_E0A4793D3D9E"/>
      <w:r>
        <w:rPr>
          <w:rFonts w:eastAsia="黑体"/>
          <w:color w:val="000000"/>
        </w:rPr>
        <w:t>Anderson T, Peterson L, Shenker S, et al. Overcoming the Internet Impasse through Virtualization[J]. Computer. 2005, 38(4): 34-41.</w:t>
      </w:r>
      <w:bookmarkEnd w:id="129"/>
    </w:p>
    <w:p w14:paraId="64A41BC9" w14:textId="438F97A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 </w:t>
      </w:r>
      <w:bookmarkStart w:id="130"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130"/>
    </w:p>
    <w:p w14:paraId="06CAD6B3" w14:textId="11B6EDBF"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 </w:t>
      </w:r>
      <w:bookmarkStart w:id="131" w:name="_nebA2E5A186_1EC9_4C3C_972A_C6C3AD6F6B81"/>
      <w:r>
        <w:rPr>
          <w:rFonts w:eastAsia="黑体"/>
          <w:color w:val="000000"/>
        </w:rPr>
        <w:t>Ren L, Zhang L, Tao F, et al. Cloud manufacturing: from concept to practice[J]. Enterprise Information Systems. 2015, 9(2): 186-209.</w:t>
      </w:r>
      <w:bookmarkEnd w:id="131"/>
    </w:p>
    <w:p w14:paraId="2E9B3AFD" w14:textId="1D41B66E"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 </w:t>
      </w:r>
      <w:bookmarkStart w:id="132"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132"/>
    </w:p>
    <w:p w14:paraId="1432CAF6" w14:textId="13202A7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 </w:t>
      </w:r>
      <w:bookmarkStart w:id="133" w:name="_nebBEB4AE42_6657_4CBE_9A3E_3B16DF8F0B28"/>
      <w:r>
        <w:rPr>
          <w:rFonts w:eastAsia="黑体"/>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133"/>
    </w:p>
    <w:p w14:paraId="7BA10B0B" w14:textId="6667F43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[9] </w:t>
      </w:r>
      <w:bookmarkStart w:id="134"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134"/>
    </w:p>
    <w:p w14:paraId="6C31905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[10] </w:t>
      </w:r>
      <w:bookmarkStart w:id="135" w:name="_nebDF33E83B_15AE_4334_A251_8F0640BD84B6"/>
      <w:r>
        <w:rPr>
          <w:rFonts w:ascii="宋体" w:cs="宋体" w:hint="eastAsia"/>
          <w:color w:val="000000"/>
        </w:rPr>
        <w:t>任磊，张霖，张雅彬，等</w:t>
      </w:r>
      <w:r>
        <w:rPr>
          <w:rFonts w:eastAsia="黑体"/>
          <w:color w:val="000000"/>
        </w:rPr>
        <w:t xml:space="preserve">. </w:t>
      </w:r>
      <w:r>
        <w:rPr>
          <w:rFonts w:ascii="宋体" w:cs="宋体" w:hint="eastAsia"/>
          <w:color w:val="000000"/>
        </w:rPr>
        <w:t>云制造资源虚拟化研究</w:t>
      </w:r>
      <w:r>
        <w:rPr>
          <w:rFonts w:eastAsia="黑体"/>
          <w:color w:val="000000"/>
        </w:rPr>
        <w:t xml:space="preserve">[J]. </w:t>
      </w:r>
      <w:r>
        <w:rPr>
          <w:rFonts w:ascii="宋体" w:cs="宋体" w:hint="eastAsia"/>
          <w:color w:val="000000"/>
        </w:rPr>
        <w:t>计算机集成制造系统</w:t>
      </w:r>
      <w:r>
        <w:rPr>
          <w:rFonts w:eastAsia="黑体"/>
          <w:color w:val="000000"/>
        </w:rPr>
        <w:t>. 2011, 17(3): 511-518.</w:t>
      </w:r>
      <w:bookmarkEnd w:id="135"/>
    </w:p>
    <w:p w14:paraId="447C4B3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[11] </w:t>
      </w:r>
      <w:bookmarkStart w:id="136" w:name="_neb961ADC66_1C04_4A52_ACB5_6C4F1FC71840"/>
      <w:r>
        <w:rPr>
          <w:rFonts w:eastAsia="黑体"/>
          <w:color w:val="000000"/>
        </w:rPr>
        <w:t>Hu C, Xu C, Cao X, et al. Study on the Multi-Granularity Virtualization of Manufacturing Resources: ASME 2013 International Manufacturing Science and Engineering Conference Collocated with the  North American Manufacturing Research Conference[Z]. 2013V2T.</w:t>
      </w:r>
      <w:bookmarkEnd w:id="136"/>
    </w:p>
    <w:p w14:paraId="6F5ECB4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[12] </w:t>
      </w:r>
      <w:bookmarkStart w:id="137" w:name="_neb83F0F34B_D0EC_4FF1_8DF7_1BD358485C9A"/>
      <w:r>
        <w:rPr>
          <w:rFonts w:eastAsia="黑体"/>
          <w:color w:val="000000"/>
        </w:rPr>
        <w:t>Ren L. Cloud Manufacturing platform architecture[J]. 2012.</w:t>
      </w:r>
      <w:bookmarkEnd w:id="137"/>
    </w:p>
    <w:p w14:paraId="22A87EF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[13] </w:t>
      </w:r>
      <w:bookmarkStart w:id="138" w:name="_nebFA2351C2_7C43_4356_B45D_CDD16A89A5FD"/>
      <w:r>
        <w:rPr>
          <w:rFonts w:eastAsia="黑体"/>
          <w:color w:val="000000"/>
        </w:rPr>
        <w:t xml:space="preserve">Ren L, Zhang L, Zhang Y, et al. Key issues in cloud simulation platform based on </w:t>
      </w:r>
      <w:r>
        <w:rPr>
          <w:rFonts w:eastAsia="黑体"/>
          <w:color w:val="000000"/>
        </w:rPr>
        <w:lastRenderedPageBreak/>
        <w:t>cloud computing[J]. 2011.</w:t>
      </w:r>
      <w:bookmarkEnd w:id="138"/>
    </w:p>
    <w:p w14:paraId="351C8BD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[14] </w:t>
      </w:r>
      <w:bookmarkStart w:id="139" w:name="_neb90CE466B_CA90_4DF1_8CFE_CBEAA3B44589"/>
      <w:r>
        <w:rPr>
          <w:rFonts w:eastAsia="黑体"/>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139"/>
    </w:p>
    <w:p w14:paraId="232DD8C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[15] </w:t>
      </w:r>
      <w:bookmarkStart w:id="140" w:name="_nebAF406255_0DE9_4E87_B1D5_D07D99882B26"/>
      <w:r>
        <w:rPr>
          <w:rFonts w:ascii="宋体" w:cs="宋体" w:hint="eastAsia"/>
          <w:color w:val="000000"/>
        </w:rPr>
        <w:t>曹啸博，许承东，胡春生</w:t>
      </w:r>
      <w:r>
        <w:rPr>
          <w:rFonts w:eastAsia="黑体"/>
          <w:color w:val="000000"/>
        </w:rPr>
        <w:t xml:space="preserve">. </w:t>
      </w:r>
      <w:r>
        <w:rPr>
          <w:rFonts w:ascii="宋体" w:cs="宋体" w:hint="eastAsia"/>
          <w:color w:val="000000"/>
        </w:rPr>
        <w:t>云制造环境中的虚拟制造单元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40"/>
    </w:p>
    <w:p w14:paraId="30E3099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[16] </w:t>
      </w:r>
      <w:bookmarkStart w:id="141"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41"/>
    </w:p>
    <w:p w14:paraId="10F2B2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[17] </w:t>
      </w:r>
      <w:bookmarkStart w:id="142" w:name="_neb39C5A90F_4E9E_4968_8FFE_4EA50098D8E8"/>
      <w:r>
        <w:rPr>
          <w:rFonts w:ascii="宋体" w:cs="宋体" w:hint="eastAsia"/>
          <w:color w:val="000000"/>
        </w:rPr>
        <w:t>李瑞芳，刘泉，徐文君</w:t>
      </w:r>
      <w:r>
        <w:rPr>
          <w:rFonts w:eastAsia="黑体"/>
          <w:color w:val="000000"/>
        </w:rPr>
        <w:t xml:space="preserve">. </w:t>
      </w:r>
      <w:r>
        <w:rPr>
          <w:rFonts w:ascii="宋体" w:cs="宋体" w:hint="eastAsia"/>
          <w:color w:val="000000"/>
        </w:rPr>
        <w:t>云制造装备资源感知与接入适配技术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42"/>
    </w:p>
    <w:p w14:paraId="49A492C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[18] </w:t>
      </w:r>
      <w:bookmarkStart w:id="143"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43"/>
    </w:p>
    <w:p w14:paraId="499FCD2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[19] </w:t>
      </w:r>
      <w:bookmarkStart w:id="144"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一种机床装备云制造服务接入终端</w:t>
      </w:r>
      <w:r>
        <w:rPr>
          <w:rFonts w:eastAsia="黑体"/>
          <w:color w:val="000000"/>
        </w:rPr>
        <w:t>[Z].</w:t>
      </w:r>
      <w:bookmarkEnd w:id="144"/>
    </w:p>
    <w:p w14:paraId="128D805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[20] </w:t>
      </w:r>
      <w:bookmarkStart w:id="145"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45"/>
    </w:p>
    <w:p w14:paraId="5980A40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[21] </w:t>
      </w:r>
      <w:bookmarkStart w:id="146"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46"/>
    </w:p>
    <w:p w14:paraId="372088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[22] </w:t>
      </w:r>
      <w:bookmarkStart w:id="147"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47"/>
    </w:p>
    <w:p w14:paraId="7621F4B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r>
        <w:rPr>
          <w:rFonts w:ascii="宋体" w:cs="宋体" w:hint="eastAsia"/>
          <w:color w:val="000000"/>
        </w:rPr>
        <w:t>云制造软资源封装研究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0FB6C6C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[24] </w:t>
      </w:r>
      <w:bookmarkStart w:id="148" w:name="_nebC04288A6_DE47_490D_9E5D_DFD93B92FCA8"/>
      <w:r>
        <w:rPr>
          <w:rFonts w:ascii="宋体" w:cs="宋体" w:hint="eastAsia"/>
          <w:color w:val="000000"/>
        </w:rPr>
        <w:t>吴雪娇，柳先辉</w:t>
      </w:r>
      <w:r>
        <w:rPr>
          <w:rFonts w:eastAsia="黑体"/>
          <w:color w:val="000000"/>
        </w:rPr>
        <w:t xml:space="preserve">. </w:t>
      </w:r>
      <w:r>
        <w:rPr>
          <w:rFonts w:ascii="宋体" w:cs="宋体" w:hint="eastAsia"/>
          <w:color w:val="000000"/>
        </w:rPr>
        <w:t>基于语义的云制造服务描述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48"/>
    </w:p>
    <w:p w14:paraId="71F3E10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[25] </w:t>
      </w:r>
      <w:bookmarkStart w:id="149" w:name="_nebB0F06E0C_766B_4AC1_B9CE_7DE885303E05"/>
      <w:r>
        <w:rPr>
          <w:rFonts w:ascii="宋体" w:cs="宋体" w:hint="eastAsia"/>
          <w:color w:val="000000"/>
        </w:rPr>
        <w:t>尹胜，尹超，刘飞，等</w:t>
      </w:r>
      <w:r>
        <w:rPr>
          <w:rFonts w:eastAsia="黑体"/>
          <w:color w:val="000000"/>
        </w:rPr>
        <w:t xml:space="preserve">. </w:t>
      </w:r>
      <w:r>
        <w:rPr>
          <w:rFonts w:ascii="宋体" w:cs="宋体" w:hint="eastAsia"/>
          <w:color w:val="000000"/>
        </w:rPr>
        <w:t>云制造环境下外协加工资源集成服务模式及语义描述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49"/>
    </w:p>
    <w:p w14:paraId="340DDB7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[26] </w:t>
      </w:r>
      <w:bookmarkStart w:id="150" w:name="_neb58312DEE_9593_4CAD_B291_7BC87E546EAA"/>
      <w:r>
        <w:rPr>
          <w:rFonts w:ascii="宋体" w:cs="宋体" w:hint="eastAsia"/>
          <w:color w:val="000000"/>
        </w:rPr>
        <w:t>王中杰，杨琛，张新，等</w:t>
      </w:r>
      <w:r>
        <w:rPr>
          <w:rFonts w:eastAsia="黑体"/>
          <w:color w:val="000000"/>
        </w:rPr>
        <w:t xml:space="preserve">. </w:t>
      </w:r>
      <w:r>
        <w:rPr>
          <w:rFonts w:ascii="宋体" w:cs="宋体" w:hint="eastAsia"/>
          <w:color w:val="000000"/>
        </w:rPr>
        <w:t>云制造环境下生产加工云能力服务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50"/>
    </w:p>
    <w:p w14:paraId="12A8FDA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[27] </w:t>
      </w:r>
      <w:bookmarkStart w:id="151"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面向服务链构建的云制造资源集成共享技术研究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51"/>
    </w:p>
    <w:p w14:paraId="7816F96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[28] </w:t>
      </w:r>
      <w:bookmarkStart w:id="152" w:name="_neb57FA23D3_C709_4ACC_8872_34732FFDF2DB"/>
      <w:r>
        <w:rPr>
          <w:rFonts w:ascii="宋体" w:cs="宋体" w:hint="eastAsia"/>
          <w:color w:val="000000"/>
        </w:rPr>
        <w:t>李向前，杨海成，敬石开，等</w:t>
      </w:r>
      <w:r>
        <w:rPr>
          <w:rFonts w:eastAsia="黑体"/>
          <w:color w:val="000000"/>
        </w:rPr>
        <w:t xml:space="preserve">. </w:t>
      </w:r>
      <w:r>
        <w:rPr>
          <w:rFonts w:ascii="宋体" w:cs="宋体" w:hint="eastAsia"/>
          <w:color w:val="000000"/>
        </w:rPr>
        <w:t>面向集团企业云制造的知识服务建模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52"/>
    </w:p>
    <w:p w14:paraId="246BD90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[29] </w:t>
      </w:r>
      <w:bookmarkStart w:id="153"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53"/>
    </w:p>
    <w:p w14:paraId="587213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[30] </w:t>
      </w:r>
      <w:bookmarkStart w:id="154" w:name="_nebDE15CC64_50C6_49AC_9588_E556D52E6C1E"/>
      <w:r>
        <w:rPr>
          <w:rFonts w:eastAsia="黑体"/>
          <w:color w:val="000000"/>
        </w:rPr>
        <w:t>Luo Y L, Zhang L, Tao F, et al. Study on the servilization of simulation capability[J]. 2011.</w:t>
      </w:r>
      <w:bookmarkEnd w:id="154"/>
    </w:p>
    <w:p w14:paraId="2B6897E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[31] </w:t>
      </w:r>
      <w:bookmarkStart w:id="155" w:name="_neb67262BC5_2771_445E_A4A2_5A84B1CAE923"/>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55"/>
    </w:p>
    <w:p w14:paraId="66994A0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1B9836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[33] </w:t>
      </w:r>
      <w:bookmarkStart w:id="156"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的云制造服务语义匹配方法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56"/>
    </w:p>
    <w:p w14:paraId="64F1C06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[34] </w:t>
      </w:r>
      <w:bookmarkStart w:id="157" w:name="_neb5B45945D_D112_43CB_BF85_398263F606BF"/>
      <w:r>
        <w:rPr>
          <w:rFonts w:ascii="宋体" w:cs="宋体" w:hint="eastAsia"/>
          <w:color w:val="000000"/>
        </w:rPr>
        <w:t>李慧芳，董训，宋长刚</w:t>
      </w:r>
      <w:r>
        <w:rPr>
          <w:rFonts w:eastAsia="黑体"/>
          <w:color w:val="000000"/>
        </w:rPr>
        <w:t xml:space="preserve">. </w:t>
      </w:r>
      <w:r>
        <w:rPr>
          <w:rFonts w:ascii="宋体" w:cs="宋体" w:hint="eastAsia"/>
          <w:color w:val="000000"/>
        </w:rPr>
        <w:t>制造云服务智能搜索与匹配方法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1485-1493.</w:t>
      </w:r>
      <w:bookmarkEnd w:id="157"/>
    </w:p>
    <w:p w14:paraId="296E468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[35] </w:t>
      </w:r>
      <w:bookmarkStart w:id="158"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基于本体描述逻辑的云制造服务匹配方案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58"/>
    </w:p>
    <w:p w14:paraId="06942AC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[36] </w:t>
      </w:r>
      <w:bookmarkStart w:id="159" w:name="_nebF34259AD_3807_4568_A49A_EC642F815E71"/>
      <w:r>
        <w:rPr>
          <w:rFonts w:ascii="宋体" w:cs="宋体" w:hint="eastAsia"/>
          <w:color w:val="000000"/>
        </w:rPr>
        <w:t>张金广，李锋刚，张磊</w:t>
      </w:r>
      <w:r>
        <w:rPr>
          <w:rFonts w:eastAsia="黑体"/>
          <w:color w:val="000000"/>
        </w:rPr>
        <w:t xml:space="preserve">. </w:t>
      </w:r>
      <w:r>
        <w:rPr>
          <w:rFonts w:ascii="宋体" w:cs="宋体" w:hint="eastAsia"/>
          <w:color w:val="000000"/>
        </w:rPr>
        <w:t>云制造背景下的服务匹配算法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59"/>
    </w:p>
    <w:p w14:paraId="7D3981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[37] </w:t>
      </w:r>
      <w:bookmarkStart w:id="160" w:name="_neb1044A79F_9A52_4CF8_A57F_2AA885386DB4"/>
      <w:r>
        <w:rPr>
          <w:rFonts w:ascii="宋体" w:cs="宋体" w:hint="eastAsia"/>
          <w:color w:val="000000"/>
        </w:rPr>
        <w:t>李成海，黄必清</w:t>
      </w:r>
      <w:r>
        <w:rPr>
          <w:rFonts w:eastAsia="黑体"/>
          <w:color w:val="000000"/>
        </w:rPr>
        <w:t xml:space="preserve">. </w:t>
      </w:r>
      <w:r>
        <w:rPr>
          <w:rFonts w:ascii="宋体" w:cs="宋体" w:hint="eastAsia"/>
          <w:color w:val="000000"/>
        </w:rPr>
        <w:t>基于属性描述匹配的云制造服务资源搜索方法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60"/>
    </w:p>
    <w:p w14:paraId="2237BAE7"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[38] </w:t>
      </w:r>
      <w:bookmarkStart w:id="161" w:name="_nebCC8F00CF_48F1_475B_9703_1FFFC5D0990C"/>
      <w:r>
        <w:rPr>
          <w:rFonts w:ascii="宋体" w:cs="宋体" w:hint="eastAsia"/>
          <w:color w:val="000000"/>
        </w:rPr>
        <w:t>盛步云，张成雷，卢其兵，等</w:t>
      </w:r>
      <w:r>
        <w:rPr>
          <w:rFonts w:eastAsia="黑体"/>
          <w:color w:val="000000"/>
        </w:rPr>
        <w:t xml:space="preserve">. </w:t>
      </w:r>
      <w:r>
        <w:rPr>
          <w:rFonts w:ascii="宋体" w:cs="宋体" w:hint="eastAsia"/>
          <w:color w:val="000000"/>
        </w:rPr>
        <w:t>云制造服务平台供需智能匹配的研究与实现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61"/>
    </w:p>
    <w:p w14:paraId="4F09EBA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[39] </w:t>
      </w:r>
      <w:bookmarkStart w:id="162" w:name="_neb6230DD97_5DF0_40CA_894D_FF7F3B9465DC"/>
      <w:r>
        <w:rPr>
          <w:rFonts w:ascii="宋体" w:cs="宋体" w:hint="eastAsia"/>
          <w:color w:val="000000"/>
        </w:rPr>
        <w:t>赵金辉，王学慧</w:t>
      </w:r>
      <w:r>
        <w:rPr>
          <w:rFonts w:eastAsia="黑体"/>
          <w:color w:val="000000"/>
        </w:rPr>
        <w:t xml:space="preserve">. </w:t>
      </w:r>
      <w:r>
        <w:rPr>
          <w:rFonts w:ascii="宋体" w:cs="宋体" w:hint="eastAsia"/>
          <w:color w:val="000000"/>
        </w:rPr>
        <w:t>基于服务质量的云制造服务双向匹配模型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62"/>
    </w:p>
    <w:p w14:paraId="4AA19D2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[40] </w:t>
      </w:r>
      <w:bookmarkStart w:id="163"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63"/>
    </w:p>
    <w:p w14:paraId="351628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[41] </w:t>
      </w:r>
      <w:bookmarkStart w:id="164" w:name="_neb1A8E1885_C32C_4E5D_B401_3CC560289160"/>
      <w:r>
        <w:rPr>
          <w:rFonts w:ascii="宋体" w:cs="宋体" w:hint="eastAsia"/>
          <w:color w:val="000000"/>
        </w:rPr>
        <w:t>邹德国，朱荣鑫</w:t>
      </w:r>
      <w:r>
        <w:rPr>
          <w:rFonts w:eastAsia="黑体"/>
          <w:color w:val="000000"/>
        </w:rPr>
        <w:t xml:space="preserve">. </w:t>
      </w:r>
      <w:r>
        <w:rPr>
          <w:rFonts w:ascii="宋体" w:cs="宋体" w:hint="eastAsia"/>
          <w:color w:val="000000"/>
        </w:rPr>
        <w:t>基于图灵机的云服务组合方法研究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64"/>
    </w:p>
    <w:p w14:paraId="2E0F0AE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[42] </w:t>
      </w:r>
      <w:bookmarkStart w:id="165" w:name="_nebE0047731_3A6E_4704_80C6_BC7F4F7A167A"/>
      <w:r>
        <w:rPr>
          <w:rFonts w:eastAsia="黑体"/>
          <w:color w:val="000000"/>
        </w:rPr>
        <w:t>Fu J, Hao W, Tu M, et al. Virtual Services in Cloud Computing: World Congress on Services[Z]. 2010467-472.</w:t>
      </w:r>
      <w:bookmarkEnd w:id="165"/>
    </w:p>
    <w:p w14:paraId="122121B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[43] </w:t>
      </w:r>
      <w:bookmarkStart w:id="166"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面向多任务的制造云服务组合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66"/>
    </w:p>
    <w:p w14:paraId="1C18653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[44] </w:t>
      </w:r>
      <w:bookmarkStart w:id="167"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67"/>
    </w:p>
    <w:p w14:paraId="6EEFD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[45] </w:t>
      </w:r>
      <w:bookmarkStart w:id="168"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68"/>
    </w:p>
    <w:p w14:paraId="03284D3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[46] </w:t>
      </w:r>
      <w:bookmarkStart w:id="169" w:name="_neb72A6EC89_4276_4D6B_9B40_D9A2C0BC5B3A"/>
      <w:r>
        <w:rPr>
          <w:rFonts w:eastAsia="黑体"/>
          <w:color w:val="000000"/>
        </w:rPr>
        <w:t>Wang G, Huang S H, Dismukes J P. Product-driven supply chain selection using integrated multi-criteria decision-making methodology[J]. International Journal of Production Economics. 2004, 91(1): 1-15.</w:t>
      </w:r>
      <w:bookmarkEnd w:id="169"/>
    </w:p>
    <w:p w14:paraId="3C27BC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[47] </w:t>
      </w:r>
      <w:bookmarkStart w:id="170" w:name="_neb1193B13D_19C0_46EC_BBD6_CCEBD1E5E23D"/>
      <w:r>
        <w:rPr>
          <w:rFonts w:eastAsia="黑体"/>
          <w:color w:val="000000"/>
        </w:rPr>
        <w:t>Kulak, Osman, Kahraman, et al. Fuzzy multi-attribute selection among transportation companies using axiomatic design and analytic hierarchy process[J]. Information Sciences. 2005, 170(2</w:t>
      </w:r>
      <w:r>
        <w:rPr>
          <w:rFonts w:ascii="宋体" w:cs="宋体" w:hint="eastAsia"/>
          <w:color w:val="000000"/>
        </w:rPr>
        <w:t>–</w:t>
      </w:r>
      <w:r>
        <w:rPr>
          <w:rFonts w:eastAsia="黑体"/>
          <w:color w:val="000000"/>
        </w:rPr>
        <w:t>4): 191-210.</w:t>
      </w:r>
      <w:bookmarkEnd w:id="170"/>
    </w:p>
    <w:p w14:paraId="5B84F1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[48] </w:t>
      </w:r>
      <w:bookmarkStart w:id="171"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面向云制造的服务资源优选建模及仿真研究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71"/>
    </w:p>
    <w:p w14:paraId="161F97B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[49] </w:t>
      </w:r>
      <w:bookmarkStart w:id="172" w:name="_neb786C6673_1370_4A7E_AE1F_62420CD1A2A5"/>
      <w:r>
        <w:rPr>
          <w:rFonts w:eastAsia="黑体"/>
          <w:color w:val="000000"/>
        </w:rPr>
        <w:t>Nie G, She Q, Chen D. Evaluation Index System of Cloud Service and the Purchase Decision- Making Process Based on AHP[Z]. Springer Berlin Heidelberg, 2011345-352.</w:t>
      </w:r>
      <w:bookmarkEnd w:id="172"/>
    </w:p>
    <w:p w14:paraId="550C698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[50] </w:t>
      </w:r>
      <w:bookmarkStart w:id="173" w:name="_neb0C09C114_91F3_4488_BD86_FEFC543B7B31"/>
      <w:r>
        <w:rPr>
          <w:rFonts w:eastAsia="黑体"/>
          <w:color w:val="000000"/>
        </w:rPr>
        <w:t>Garg S K, Versteeg S, Buyya R. A framework for ranking of cloud computing services[J]. Future Generation Computer Systems. 2013, 29(4): 1012-1023.</w:t>
      </w:r>
      <w:bookmarkEnd w:id="173"/>
    </w:p>
    <w:p w14:paraId="583A1BC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[51] </w:t>
      </w:r>
      <w:bookmarkStart w:id="174"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74"/>
    </w:p>
    <w:p w14:paraId="4848FE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[52] </w:t>
      </w:r>
      <w:bookmarkStart w:id="175" w:name="_nebEC2BDC0F_1F42_4FAE_BD40_11B737FD8196"/>
      <w:r>
        <w:rPr>
          <w:rFonts w:eastAsia="黑体"/>
          <w:color w:val="000000"/>
        </w:rPr>
        <w:t>Wang S, Zheng Z, Sun Q, et al. Cloud model for service selection: Computer Communications Workshops[Z]. 2011666-671.</w:t>
      </w:r>
      <w:bookmarkEnd w:id="175"/>
    </w:p>
    <w:p w14:paraId="3365F5A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[53] </w:t>
      </w:r>
      <w:bookmarkStart w:id="176"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76"/>
    </w:p>
    <w:p w14:paraId="698E805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[54] </w:t>
      </w:r>
      <w:bookmarkStart w:id="177"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77"/>
    </w:p>
    <w:p w14:paraId="1ADEF7B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[55] </w:t>
      </w:r>
      <w:bookmarkStart w:id="178"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制造云服务组合柔性的多属性评价方法</w:t>
      </w:r>
      <w:r>
        <w:rPr>
          <w:rFonts w:eastAsia="黑体"/>
          <w:color w:val="000000"/>
        </w:rPr>
        <w:t xml:space="preserve">[J]. </w:t>
      </w:r>
      <w:r>
        <w:rPr>
          <w:rFonts w:ascii="宋体" w:cs="宋体" w:hint="eastAsia"/>
          <w:color w:val="000000"/>
        </w:rPr>
        <w:t>江苏科技大学学报</w:t>
      </w:r>
      <w:r>
        <w:rPr>
          <w:rFonts w:eastAsia="黑体"/>
          <w:color w:val="000000"/>
        </w:rPr>
        <w:t>(</w:t>
      </w:r>
      <w:r>
        <w:rPr>
          <w:rFonts w:ascii="宋体" w:cs="宋体" w:hint="eastAsia"/>
          <w:color w:val="000000"/>
        </w:rPr>
        <w:t>社会科学版</w:t>
      </w:r>
      <w:r>
        <w:rPr>
          <w:rFonts w:eastAsia="黑体"/>
          <w:color w:val="000000"/>
        </w:rPr>
        <w:t>). 2015(3): 89-93.</w:t>
      </w:r>
      <w:bookmarkEnd w:id="178"/>
    </w:p>
    <w:p w14:paraId="76D27E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[56] </w:t>
      </w:r>
      <w:bookmarkStart w:id="179"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制造云服务组合柔性评价研究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79"/>
    </w:p>
    <w:p w14:paraId="043E610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[57] </w:t>
      </w:r>
      <w:bookmarkStart w:id="180" w:name="_neb2B974B58_7D05_43A1_B613_4CDFCF4361A8"/>
      <w:r>
        <w:rPr>
          <w:rFonts w:ascii="宋体" w:cs="宋体" w:hint="eastAsia"/>
          <w:color w:val="000000"/>
        </w:rPr>
        <w:t>董元发，郭钢</w:t>
      </w:r>
      <w:r>
        <w:rPr>
          <w:rFonts w:eastAsia="黑体"/>
          <w:color w:val="000000"/>
        </w:rPr>
        <w:t xml:space="preserve">. </w:t>
      </w:r>
      <w:r>
        <w:rPr>
          <w:rFonts w:ascii="宋体" w:cs="宋体" w:hint="eastAsia"/>
          <w:color w:val="000000"/>
        </w:rPr>
        <w:t>基于模板与全局信任度的云制造服务评价与选择方法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80"/>
    </w:p>
    <w:p w14:paraId="681C3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[58] </w:t>
      </w:r>
      <w:bookmarkStart w:id="181"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基于扩展进程代数的云制造服务组合建模与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81"/>
    </w:p>
    <w:p w14:paraId="1E87440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[59] </w:t>
      </w:r>
      <w:bookmarkStart w:id="182" w:name="_neb85DB274C_8B86_4258_B5B2_9DF6FF15A223"/>
      <w:r>
        <w:rPr>
          <w:rFonts w:ascii="宋体" w:cs="宋体" w:hint="eastAsia"/>
          <w:color w:val="000000"/>
        </w:rPr>
        <w:t>李伯虎，张霖，王时龙，等</w:t>
      </w:r>
      <w:r>
        <w:rPr>
          <w:rFonts w:eastAsia="黑体"/>
          <w:color w:val="000000"/>
        </w:rPr>
        <w:t xml:space="preserve">. </w:t>
      </w:r>
      <w:r>
        <w:rPr>
          <w:rFonts w:ascii="宋体" w:cs="宋体" w:hint="eastAsia"/>
          <w:color w:val="000000"/>
        </w:rPr>
        <w:t>云制造——面向服务的网络化制造新模式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82"/>
    </w:p>
    <w:p w14:paraId="4648F56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[60] </w:t>
      </w:r>
      <w:bookmarkStart w:id="183"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83"/>
    </w:p>
    <w:p w14:paraId="77FAD00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[61] </w:t>
      </w:r>
      <w:bookmarkStart w:id="184" w:name="_nebF6DADDC9_C214_43E1_8B22_D006DB95F9DC"/>
      <w:r>
        <w:rPr>
          <w:rFonts w:eastAsia="黑体"/>
          <w:color w:val="000000"/>
        </w:rPr>
        <w:t>Elkins D A, Huang N, Alden J M. Agile manufacturing systems in the automotive industry[J]. International Journal of Production Economics. 2004, 91(3): 201-214.</w:t>
      </w:r>
      <w:bookmarkEnd w:id="184"/>
    </w:p>
    <w:p w14:paraId="6C0C4A9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[62] </w:t>
      </w:r>
      <w:bookmarkStart w:id="185" w:name="_neb405441B7_42A5_4902_8666_488B8052F858"/>
      <w:r>
        <w:rPr>
          <w:rFonts w:eastAsia="黑体"/>
          <w:color w:val="000000"/>
        </w:rPr>
        <w:t>Gao L, Zhang J, Li P. XML-based resource integration method for agile manufacturing[J]. China Mechanical Engineering. 2002, 13(1): 57-59.</w:t>
      </w:r>
      <w:bookmarkEnd w:id="185"/>
    </w:p>
    <w:p w14:paraId="2E95F1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[63] </w:t>
      </w:r>
      <w:bookmarkStart w:id="186"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86"/>
    </w:p>
    <w:p w14:paraId="494F241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[64] </w:t>
      </w:r>
      <w:bookmarkStart w:id="187"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87"/>
    </w:p>
    <w:p w14:paraId="7C29A38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[65] </w:t>
      </w:r>
      <w:bookmarkStart w:id="188" w:name="_neb97F98473_899E_4324_92A0_74BB7F71C3B7"/>
      <w:r>
        <w:rPr>
          <w:rFonts w:ascii="宋体" w:cs="宋体" w:hint="eastAsia"/>
          <w:color w:val="000000"/>
        </w:rPr>
        <w:t>李伯虎，张霖，柴旭东</w:t>
      </w:r>
      <w:r>
        <w:rPr>
          <w:rFonts w:eastAsia="黑体"/>
          <w:color w:val="000000"/>
        </w:rPr>
        <w:t xml:space="preserve">. </w:t>
      </w:r>
      <w:r>
        <w:rPr>
          <w:rFonts w:ascii="宋体" w:cs="宋体" w:hint="eastAsia"/>
          <w:color w:val="000000"/>
        </w:rPr>
        <w:t>云制造概论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88"/>
    </w:p>
    <w:p w14:paraId="6472A1C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[66] </w:t>
      </w:r>
      <w:bookmarkStart w:id="189"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再论云制造</w:t>
      </w:r>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89"/>
    </w:p>
    <w:p w14:paraId="1CB5D46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[67] </w:t>
      </w:r>
      <w:bookmarkStart w:id="190" w:name="_nebA699F0C9_0A7D_456B_86EE_9C3A117CF611"/>
      <w:r>
        <w:rPr>
          <w:rFonts w:ascii="宋体" w:cs="宋体" w:hint="eastAsia"/>
          <w:color w:val="000000"/>
        </w:rPr>
        <w:t>杨海成</w:t>
      </w:r>
      <w:r>
        <w:rPr>
          <w:rFonts w:eastAsia="黑体"/>
          <w:color w:val="000000"/>
        </w:rPr>
        <w:t xml:space="preserve">. </w:t>
      </w:r>
      <w:r>
        <w:rPr>
          <w:rFonts w:ascii="宋体" w:cs="宋体" w:hint="eastAsia"/>
          <w:color w:val="000000"/>
        </w:rPr>
        <w:t>云制造是一种制造服务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90"/>
    </w:p>
    <w:p w14:paraId="06A2E76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[68] </w:t>
      </w:r>
      <w:bookmarkStart w:id="191" w:name="_neb2D46708A_E188_45F0_AF88_FE945113B647"/>
      <w:r>
        <w:rPr>
          <w:rFonts w:eastAsia="黑体"/>
          <w:color w:val="000000"/>
        </w:rPr>
        <w:t>Breiter G, Behrendt M. Life cycle and characteristics of services in the world of cloud computing[J]. 2009, 53(4): 1-3.</w:t>
      </w:r>
      <w:bookmarkEnd w:id="191"/>
    </w:p>
    <w:p w14:paraId="329384A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[69] </w:t>
      </w:r>
      <w:bookmarkStart w:id="192" w:name="_neb879E00AA_D184_4370_A8FD_367F85F13B70"/>
      <w:r>
        <w:rPr>
          <w:rFonts w:ascii="宋体" w:cs="宋体" w:hint="eastAsia"/>
          <w:color w:val="000000"/>
        </w:rPr>
        <w:t>李伯虎，张霖，任磊，等</w:t>
      </w:r>
      <w:r>
        <w:rPr>
          <w:rFonts w:eastAsia="黑体"/>
          <w:color w:val="000000"/>
        </w:rPr>
        <w:t xml:space="preserve">. </w:t>
      </w:r>
      <w:r>
        <w:rPr>
          <w:rFonts w:ascii="宋体" w:cs="宋体" w:hint="eastAsia"/>
          <w:color w:val="000000"/>
        </w:rPr>
        <w:t>云制造典型特征、关键技术与应用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92"/>
    </w:p>
    <w:p w14:paraId="6053C8C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[70]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的制造云服务组合研究</w:t>
      </w:r>
      <w:r>
        <w:rPr>
          <w:rFonts w:eastAsia="黑体"/>
          <w:color w:val="000000"/>
        </w:rPr>
        <w:t xml:space="preserve">[Z]. </w:t>
      </w:r>
      <w:r>
        <w:rPr>
          <w:rFonts w:ascii="宋体" w:cs="宋体" w:hint="eastAsia"/>
          <w:color w:val="000000"/>
        </w:rPr>
        <w:t>重庆大学</w:t>
      </w:r>
      <w:r>
        <w:rPr>
          <w:rFonts w:eastAsia="黑体"/>
          <w:color w:val="000000"/>
        </w:rPr>
        <w:t>, 2012.</w:t>
      </w:r>
    </w:p>
    <w:p w14:paraId="094ABEF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[71] </w:t>
      </w:r>
      <w:bookmarkStart w:id="193"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93"/>
    </w:p>
    <w:p w14:paraId="138D759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[72] </w:t>
      </w:r>
      <w:bookmarkStart w:id="194"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94"/>
    </w:p>
    <w:p w14:paraId="34E58DA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[73] </w:t>
      </w:r>
      <w:bookmarkStart w:id="195" w:name="_nebB8B6C96F_3C92_419E_B419_2304A53D2A5E"/>
      <w:r>
        <w:rPr>
          <w:rFonts w:eastAsia="黑体"/>
          <w:color w:val="000000"/>
        </w:rPr>
        <w:t>Brikiey D G R V. Resource Description Framework(RDF) Schema Specification 1.0[Z]. 2000.</w:t>
      </w:r>
      <w:bookmarkEnd w:id="195"/>
    </w:p>
    <w:p w14:paraId="6578316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[74] </w:t>
      </w:r>
      <w:bookmarkStart w:id="196"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96"/>
    </w:p>
    <w:p w14:paraId="4F0C58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[75] </w:t>
      </w:r>
      <w:bookmarkStart w:id="197" w:name="_neb15629FF2_6A7D_455E_8B87_A064CBD991B6"/>
      <w:r>
        <w:rPr>
          <w:rFonts w:ascii="宋体" w:cs="宋体" w:hint="eastAsia"/>
          <w:color w:val="000000"/>
        </w:rPr>
        <w:t>田雪莹，吉锋</w:t>
      </w:r>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97"/>
    </w:p>
    <w:p w14:paraId="27B1811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[76] </w:t>
      </w:r>
      <w:bookmarkStart w:id="198" w:name="_nebE41337EB_56B4_45A6_AB26_46D786F8C3FD"/>
      <w:r>
        <w:rPr>
          <w:rFonts w:eastAsia="黑体"/>
          <w:color w:val="000000"/>
        </w:rPr>
        <w:t>David Martin M B. OWL-S: Semantic markup for web services[Z]. 2004.</w:t>
      </w:r>
      <w:bookmarkEnd w:id="198"/>
    </w:p>
    <w:p w14:paraId="5FB13BD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[77] </w:t>
      </w:r>
      <w:bookmarkStart w:id="199"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99"/>
    </w:p>
    <w:p w14:paraId="2D50CE8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[78]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一种新的基于直觉模糊集的制造云服务优选方法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101069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[79] </w:t>
      </w:r>
      <w:bookmarkStart w:id="200" w:name="_nebAD0F73D9_68CA_4164_94BD_347B7686EDDD"/>
      <w:r>
        <w:rPr>
          <w:rFonts w:ascii="宋体" w:cs="宋体" w:hint="eastAsia"/>
          <w:color w:val="000000"/>
        </w:rPr>
        <w:t>熊永华，许虎，吴敏，等</w:t>
      </w:r>
      <w:r>
        <w:rPr>
          <w:rFonts w:eastAsia="黑体"/>
          <w:color w:val="000000"/>
        </w:rPr>
        <w:t xml:space="preserve">. </w:t>
      </w:r>
      <w:r>
        <w:rPr>
          <w:rFonts w:ascii="宋体" w:cs="宋体" w:hint="eastAsia"/>
          <w:color w:val="000000"/>
        </w:rPr>
        <w:t>一种烧结生产过程控制云制造仿真实验平台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200"/>
    </w:p>
    <w:p w14:paraId="60AC973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[80] </w:t>
      </w:r>
      <w:r>
        <w:rPr>
          <w:rFonts w:ascii="宋体" w:cs="宋体" w:hint="eastAsia"/>
          <w:color w:val="000000"/>
        </w:rPr>
        <w:t>甘佳，段桂江</w:t>
      </w:r>
      <w:r>
        <w:rPr>
          <w:rFonts w:eastAsia="黑体"/>
          <w:color w:val="000000"/>
        </w:rPr>
        <w:t xml:space="preserve">. </w:t>
      </w:r>
      <w:r>
        <w:rPr>
          <w:rFonts w:ascii="宋体" w:cs="宋体" w:hint="eastAsia"/>
          <w:color w:val="000000"/>
        </w:rPr>
        <w:t>云制造服务信任评估技术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5831DD8A" w14:textId="0AE6D076" w:rsidR="006D35B8" w:rsidRDefault="006D35B8" w:rsidP="004663A2">
      <w:pPr>
        <w:widowControl w:val="0"/>
        <w:autoSpaceDE w:val="0"/>
        <w:autoSpaceDN w:val="0"/>
        <w:adjustRightInd w:val="0"/>
        <w:spacing w:line="400" w:lineRule="exact"/>
        <w:jc w:val="both"/>
        <w:rPr>
          <w:rFonts w:eastAsia="黑体"/>
          <w:color w:val="000000"/>
        </w:rPr>
      </w:pPr>
      <w:r>
        <w:rPr>
          <w:rFonts w:eastAsia="黑体"/>
          <w:color w:val="000000"/>
        </w:rPr>
        <w:t xml:space="preserve">[81] </w:t>
      </w:r>
      <w:bookmarkStart w:id="201" w:name="_neb8AD28EB9_835C_4AB8_8565_A49692D6DC98"/>
      <w:r>
        <w:rPr>
          <w:rFonts w:ascii="宋体" w:cs="宋体" w:hint="eastAsia"/>
          <w:color w:val="000000"/>
        </w:rPr>
        <w:t>魏乐，赵秋云，舒红平</w:t>
      </w:r>
      <w:r>
        <w:rPr>
          <w:rFonts w:eastAsia="黑体"/>
          <w:color w:val="000000"/>
        </w:rPr>
        <w:t xml:space="preserve">. </w:t>
      </w:r>
      <w:r>
        <w:rPr>
          <w:rFonts w:ascii="宋体" w:cs="宋体" w:hint="eastAsia"/>
          <w:color w:val="000000"/>
        </w:rPr>
        <w:t>云制造环境下基于可信评价的云服务选择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201"/>
    </w:p>
    <w:p w14:paraId="07D30153" w14:textId="77777777" w:rsidR="00F7355D" w:rsidRDefault="00F7355D" w:rsidP="006D35B8">
      <w:pPr>
        <w:widowControl w:val="0"/>
        <w:autoSpaceDE w:val="0"/>
        <w:autoSpaceDN w:val="0"/>
        <w:adjustRightInd w:val="0"/>
        <w:spacing w:line="400" w:lineRule="auto"/>
        <w:jc w:val="both"/>
        <w:rPr>
          <w:rFonts w:ascii="黑体" w:eastAsia="黑体"/>
        </w:rPr>
        <w:sectPr w:rsidR="00F7355D">
          <w:headerReference w:type="even" r:id="rId83"/>
          <w:headerReference w:type="default" r:id="rId84"/>
          <w:pgSz w:w="11906" w:h="16838"/>
          <w:pgMar w:top="1440" w:right="1800" w:bottom="1440" w:left="1800" w:header="851" w:footer="992" w:gutter="0"/>
          <w:cols w:space="425"/>
          <w:docGrid w:type="lines" w:linePitch="312"/>
        </w:sectPr>
      </w:pPr>
    </w:p>
    <w:p w14:paraId="53D7F796" w14:textId="3C619D0E" w:rsidR="00F7355D" w:rsidRDefault="00F7355D" w:rsidP="006D35B8">
      <w:pPr>
        <w:widowControl w:val="0"/>
        <w:autoSpaceDE w:val="0"/>
        <w:autoSpaceDN w:val="0"/>
        <w:adjustRightInd w:val="0"/>
        <w:spacing w:line="400" w:lineRule="auto"/>
        <w:jc w:val="both"/>
        <w:rPr>
          <w:rFonts w:ascii="黑体" w:eastAsia="黑体"/>
        </w:rPr>
      </w:pPr>
    </w:p>
    <w:bookmarkEnd w:id="125"/>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202" w:name="_Toc93734171"/>
      <w:bookmarkStart w:id="203" w:name="_Toc487899373"/>
      <w:bookmarkStart w:id="204" w:name="_Toc487899892"/>
      <w:bookmarkStart w:id="205" w:name="_Toc488759720"/>
      <w:bookmarkStart w:id="206" w:name="_Toc501892857"/>
      <w:r w:rsidR="00EE591D" w:rsidRPr="00A164A5">
        <w:rPr>
          <w:rFonts w:hint="eastAsia"/>
        </w:rPr>
        <w:t>个人简历、在读期间发表的学术论文与研究成果</w:t>
      </w:r>
      <w:bookmarkEnd w:id="202"/>
      <w:bookmarkEnd w:id="203"/>
      <w:bookmarkEnd w:id="204"/>
      <w:bookmarkEnd w:id="205"/>
      <w:bookmarkEnd w:id="206"/>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207" w:name="_Toc487899374"/>
      <w:bookmarkStart w:id="208" w:name="_Toc487899600"/>
      <w:bookmarkStart w:id="209" w:name="_Toc487899893"/>
    </w:p>
    <w:bookmarkEnd w:id="207"/>
    <w:bookmarkEnd w:id="208"/>
    <w:bookmarkEnd w:id="209"/>
    <w:p w14:paraId="57222476" w14:textId="259D8CB1" w:rsidR="00EE591D" w:rsidRPr="00B93550" w:rsidRDefault="00220715" w:rsidP="00EE591D">
      <w:pPr>
        <w:spacing w:line="320" w:lineRule="exact"/>
        <w:ind w:left="315" w:hangingChars="150" w:hanging="315"/>
        <w:rPr>
          <w:rFonts w:ascii="宋体" w:hAnsi="宋体"/>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p>
    <w:p w14:paraId="3AA3BD08" w14:textId="77777777" w:rsidR="006D35B8" w:rsidRDefault="00E465D6" w:rsidP="006D35B8">
      <w:pPr>
        <w:widowControl w:val="0"/>
        <w:autoSpaceDE w:val="0"/>
        <w:autoSpaceDN w:val="0"/>
        <w:adjustRightInd w:val="0"/>
      </w:pPr>
      <w:r>
        <w:fldChar w:fldCharType="begin"/>
      </w:r>
      <w:r>
        <w:instrText xml:space="preserve"> ADDIN NE.Rep</w:instrText>
      </w:r>
      <w:r>
        <w:fldChar w:fldCharType="end"/>
      </w:r>
    </w:p>
    <w:p w14:paraId="30C359A7" w14:textId="52E2E197" w:rsidR="00EE591D" w:rsidRPr="00EE591D" w:rsidRDefault="00EE591D" w:rsidP="00F0164F">
      <w:pPr>
        <w:widowControl w:val="0"/>
        <w:autoSpaceDE w:val="0"/>
        <w:autoSpaceDN w:val="0"/>
        <w:adjustRightInd w:val="0"/>
      </w:pPr>
    </w:p>
    <w:sectPr w:rsidR="00EE591D" w:rsidRPr="00EE591D">
      <w:headerReference w:type="default" r:id="rId8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陆剑峰" w:date="2018-01-30T19:37:00Z" w:initials="陆剑峰">
    <w:p w14:paraId="4C6E7912" w14:textId="704BD169" w:rsidR="007B4434" w:rsidRDefault="007B4434">
      <w:pPr>
        <w:pStyle w:val="af0"/>
      </w:pPr>
      <w:r>
        <w:rPr>
          <w:rStyle w:val="ae"/>
        </w:rPr>
        <w:annotationRef/>
      </w:r>
      <w:r>
        <w:rPr>
          <w:rFonts w:hint="eastAsia"/>
        </w:rPr>
        <w:t>后面是否</w:t>
      </w:r>
      <w:r>
        <w:t>有详细的说明？</w:t>
      </w:r>
    </w:p>
  </w:comment>
  <w:comment w:id="14" w:author="陆剑峰" w:date="2018-01-30T19:37:00Z" w:initials="陆剑峰">
    <w:p w14:paraId="399DF3E7" w14:textId="3C0F9975" w:rsidR="007B4434" w:rsidRDefault="007B4434">
      <w:pPr>
        <w:pStyle w:val="af0"/>
      </w:pPr>
      <w:r>
        <w:rPr>
          <w:rStyle w:val="ae"/>
        </w:rPr>
        <w:annotationRef/>
      </w:r>
      <w:r>
        <w:rPr>
          <w:rFonts w:hint="eastAsia"/>
        </w:rPr>
        <w:t>合并</w:t>
      </w:r>
      <w:r>
        <w:t>成一个句子</w:t>
      </w:r>
    </w:p>
  </w:comment>
  <w:comment w:id="16" w:author="陆剑峰" w:date="2018-01-30T19:46:00Z" w:initials="陆剑峰">
    <w:p w14:paraId="6CF8A3E1" w14:textId="6C2FCA40" w:rsidR="007B4434" w:rsidRDefault="007B4434">
      <w:pPr>
        <w:pStyle w:val="af0"/>
      </w:pPr>
      <w:r>
        <w:rPr>
          <w:rStyle w:val="ae"/>
        </w:rPr>
        <w:annotationRef/>
      </w:r>
      <w:r>
        <w:rPr>
          <w:rFonts w:hint="eastAsia"/>
        </w:rPr>
        <w:t>云</w:t>
      </w:r>
      <w:r>
        <w:t>制造服务、云服务、</w:t>
      </w:r>
      <w:r>
        <w:rPr>
          <w:rFonts w:hint="eastAsia"/>
        </w:rPr>
        <w:t>WEB</w:t>
      </w:r>
      <w:r>
        <w:rPr>
          <w:rFonts w:hint="eastAsia"/>
        </w:rPr>
        <w:t>服务</w:t>
      </w:r>
      <w:r>
        <w:t>几个概念要区分一下，相关文献要分开进行论述。</w:t>
      </w:r>
    </w:p>
  </w:comment>
  <w:comment w:id="22" w:author="陆剑峰" w:date="2018-01-30T19:49:00Z" w:initials="陆剑峰">
    <w:p w14:paraId="3414FCB1" w14:textId="4D1CA0BD" w:rsidR="007B4434" w:rsidRDefault="007B4434">
      <w:pPr>
        <w:pStyle w:val="af0"/>
      </w:pPr>
      <w:r>
        <w:rPr>
          <w:rStyle w:val="ae"/>
        </w:rPr>
        <w:annotationRef/>
      </w:r>
      <w:r>
        <w:rPr>
          <w:rFonts w:hint="eastAsia"/>
        </w:rPr>
        <w:t>3</w:t>
      </w:r>
      <w:r>
        <w:rPr>
          <w:rFonts w:hint="eastAsia"/>
        </w:rPr>
        <w:t>、</w:t>
      </w:r>
      <w:r>
        <w:rPr>
          <w:rFonts w:hint="eastAsia"/>
        </w:rPr>
        <w:t>4</w:t>
      </w:r>
      <w:r>
        <w:rPr>
          <w:rFonts w:hint="eastAsia"/>
        </w:rPr>
        <w:t>在</w:t>
      </w:r>
      <w:r>
        <w:t>上面，向下的箭头</w:t>
      </w:r>
    </w:p>
  </w:comment>
  <w:comment w:id="46" w:author="陆剑峰" w:date="2018-01-30T20:04:00Z" w:initials="陆剑峰">
    <w:p w14:paraId="4C50B244" w14:textId="6DC5C365" w:rsidR="007B4434" w:rsidRDefault="007B4434">
      <w:pPr>
        <w:pStyle w:val="af0"/>
      </w:pPr>
      <w:r>
        <w:rPr>
          <w:rStyle w:val="ae"/>
        </w:rPr>
        <w:annotationRef/>
      </w:r>
      <w:r>
        <w:rPr>
          <w:rFonts w:hint="eastAsia"/>
        </w:rPr>
        <w:t>和发布有关</w:t>
      </w:r>
      <w:r>
        <w:t>？</w:t>
      </w:r>
    </w:p>
    <w:p w14:paraId="65217CC4" w14:textId="77777777" w:rsidR="007B4434" w:rsidRDefault="007B4434">
      <w:pPr>
        <w:pStyle w:val="af0"/>
      </w:pPr>
      <w:r>
        <w:rPr>
          <w:rFonts w:hint="eastAsia"/>
        </w:rPr>
        <w:t>和</w:t>
      </w:r>
      <w:r>
        <w:t>图</w:t>
      </w:r>
      <w:r>
        <w:rPr>
          <w:rFonts w:hint="eastAsia"/>
        </w:rPr>
        <w:t>3.1</w:t>
      </w:r>
      <w:r>
        <w:rPr>
          <w:rFonts w:hint="eastAsia"/>
        </w:rPr>
        <w:t>的</w:t>
      </w:r>
      <w:r>
        <w:t>关系？</w:t>
      </w:r>
    </w:p>
    <w:p w14:paraId="291638BB" w14:textId="657C1AEA" w:rsidR="007B4434" w:rsidRDefault="007B4434">
      <w:pPr>
        <w:pStyle w:val="af0"/>
      </w:pPr>
    </w:p>
  </w:comment>
  <w:comment w:id="48" w:author="陆剑峰" w:date="2018-01-30T20:19:00Z" w:initials="陆剑峰">
    <w:p w14:paraId="02CD353C" w14:textId="597EE7C9" w:rsidR="007B4434" w:rsidRDefault="007B4434">
      <w:pPr>
        <w:pStyle w:val="af0"/>
      </w:pPr>
      <w:r>
        <w:rPr>
          <w:rStyle w:val="ae"/>
        </w:rPr>
        <w:annotationRef/>
      </w:r>
      <w:r>
        <w:rPr>
          <w:rFonts w:hint="eastAsia"/>
        </w:rPr>
        <w:t>两个</w:t>
      </w:r>
      <w:r>
        <w:t>分开，加上小标题</w:t>
      </w:r>
    </w:p>
  </w:comment>
  <w:comment w:id="50" w:author="陆剑峰" w:date="2018-01-30T20:19:00Z" w:initials="陆剑峰">
    <w:p w14:paraId="18249B9B" w14:textId="3CFC0BA3" w:rsidR="007B4434" w:rsidRDefault="007B4434">
      <w:pPr>
        <w:pStyle w:val="af0"/>
      </w:pPr>
      <w:r>
        <w:rPr>
          <w:rStyle w:val="ae"/>
        </w:rPr>
        <w:annotationRef/>
      </w:r>
      <w:r>
        <w:rPr>
          <w:rFonts w:hint="eastAsia"/>
        </w:rPr>
        <w:t>和</w:t>
      </w:r>
      <w:r>
        <w:t>前面</w:t>
      </w:r>
      <w:r>
        <w:rPr>
          <w:rFonts w:hint="eastAsia"/>
        </w:rPr>
        <w:t>service</w:t>
      </w:r>
      <w:r>
        <w:rPr>
          <w:rFonts w:hint="eastAsia"/>
        </w:rPr>
        <w:t>的</w:t>
      </w:r>
      <w:r>
        <w:t>关系</w:t>
      </w:r>
    </w:p>
  </w:comment>
  <w:comment w:id="51" w:author="陆剑峰" w:date="2018-01-30T20:57:00Z" w:initials="陆剑峰">
    <w:p w14:paraId="66BC2120" w14:textId="123F660F" w:rsidR="007B4434" w:rsidRDefault="007B4434">
      <w:pPr>
        <w:pStyle w:val="af0"/>
      </w:pPr>
      <w:r>
        <w:rPr>
          <w:rStyle w:val="ae"/>
        </w:rPr>
        <w:annotationRef/>
      </w:r>
      <w:r>
        <w:rPr>
          <w:rFonts w:hint="eastAsia"/>
        </w:rPr>
        <w:t>后面</w:t>
      </w:r>
      <w:r>
        <w:t>是否有例子说明？</w:t>
      </w:r>
    </w:p>
  </w:comment>
  <w:comment w:id="54" w:author="陆剑峰" w:date="2018-01-30T20:21:00Z" w:initials="陆剑峰">
    <w:p w14:paraId="03942C92" w14:textId="77F4AC45" w:rsidR="007B4434" w:rsidRDefault="007B4434">
      <w:pPr>
        <w:pStyle w:val="af0"/>
      </w:pPr>
      <w:r>
        <w:rPr>
          <w:rStyle w:val="ae"/>
        </w:rPr>
        <w:annotationRef/>
      </w:r>
      <w:r>
        <w:rPr>
          <w:rFonts w:hint="eastAsia"/>
        </w:rPr>
        <w:t>图</w:t>
      </w:r>
      <w:r>
        <w:t>的问题</w:t>
      </w:r>
    </w:p>
  </w:comment>
  <w:comment w:id="58" w:author="陆剑峰" w:date="2018-01-30T20:56:00Z" w:initials="陆剑峰">
    <w:p w14:paraId="6592CA08" w14:textId="0F6F7A71" w:rsidR="007B4434" w:rsidRDefault="007B4434">
      <w:pPr>
        <w:pStyle w:val="af0"/>
      </w:pPr>
      <w:r>
        <w:rPr>
          <w:rStyle w:val="ae"/>
        </w:rPr>
        <w:annotationRef/>
      </w:r>
      <w:r>
        <w:rPr>
          <w:rFonts w:hint="eastAsia"/>
        </w:rPr>
        <w:t>举例</w:t>
      </w:r>
      <w:r>
        <w:t>说明相关方法</w:t>
      </w:r>
    </w:p>
  </w:comment>
  <w:comment w:id="72" w:author="陆剑峰" w:date="2018-01-30T20:55:00Z" w:initials="陆剑峰">
    <w:p w14:paraId="77C6DC2B" w14:textId="7F4ED861" w:rsidR="007B4434" w:rsidRDefault="007B4434">
      <w:pPr>
        <w:pStyle w:val="af0"/>
      </w:pPr>
      <w:r>
        <w:rPr>
          <w:rStyle w:val="ae"/>
        </w:rPr>
        <w:annotationRef/>
      </w:r>
      <w:r>
        <w:rPr>
          <w:rFonts w:hint="eastAsia"/>
        </w:rPr>
        <w:t>图</w:t>
      </w:r>
      <w:r>
        <w:t>的方向。</w:t>
      </w:r>
    </w:p>
  </w:comment>
  <w:comment w:id="80" w:author="陆剑峰" w:date="2018-01-30T20:57:00Z" w:initials="陆剑峰">
    <w:p w14:paraId="7C2BAA2B" w14:textId="3F1C59E8" w:rsidR="007B4434" w:rsidRDefault="007B4434">
      <w:pPr>
        <w:pStyle w:val="af0"/>
      </w:pPr>
      <w:r>
        <w:rPr>
          <w:rStyle w:val="ae"/>
        </w:rPr>
        <w:annotationRef/>
      </w:r>
      <w:r>
        <w:rPr>
          <w:rFonts w:hint="eastAsia"/>
        </w:rPr>
        <w:t>刘</w:t>
      </w:r>
      <w:r>
        <w:t>艳娇的表格？</w:t>
      </w:r>
    </w:p>
  </w:comment>
  <w:comment w:id="81" w:author="陆剑峰" w:date="2018-01-30T21:02:00Z" w:initials="陆剑峰">
    <w:p w14:paraId="441341DF" w14:textId="6A65099D" w:rsidR="007B4434" w:rsidRDefault="007B4434">
      <w:pPr>
        <w:pStyle w:val="af0"/>
      </w:pPr>
      <w:r>
        <w:rPr>
          <w:rStyle w:val="ae"/>
        </w:rPr>
        <w:annotationRef/>
      </w:r>
      <w:r>
        <w:rPr>
          <w:rFonts w:hint="eastAsia"/>
        </w:rPr>
        <w:t>能否</w:t>
      </w:r>
      <w:r>
        <w:t>有一个一般化的描述，而不是单独的</w:t>
      </w:r>
      <w:r>
        <w:rPr>
          <w:rFonts w:hint="eastAsia"/>
        </w:rPr>
        <w:t>举例</w:t>
      </w:r>
    </w:p>
  </w:comment>
  <w:comment w:id="90" w:author="陆剑峰" w:date="2018-01-30T21:03:00Z" w:initials="陆剑峰">
    <w:p w14:paraId="5D4C9A84" w14:textId="001F9324" w:rsidR="007B4434" w:rsidRDefault="007B4434">
      <w:pPr>
        <w:pStyle w:val="af0"/>
      </w:pPr>
      <w:r>
        <w:rPr>
          <w:rStyle w:val="ae"/>
        </w:rPr>
        <w:annotationRef/>
      </w:r>
      <w:r>
        <w:rPr>
          <w:rFonts w:hint="eastAsia"/>
        </w:rPr>
        <w:t>图示</w:t>
      </w:r>
      <w:r>
        <w:t>？</w:t>
      </w:r>
    </w:p>
  </w:comment>
  <w:comment w:id="104" w:author="陆剑峰" w:date="2018-01-30T21:04:00Z" w:initials="陆剑峰">
    <w:p w14:paraId="7F23E6D5" w14:textId="77777777" w:rsidR="007B4434" w:rsidRDefault="007B4434">
      <w:pPr>
        <w:pStyle w:val="af0"/>
      </w:pPr>
      <w:r>
        <w:rPr>
          <w:rStyle w:val="ae"/>
        </w:rPr>
        <w:annotationRef/>
      </w:r>
      <w:r>
        <w:rPr>
          <w:rFonts w:hint="eastAsia"/>
        </w:rPr>
        <w:t>对象</w:t>
      </w:r>
    </w:p>
    <w:p w14:paraId="5858344C" w14:textId="0C228360" w:rsidR="007B4434" w:rsidRDefault="007B4434">
      <w:pPr>
        <w:pStyle w:val="af0"/>
      </w:pPr>
      <w:r>
        <w:rPr>
          <w:rFonts w:hint="eastAsia"/>
        </w:rPr>
        <w:t>交互</w:t>
      </w:r>
      <w:r>
        <w:t>关系（数据</w:t>
      </w:r>
      <w:r>
        <w:rPr>
          <w:rFonts w:hint="eastAsia"/>
        </w:rPr>
        <w:t>/</w:t>
      </w:r>
      <w:r>
        <w:rPr>
          <w:rFonts w:hint="eastAsia"/>
        </w:rPr>
        <w:t>信息</w:t>
      </w:r>
      <w:r>
        <w:t>）</w:t>
      </w:r>
    </w:p>
  </w:comment>
  <w:comment w:id="105" w:author="陆剑峰" w:date="2018-01-30T21:05:00Z" w:initials="陆剑峰">
    <w:p w14:paraId="11A85C92" w14:textId="4C93DBEC" w:rsidR="007B4434" w:rsidRDefault="007B4434">
      <w:pPr>
        <w:pStyle w:val="af0"/>
      </w:pPr>
      <w:r>
        <w:rPr>
          <w:rStyle w:val="ae"/>
        </w:rPr>
        <w:annotationRef/>
      </w:r>
      <w:r>
        <w:rPr>
          <w:rFonts w:hint="eastAsia"/>
        </w:rPr>
        <w:t>数据之间</w:t>
      </w:r>
      <w:r>
        <w:t>有关系吗？</w:t>
      </w:r>
    </w:p>
    <w:p w14:paraId="5F68C2D3" w14:textId="53B3E243" w:rsidR="007B4434" w:rsidRPr="00260DAB" w:rsidRDefault="007B4434">
      <w:pPr>
        <w:pStyle w:val="af0"/>
      </w:pPr>
      <w:r>
        <w:rPr>
          <w:rFonts w:hint="eastAsia"/>
        </w:rPr>
        <w:t>采用</w:t>
      </w:r>
      <w:r>
        <w:t>表格</w:t>
      </w:r>
      <w:r>
        <w:rPr>
          <w:rFonts w:hint="eastAsia"/>
        </w:rPr>
        <w:t>形式</w:t>
      </w:r>
      <w:r>
        <w:t>？</w:t>
      </w:r>
    </w:p>
  </w:comment>
  <w:comment w:id="106" w:author="陆剑峰" w:date="2018-01-30T21:04:00Z" w:initials="陆剑峰">
    <w:p w14:paraId="2B38F995" w14:textId="1439CB4B" w:rsidR="007B4434" w:rsidRDefault="007B4434">
      <w:pPr>
        <w:pStyle w:val="af0"/>
      </w:pPr>
      <w:r>
        <w:rPr>
          <w:rStyle w:val="ae"/>
        </w:rPr>
        <w:annotationRef/>
      </w:r>
      <w:r>
        <w:rPr>
          <w:rFonts w:hint="eastAsia"/>
        </w:rPr>
        <w:t>说明</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6E7912" w15:done="0"/>
  <w15:commentEx w15:paraId="399DF3E7" w15:done="0"/>
  <w15:commentEx w15:paraId="6CF8A3E1" w15:done="0"/>
  <w15:commentEx w15:paraId="3414FCB1" w15:done="0"/>
  <w15:commentEx w15:paraId="291638BB" w15:done="0"/>
  <w15:commentEx w15:paraId="02CD353C" w15:done="0"/>
  <w15:commentEx w15:paraId="18249B9B" w15:done="0"/>
  <w15:commentEx w15:paraId="66BC2120" w15:done="0"/>
  <w15:commentEx w15:paraId="03942C92" w15:done="0"/>
  <w15:commentEx w15:paraId="6592CA08" w15:done="0"/>
  <w15:commentEx w15:paraId="77C6DC2B" w15:done="0"/>
  <w15:commentEx w15:paraId="7C2BAA2B" w15:done="0"/>
  <w15:commentEx w15:paraId="441341DF" w15:done="0"/>
  <w15:commentEx w15:paraId="5D4C9A84" w15:done="0"/>
  <w15:commentEx w15:paraId="5858344C" w15:done="0"/>
  <w15:commentEx w15:paraId="5F68C2D3" w15:done="0"/>
  <w15:commentEx w15:paraId="2B38F99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1122C1" w14:textId="77777777" w:rsidR="00F17845" w:rsidRDefault="00F17845" w:rsidP="0058763E">
      <w:r>
        <w:separator/>
      </w:r>
    </w:p>
  </w:endnote>
  <w:endnote w:type="continuationSeparator" w:id="0">
    <w:p w14:paraId="201D20D9" w14:textId="77777777" w:rsidR="00F17845" w:rsidRDefault="00F17845"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等线">
    <w:charset w:val="88"/>
    <w:family w:val="auto"/>
    <w:pitch w:val="variable"/>
    <w:sig w:usb0="A10102FF" w:usb1="38CF7CFA" w:usb2="00010016" w:usb3="00000000" w:csb0="001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等线 Light">
    <w:charset w:val="88"/>
    <w:family w:val="auto"/>
    <w:pitch w:val="variable"/>
    <w:sig w:usb0="A10102FF" w:usb1="38CF7CFA" w:usb2="00010016" w:usb3="00000000" w:csb0="0014000F" w:csb1="00000000"/>
  </w:font>
  <w:font w:name="隶书">
    <w:altName w:val="宋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仿宋">
    <w:charset w:val="86"/>
    <w:family w:val="auto"/>
    <w:pitch w:val="variable"/>
    <w:sig w:usb0="800002BF" w:usb1="38CF7CFA"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91745" w14:textId="77777777" w:rsidR="007B4434" w:rsidRDefault="007B4434" w:rsidP="00B50FAB">
    <w:pPr>
      <w:pStyle w:val="a8"/>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ADDF2" w14:textId="77777777" w:rsidR="007B4434" w:rsidRDefault="007B4434" w:rsidP="00B50FAB">
    <w:pPr>
      <w:pStyle w:val="a8"/>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10172" w14:textId="77777777" w:rsidR="007B4434" w:rsidRDefault="007B4434" w:rsidP="00B50FAB">
    <w:pPr>
      <w:pStyle w:val="a8"/>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67448"/>
      <w:docPartObj>
        <w:docPartGallery w:val="Page Numbers (Bottom of Page)"/>
        <w:docPartUnique/>
      </w:docPartObj>
    </w:sdtPr>
    <w:sdtEndPr/>
    <w:sdtContent>
      <w:p w14:paraId="7090AD6E" w14:textId="754219D4" w:rsidR="007B4434" w:rsidRDefault="007B4434">
        <w:pPr>
          <w:pStyle w:val="a8"/>
          <w:jc w:val="center"/>
        </w:pPr>
        <w:r>
          <w:fldChar w:fldCharType="begin"/>
        </w:r>
        <w:r>
          <w:instrText>PAGE   \* MERGEFORMAT</w:instrText>
        </w:r>
        <w:r>
          <w:fldChar w:fldCharType="separate"/>
        </w:r>
        <w:r w:rsidR="00FB474A" w:rsidRPr="00FB474A">
          <w:rPr>
            <w:noProof/>
            <w:lang w:val="zh-CN"/>
          </w:rPr>
          <w:t>10</w:t>
        </w:r>
        <w:r>
          <w:fldChar w:fldCharType="end"/>
        </w:r>
      </w:p>
    </w:sdtContent>
  </w:sdt>
  <w:p w14:paraId="5780F925" w14:textId="77777777" w:rsidR="007B4434" w:rsidRDefault="007B4434" w:rsidP="00B50FAB">
    <w:pPr>
      <w:pStyle w:val="a8"/>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749212"/>
      <w:docPartObj>
        <w:docPartGallery w:val="Page Numbers (Bottom of Page)"/>
        <w:docPartUnique/>
      </w:docPartObj>
    </w:sdtPr>
    <w:sdtEndPr/>
    <w:sdtContent>
      <w:p w14:paraId="07B1279D" w14:textId="65CA0565" w:rsidR="007B4434" w:rsidRDefault="007B4434">
        <w:pPr>
          <w:pStyle w:val="a8"/>
          <w:jc w:val="center"/>
        </w:pPr>
        <w:r>
          <w:fldChar w:fldCharType="begin"/>
        </w:r>
        <w:r>
          <w:instrText>PAGE   \* MERGEFORMAT</w:instrText>
        </w:r>
        <w:r>
          <w:fldChar w:fldCharType="separate"/>
        </w:r>
        <w:r w:rsidR="00FB474A" w:rsidRPr="00FB474A">
          <w:rPr>
            <w:noProof/>
            <w:lang w:val="zh-CN"/>
          </w:rPr>
          <w:t>9</w:t>
        </w:r>
        <w:r>
          <w:fldChar w:fldCharType="end"/>
        </w:r>
      </w:p>
    </w:sdtContent>
  </w:sdt>
  <w:p w14:paraId="2B68FB40" w14:textId="77777777" w:rsidR="007B4434" w:rsidRDefault="007B4434" w:rsidP="00B50FAB">
    <w:pPr>
      <w:pStyle w:val="a8"/>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8A0BA4" w14:textId="77777777" w:rsidR="00F17845" w:rsidRDefault="00F17845" w:rsidP="0058763E">
      <w:r>
        <w:separator/>
      </w:r>
    </w:p>
  </w:footnote>
  <w:footnote w:type="continuationSeparator" w:id="0">
    <w:p w14:paraId="4F09C8B9" w14:textId="77777777" w:rsidR="00F17845" w:rsidRDefault="00F17845" w:rsidP="0058763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BB03" w14:textId="77777777" w:rsidR="007B4434" w:rsidRDefault="007B4434" w:rsidP="00B50FAB">
    <w:pPr>
      <w:pStyle w:val="a6"/>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15BD1" w14:textId="7A5B28DE" w:rsidR="007B4434" w:rsidRPr="00727C28" w:rsidRDefault="007B4434"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DA68" w14:textId="3EE09A09" w:rsidR="007B4434" w:rsidRPr="00590C59" w:rsidRDefault="007B4434"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E0DFD" w14:textId="755CB9DA" w:rsidR="007B4434" w:rsidRPr="00590C59" w:rsidRDefault="007B4434"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52C0A" w14:textId="4D7E0C4B" w:rsidR="007B4434" w:rsidRPr="00590C59" w:rsidRDefault="007B4434"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云制造服务及其相关技术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BD8C5" w14:textId="796DA8FD" w:rsidR="007B4434" w:rsidRPr="006F683C" w:rsidRDefault="007B4434"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C203D" w14:textId="792850FE" w:rsidR="007B4434" w:rsidRPr="00590C59" w:rsidRDefault="007B4434"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927D1" w14:textId="58D6A075" w:rsidR="007B4434" w:rsidRPr="00590C59" w:rsidRDefault="007B4434"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D86C5" w14:textId="7E1FCFE6" w:rsidR="007B4434" w:rsidRPr="00590C59" w:rsidRDefault="007B4434"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6A1FC" w14:textId="3494D7DF" w:rsidR="007B4434" w:rsidRPr="00590C59" w:rsidRDefault="007B4434"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B11B4" w14:textId="4C7B64E2" w:rsidR="007B4434" w:rsidRPr="00590C59" w:rsidRDefault="007B4434"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D00EB" w14:textId="4AD6DD00" w:rsidR="007B4434" w:rsidRDefault="007B4434" w:rsidP="00B50FAB">
    <w:pPr>
      <w:ind w:firstLine="480"/>
      <w:jc w:val="cent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AD78E" w14:textId="3671F15D" w:rsidR="007B4434" w:rsidRPr="006F683C" w:rsidRDefault="007B4434"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43AB8" w14:textId="1A1043E7" w:rsidR="007B4434" w:rsidRPr="00590C59" w:rsidRDefault="007B4434"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云制造服务原型系统的设计与开发</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A195B" w14:textId="07417D3C" w:rsidR="007B4434" w:rsidRPr="00590C59" w:rsidRDefault="007B4434"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49D11" w14:textId="1AE62946" w:rsidR="007B4434" w:rsidRPr="005D1FE1" w:rsidRDefault="007B4434"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006DA" w14:textId="5A09F52C" w:rsidR="007B4434" w:rsidRDefault="007B4434"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C9270" w14:textId="62610F7E" w:rsidR="007B4434" w:rsidRPr="00731C80" w:rsidRDefault="007B4434" w:rsidP="00026E8A">
    <w:pPr>
      <w:pStyle w:val="a6"/>
      <w:jc w:val="left"/>
      <w:rPr>
        <w:sz w:val="21"/>
        <w:szCs w:val="21"/>
      </w:rPr>
    </w:pPr>
    <w:r w:rsidRPr="00731C80">
      <w:rPr>
        <w:rFonts w:hint="eastAsia"/>
        <w:sz w:val="21"/>
        <w:szCs w:val="21"/>
      </w:rPr>
      <w:t>同济大学</w:t>
    </w:r>
    <w:r w:rsidRPr="00731C80">
      <w:rPr>
        <w:rFonts w:hint="eastAsia"/>
        <w:sz w:val="21"/>
        <w:szCs w:val="21"/>
      </w:rPr>
      <w:t xml:space="preserve"> </w:t>
    </w:r>
    <w:r w:rsidRPr="00731C80">
      <w:rPr>
        <w:rFonts w:hint="eastAsia"/>
        <w:sz w:val="21"/>
        <w:szCs w:val="21"/>
      </w:rPr>
      <w:t>硕士学位论文</w:t>
    </w:r>
    <w:r w:rsidRPr="00731C80">
      <w:rPr>
        <w:rFonts w:hint="eastAsia"/>
        <w:sz w:val="21"/>
        <w:szCs w:val="21"/>
      </w:rPr>
      <w:t xml:space="preserve"> </w:t>
    </w:r>
    <w:r>
      <w:rPr>
        <w:rFonts w:hint="eastAsia"/>
        <w:sz w:val="21"/>
        <w:szCs w:val="21"/>
      </w:rPr>
      <w:t>参考文献</w:t>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78224" w14:textId="587291CE" w:rsidR="007B4434" w:rsidRDefault="007B4434"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B02CC" w14:textId="6C2A823E" w:rsidR="007B4434" w:rsidRDefault="007B4434"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BE6DB" w14:textId="77777777" w:rsidR="007B4434" w:rsidRDefault="007B4434" w:rsidP="00B50FAB">
    <w:pPr>
      <w:pStyle w:val="a6"/>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216D7" w14:textId="32D559C3" w:rsidR="007B4434" w:rsidRPr="00727C28" w:rsidRDefault="007B4434"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421F0" w14:textId="0632AF73" w:rsidR="007B4434" w:rsidRPr="00320E05" w:rsidRDefault="007B4434"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C62F4" w14:textId="6FCCA4BC" w:rsidR="007B4434" w:rsidRPr="00727C28" w:rsidRDefault="007B4434"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3AD9B" w14:textId="6EAEA080" w:rsidR="007B4434" w:rsidRPr="00727C28" w:rsidRDefault="007B4434"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A0C8" w14:textId="754E4011" w:rsidR="007B4434" w:rsidRPr="00727C28" w:rsidRDefault="007B4434"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6B534" w14:textId="605964C1" w:rsidR="007B4434" w:rsidRPr="00727C28" w:rsidRDefault="007B4434"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A07C3E7"/>
    <w:multiLevelType w:val="singleLevel"/>
    <w:tmpl w:val="5A07C3E7"/>
    <w:lvl w:ilvl="0">
      <w:start w:val="1"/>
      <w:numFmt w:val="decimal"/>
      <w:suff w:val="space"/>
      <w:lvlText w:val="%1."/>
      <w:lvlJc w:val="left"/>
    </w:lvl>
  </w:abstractNum>
  <w:abstractNum w:abstractNumId="7">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陆剑峰">
    <w15:presenceInfo w15:providerId="Windows Live" w15:userId="2262d78a35d9a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_docsoft" w:val="MSWord"/>
    <w:docVar w:name="ne_docversion" w:val="NoteExpress 2.0"/>
    <w:docVar w:name="ne_stylename" w:val="大论文"/>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s>
  <w:rsids>
    <w:rsidRoot w:val="00413D9F"/>
    <w:rsid w:val="000005A2"/>
    <w:rsid w:val="0000090D"/>
    <w:rsid w:val="00004AD6"/>
    <w:rsid w:val="000062BE"/>
    <w:rsid w:val="000068BF"/>
    <w:rsid w:val="00006B3A"/>
    <w:rsid w:val="00007823"/>
    <w:rsid w:val="00010D19"/>
    <w:rsid w:val="0001185C"/>
    <w:rsid w:val="00011895"/>
    <w:rsid w:val="00011BE8"/>
    <w:rsid w:val="00017230"/>
    <w:rsid w:val="00017747"/>
    <w:rsid w:val="0001792D"/>
    <w:rsid w:val="000213C6"/>
    <w:rsid w:val="0002199D"/>
    <w:rsid w:val="000234DF"/>
    <w:rsid w:val="00025A81"/>
    <w:rsid w:val="00026E8A"/>
    <w:rsid w:val="000301BA"/>
    <w:rsid w:val="000302DF"/>
    <w:rsid w:val="00030535"/>
    <w:rsid w:val="000309A2"/>
    <w:rsid w:val="00031365"/>
    <w:rsid w:val="00031649"/>
    <w:rsid w:val="00031F37"/>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9C0"/>
    <w:rsid w:val="00052F8D"/>
    <w:rsid w:val="000543F6"/>
    <w:rsid w:val="000557C0"/>
    <w:rsid w:val="0005611F"/>
    <w:rsid w:val="00056914"/>
    <w:rsid w:val="00056D9F"/>
    <w:rsid w:val="000571BD"/>
    <w:rsid w:val="0005720C"/>
    <w:rsid w:val="000604F7"/>
    <w:rsid w:val="00060A13"/>
    <w:rsid w:val="00061232"/>
    <w:rsid w:val="000627BD"/>
    <w:rsid w:val="000674CB"/>
    <w:rsid w:val="00070382"/>
    <w:rsid w:val="00073E33"/>
    <w:rsid w:val="0007582E"/>
    <w:rsid w:val="00080000"/>
    <w:rsid w:val="00080177"/>
    <w:rsid w:val="00081192"/>
    <w:rsid w:val="000814DC"/>
    <w:rsid w:val="00082F34"/>
    <w:rsid w:val="0008308A"/>
    <w:rsid w:val="00083D27"/>
    <w:rsid w:val="0008547C"/>
    <w:rsid w:val="00085513"/>
    <w:rsid w:val="000861E4"/>
    <w:rsid w:val="00090492"/>
    <w:rsid w:val="00090745"/>
    <w:rsid w:val="00090F00"/>
    <w:rsid w:val="00092B49"/>
    <w:rsid w:val="000955EA"/>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4888"/>
    <w:rsid w:val="000D69D3"/>
    <w:rsid w:val="000E040B"/>
    <w:rsid w:val="000E14DA"/>
    <w:rsid w:val="000E31B1"/>
    <w:rsid w:val="000E3CB9"/>
    <w:rsid w:val="000E5B9B"/>
    <w:rsid w:val="000E7D07"/>
    <w:rsid w:val="000F1861"/>
    <w:rsid w:val="000F1BB4"/>
    <w:rsid w:val="000F29A7"/>
    <w:rsid w:val="000F2C58"/>
    <w:rsid w:val="000F387F"/>
    <w:rsid w:val="000F5784"/>
    <w:rsid w:val="000F5AD3"/>
    <w:rsid w:val="001002A1"/>
    <w:rsid w:val="001006AF"/>
    <w:rsid w:val="00100B6E"/>
    <w:rsid w:val="00102ACB"/>
    <w:rsid w:val="00103920"/>
    <w:rsid w:val="00103D91"/>
    <w:rsid w:val="00103DAB"/>
    <w:rsid w:val="00103E36"/>
    <w:rsid w:val="001048C6"/>
    <w:rsid w:val="001102C4"/>
    <w:rsid w:val="00111298"/>
    <w:rsid w:val="00112129"/>
    <w:rsid w:val="00114216"/>
    <w:rsid w:val="0011473F"/>
    <w:rsid w:val="00114C9F"/>
    <w:rsid w:val="00116421"/>
    <w:rsid w:val="001164A6"/>
    <w:rsid w:val="00116B86"/>
    <w:rsid w:val="001173FF"/>
    <w:rsid w:val="00120DA9"/>
    <w:rsid w:val="0012131A"/>
    <w:rsid w:val="00122F16"/>
    <w:rsid w:val="00126F7F"/>
    <w:rsid w:val="00127EB4"/>
    <w:rsid w:val="00130B59"/>
    <w:rsid w:val="00134CBA"/>
    <w:rsid w:val="00135528"/>
    <w:rsid w:val="001360F4"/>
    <w:rsid w:val="0013651F"/>
    <w:rsid w:val="00137BF3"/>
    <w:rsid w:val="00137D8D"/>
    <w:rsid w:val="00141CF6"/>
    <w:rsid w:val="0014249C"/>
    <w:rsid w:val="0014370E"/>
    <w:rsid w:val="00146C41"/>
    <w:rsid w:val="001517C8"/>
    <w:rsid w:val="0015356E"/>
    <w:rsid w:val="00154305"/>
    <w:rsid w:val="00154737"/>
    <w:rsid w:val="0015735A"/>
    <w:rsid w:val="001575DD"/>
    <w:rsid w:val="00157EBD"/>
    <w:rsid w:val="0016010A"/>
    <w:rsid w:val="00160F18"/>
    <w:rsid w:val="00161315"/>
    <w:rsid w:val="001616A6"/>
    <w:rsid w:val="00162894"/>
    <w:rsid w:val="00162C5E"/>
    <w:rsid w:val="00164DEC"/>
    <w:rsid w:val="00165F49"/>
    <w:rsid w:val="001703AD"/>
    <w:rsid w:val="00170D4E"/>
    <w:rsid w:val="00171CAA"/>
    <w:rsid w:val="00172B51"/>
    <w:rsid w:val="001733EA"/>
    <w:rsid w:val="0017717E"/>
    <w:rsid w:val="00177756"/>
    <w:rsid w:val="00180F5B"/>
    <w:rsid w:val="00181017"/>
    <w:rsid w:val="00181C81"/>
    <w:rsid w:val="00183715"/>
    <w:rsid w:val="0018385E"/>
    <w:rsid w:val="00186A3B"/>
    <w:rsid w:val="0019100C"/>
    <w:rsid w:val="00191832"/>
    <w:rsid w:val="00193233"/>
    <w:rsid w:val="00196339"/>
    <w:rsid w:val="001967F0"/>
    <w:rsid w:val="00196B04"/>
    <w:rsid w:val="001A2F4F"/>
    <w:rsid w:val="001A2F99"/>
    <w:rsid w:val="001A460F"/>
    <w:rsid w:val="001A4C4D"/>
    <w:rsid w:val="001A5B90"/>
    <w:rsid w:val="001A67A4"/>
    <w:rsid w:val="001A68AF"/>
    <w:rsid w:val="001A6EEC"/>
    <w:rsid w:val="001A7A8D"/>
    <w:rsid w:val="001B15F3"/>
    <w:rsid w:val="001B23C8"/>
    <w:rsid w:val="001B3CDD"/>
    <w:rsid w:val="001B494A"/>
    <w:rsid w:val="001B68B8"/>
    <w:rsid w:val="001B6AE0"/>
    <w:rsid w:val="001C16FE"/>
    <w:rsid w:val="001C411A"/>
    <w:rsid w:val="001C5DC5"/>
    <w:rsid w:val="001C6047"/>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F92"/>
    <w:rsid w:val="001F111E"/>
    <w:rsid w:val="001F1B21"/>
    <w:rsid w:val="001F3E8C"/>
    <w:rsid w:val="001F3E98"/>
    <w:rsid w:val="001F59A5"/>
    <w:rsid w:val="001F64AF"/>
    <w:rsid w:val="001F7B22"/>
    <w:rsid w:val="001F7FBF"/>
    <w:rsid w:val="00200DDB"/>
    <w:rsid w:val="00202C72"/>
    <w:rsid w:val="0020343A"/>
    <w:rsid w:val="00204F42"/>
    <w:rsid w:val="002057D8"/>
    <w:rsid w:val="002073F0"/>
    <w:rsid w:val="00212391"/>
    <w:rsid w:val="002151AE"/>
    <w:rsid w:val="002157ED"/>
    <w:rsid w:val="00216BE2"/>
    <w:rsid w:val="00220715"/>
    <w:rsid w:val="00220E0B"/>
    <w:rsid w:val="00223ABE"/>
    <w:rsid w:val="002249C3"/>
    <w:rsid w:val="00226A25"/>
    <w:rsid w:val="00226CDB"/>
    <w:rsid w:val="0022708D"/>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371F"/>
    <w:rsid w:val="0024529C"/>
    <w:rsid w:val="00247C71"/>
    <w:rsid w:val="00250417"/>
    <w:rsid w:val="002513D3"/>
    <w:rsid w:val="00251523"/>
    <w:rsid w:val="002532EC"/>
    <w:rsid w:val="00253EB8"/>
    <w:rsid w:val="00254CE4"/>
    <w:rsid w:val="0025794D"/>
    <w:rsid w:val="0026059C"/>
    <w:rsid w:val="00260DAB"/>
    <w:rsid w:val="00263C1A"/>
    <w:rsid w:val="00263E94"/>
    <w:rsid w:val="00264733"/>
    <w:rsid w:val="0026768C"/>
    <w:rsid w:val="00267DA8"/>
    <w:rsid w:val="00271193"/>
    <w:rsid w:val="00272913"/>
    <w:rsid w:val="002766AD"/>
    <w:rsid w:val="002804C3"/>
    <w:rsid w:val="00280D21"/>
    <w:rsid w:val="00281E33"/>
    <w:rsid w:val="0028544B"/>
    <w:rsid w:val="002866B6"/>
    <w:rsid w:val="00287E9E"/>
    <w:rsid w:val="00290073"/>
    <w:rsid w:val="0029185B"/>
    <w:rsid w:val="00296311"/>
    <w:rsid w:val="002971A8"/>
    <w:rsid w:val="00297313"/>
    <w:rsid w:val="002A25C9"/>
    <w:rsid w:val="002A43FA"/>
    <w:rsid w:val="002A45B3"/>
    <w:rsid w:val="002A56EC"/>
    <w:rsid w:val="002A66A7"/>
    <w:rsid w:val="002B0BDA"/>
    <w:rsid w:val="002B44FD"/>
    <w:rsid w:val="002B553D"/>
    <w:rsid w:val="002B6371"/>
    <w:rsid w:val="002B7414"/>
    <w:rsid w:val="002C0153"/>
    <w:rsid w:val="002C0C4C"/>
    <w:rsid w:val="002C2B48"/>
    <w:rsid w:val="002C4920"/>
    <w:rsid w:val="002C4935"/>
    <w:rsid w:val="002C4958"/>
    <w:rsid w:val="002C5037"/>
    <w:rsid w:val="002C5DFB"/>
    <w:rsid w:val="002C6C0F"/>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69AD"/>
    <w:rsid w:val="002E7A9F"/>
    <w:rsid w:val="002F07E3"/>
    <w:rsid w:val="002F0A5D"/>
    <w:rsid w:val="002F27DF"/>
    <w:rsid w:val="002F3887"/>
    <w:rsid w:val="00301A13"/>
    <w:rsid w:val="00302DCB"/>
    <w:rsid w:val="00303C86"/>
    <w:rsid w:val="003044A4"/>
    <w:rsid w:val="003055B8"/>
    <w:rsid w:val="003076C4"/>
    <w:rsid w:val="00311EFC"/>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71B2"/>
    <w:rsid w:val="003278CE"/>
    <w:rsid w:val="0033040B"/>
    <w:rsid w:val="0033248F"/>
    <w:rsid w:val="00333061"/>
    <w:rsid w:val="00333F2D"/>
    <w:rsid w:val="003371DC"/>
    <w:rsid w:val="00340118"/>
    <w:rsid w:val="00342768"/>
    <w:rsid w:val="00343948"/>
    <w:rsid w:val="003440EA"/>
    <w:rsid w:val="00344214"/>
    <w:rsid w:val="00345B5A"/>
    <w:rsid w:val="003525F3"/>
    <w:rsid w:val="00352998"/>
    <w:rsid w:val="0035303F"/>
    <w:rsid w:val="00353A62"/>
    <w:rsid w:val="00354805"/>
    <w:rsid w:val="00355FB4"/>
    <w:rsid w:val="00355FF6"/>
    <w:rsid w:val="0035698D"/>
    <w:rsid w:val="00356BDF"/>
    <w:rsid w:val="00360920"/>
    <w:rsid w:val="00363AC8"/>
    <w:rsid w:val="0036406D"/>
    <w:rsid w:val="00364C03"/>
    <w:rsid w:val="00364D70"/>
    <w:rsid w:val="0037136A"/>
    <w:rsid w:val="00376577"/>
    <w:rsid w:val="00376AD7"/>
    <w:rsid w:val="00381E3D"/>
    <w:rsid w:val="00381E8B"/>
    <w:rsid w:val="00386574"/>
    <w:rsid w:val="003867BC"/>
    <w:rsid w:val="00387E55"/>
    <w:rsid w:val="00391217"/>
    <w:rsid w:val="0039645E"/>
    <w:rsid w:val="00397B0D"/>
    <w:rsid w:val="003A00CE"/>
    <w:rsid w:val="003A00E0"/>
    <w:rsid w:val="003A146C"/>
    <w:rsid w:val="003A189F"/>
    <w:rsid w:val="003A1B36"/>
    <w:rsid w:val="003A5090"/>
    <w:rsid w:val="003A5103"/>
    <w:rsid w:val="003A512D"/>
    <w:rsid w:val="003A6E3A"/>
    <w:rsid w:val="003B0BA1"/>
    <w:rsid w:val="003B19DB"/>
    <w:rsid w:val="003B1C28"/>
    <w:rsid w:val="003B1E46"/>
    <w:rsid w:val="003B3E77"/>
    <w:rsid w:val="003B59D6"/>
    <w:rsid w:val="003C1470"/>
    <w:rsid w:val="003C1771"/>
    <w:rsid w:val="003C2333"/>
    <w:rsid w:val="003C2BAC"/>
    <w:rsid w:val="003C33B3"/>
    <w:rsid w:val="003C361B"/>
    <w:rsid w:val="003C3DFF"/>
    <w:rsid w:val="003C441E"/>
    <w:rsid w:val="003C55EA"/>
    <w:rsid w:val="003C5776"/>
    <w:rsid w:val="003C5E00"/>
    <w:rsid w:val="003C6819"/>
    <w:rsid w:val="003C6E17"/>
    <w:rsid w:val="003D0018"/>
    <w:rsid w:val="003D0E2D"/>
    <w:rsid w:val="003D24B7"/>
    <w:rsid w:val="003D5D61"/>
    <w:rsid w:val="003E2B3C"/>
    <w:rsid w:val="003E7345"/>
    <w:rsid w:val="003E7C1A"/>
    <w:rsid w:val="003F0916"/>
    <w:rsid w:val="003F1701"/>
    <w:rsid w:val="003F3D1B"/>
    <w:rsid w:val="003F6E60"/>
    <w:rsid w:val="004002EF"/>
    <w:rsid w:val="00400887"/>
    <w:rsid w:val="0040133E"/>
    <w:rsid w:val="004017F6"/>
    <w:rsid w:val="00403EC9"/>
    <w:rsid w:val="00406AD1"/>
    <w:rsid w:val="00407D56"/>
    <w:rsid w:val="00413D9F"/>
    <w:rsid w:val="0041400E"/>
    <w:rsid w:val="004154AC"/>
    <w:rsid w:val="00416B6C"/>
    <w:rsid w:val="004170A2"/>
    <w:rsid w:val="0042043D"/>
    <w:rsid w:val="00420CA1"/>
    <w:rsid w:val="0042199F"/>
    <w:rsid w:val="004253B1"/>
    <w:rsid w:val="0042563B"/>
    <w:rsid w:val="00425646"/>
    <w:rsid w:val="00425716"/>
    <w:rsid w:val="0043268D"/>
    <w:rsid w:val="0043319E"/>
    <w:rsid w:val="00436A01"/>
    <w:rsid w:val="004374E8"/>
    <w:rsid w:val="00440FAB"/>
    <w:rsid w:val="00441BD3"/>
    <w:rsid w:val="00441DCC"/>
    <w:rsid w:val="00443781"/>
    <w:rsid w:val="00444C5D"/>
    <w:rsid w:val="0044671E"/>
    <w:rsid w:val="00447B6B"/>
    <w:rsid w:val="00450FB9"/>
    <w:rsid w:val="0045173C"/>
    <w:rsid w:val="004522F8"/>
    <w:rsid w:val="00453A54"/>
    <w:rsid w:val="00455C47"/>
    <w:rsid w:val="004576AC"/>
    <w:rsid w:val="00457954"/>
    <w:rsid w:val="004604E2"/>
    <w:rsid w:val="00460E7D"/>
    <w:rsid w:val="00461BDA"/>
    <w:rsid w:val="004624E9"/>
    <w:rsid w:val="0046250B"/>
    <w:rsid w:val="00462D4A"/>
    <w:rsid w:val="004662CA"/>
    <w:rsid w:val="004663A2"/>
    <w:rsid w:val="0046704C"/>
    <w:rsid w:val="0047002F"/>
    <w:rsid w:val="00470E63"/>
    <w:rsid w:val="0047136B"/>
    <w:rsid w:val="004713D1"/>
    <w:rsid w:val="004714C2"/>
    <w:rsid w:val="004718A5"/>
    <w:rsid w:val="00472F55"/>
    <w:rsid w:val="004740BF"/>
    <w:rsid w:val="00474497"/>
    <w:rsid w:val="004751AF"/>
    <w:rsid w:val="00477C62"/>
    <w:rsid w:val="00481EC1"/>
    <w:rsid w:val="004838A2"/>
    <w:rsid w:val="00484007"/>
    <w:rsid w:val="00484B4A"/>
    <w:rsid w:val="0048572B"/>
    <w:rsid w:val="00485E6E"/>
    <w:rsid w:val="00487E13"/>
    <w:rsid w:val="00490AAF"/>
    <w:rsid w:val="004948FC"/>
    <w:rsid w:val="004951C1"/>
    <w:rsid w:val="00495CA6"/>
    <w:rsid w:val="0049656B"/>
    <w:rsid w:val="00496888"/>
    <w:rsid w:val="004973E7"/>
    <w:rsid w:val="0049753F"/>
    <w:rsid w:val="004A1EAC"/>
    <w:rsid w:val="004A262D"/>
    <w:rsid w:val="004A3E83"/>
    <w:rsid w:val="004A51CE"/>
    <w:rsid w:val="004A6644"/>
    <w:rsid w:val="004A6D78"/>
    <w:rsid w:val="004B0569"/>
    <w:rsid w:val="004B0F28"/>
    <w:rsid w:val="004B13E9"/>
    <w:rsid w:val="004B18CD"/>
    <w:rsid w:val="004B3D24"/>
    <w:rsid w:val="004B497E"/>
    <w:rsid w:val="004B4C8A"/>
    <w:rsid w:val="004B66A9"/>
    <w:rsid w:val="004B6D1A"/>
    <w:rsid w:val="004C0904"/>
    <w:rsid w:val="004C140D"/>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73A6"/>
    <w:rsid w:val="004E01CB"/>
    <w:rsid w:val="004E2882"/>
    <w:rsid w:val="004E346F"/>
    <w:rsid w:val="004E4A7C"/>
    <w:rsid w:val="004E52EB"/>
    <w:rsid w:val="004E6942"/>
    <w:rsid w:val="004E6F84"/>
    <w:rsid w:val="004E784C"/>
    <w:rsid w:val="004F04E1"/>
    <w:rsid w:val="004F0BB3"/>
    <w:rsid w:val="004F372A"/>
    <w:rsid w:val="004F378B"/>
    <w:rsid w:val="004F7017"/>
    <w:rsid w:val="00500793"/>
    <w:rsid w:val="0050195C"/>
    <w:rsid w:val="00503E07"/>
    <w:rsid w:val="00504AD7"/>
    <w:rsid w:val="00504BF9"/>
    <w:rsid w:val="00511166"/>
    <w:rsid w:val="0051352B"/>
    <w:rsid w:val="00513896"/>
    <w:rsid w:val="005138E8"/>
    <w:rsid w:val="00514013"/>
    <w:rsid w:val="0051563C"/>
    <w:rsid w:val="0051595B"/>
    <w:rsid w:val="00516943"/>
    <w:rsid w:val="00520C8F"/>
    <w:rsid w:val="00525E54"/>
    <w:rsid w:val="00527399"/>
    <w:rsid w:val="00527F86"/>
    <w:rsid w:val="005311BF"/>
    <w:rsid w:val="005314D3"/>
    <w:rsid w:val="00532709"/>
    <w:rsid w:val="00533ADA"/>
    <w:rsid w:val="00535305"/>
    <w:rsid w:val="00536D69"/>
    <w:rsid w:val="00537E00"/>
    <w:rsid w:val="00542300"/>
    <w:rsid w:val="005430F3"/>
    <w:rsid w:val="00543663"/>
    <w:rsid w:val="00545138"/>
    <w:rsid w:val="0054601C"/>
    <w:rsid w:val="00550A0D"/>
    <w:rsid w:val="005510FA"/>
    <w:rsid w:val="00556A0F"/>
    <w:rsid w:val="00556FC0"/>
    <w:rsid w:val="005579C6"/>
    <w:rsid w:val="00560067"/>
    <w:rsid w:val="00560239"/>
    <w:rsid w:val="005604AE"/>
    <w:rsid w:val="005621F8"/>
    <w:rsid w:val="00564607"/>
    <w:rsid w:val="005660A8"/>
    <w:rsid w:val="005666D9"/>
    <w:rsid w:val="0056760B"/>
    <w:rsid w:val="005721F5"/>
    <w:rsid w:val="005723BB"/>
    <w:rsid w:val="00575098"/>
    <w:rsid w:val="005769DA"/>
    <w:rsid w:val="00576C9A"/>
    <w:rsid w:val="00580801"/>
    <w:rsid w:val="00580FCE"/>
    <w:rsid w:val="00581397"/>
    <w:rsid w:val="00581D74"/>
    <w:rsid w:val="00583274"/>
    <w:rsid w:val="00585E75"/>
    <w:rsid w:val="00585F70"/>
    <w:rsid w:val="0058763E"/>
    <w:rsid w:val="00590C59"/>
    <w:rsid w:val="00591DBA"/>
    <w:rsid w:val="00591E1C"/>
    <w:rsid w:val="00593111"/>
    <w:rsid w:val="00594805"/>
    <w:rsid w:val="00595F0B"/>
    <w:rsid w:val="00596590"/>
    <w:rsid w:val="005A0B40"/>
    <w:rsid w:val="005A33DB"/>
    <w:rsid w:val="005A4E8C"/>
    <w:rsid w:val="005A521E"/>
    <w:rsid w:val="005A663E"/>
    <w:rsid w:val="005A7CDA"/>
    <w:rsid w:val="005B263F"/>
    <w:rsid w:val="005B2D17"/>
    <w:rsid w:val="005B419C"/>
    <w:rsid w:val="005B426C"/>
    <w:rsid w:val="005B60F9"/>
    <w:rsid w:val="005B6C11"/>
    <w:rsid w:val="005B6E17"/>
    <w:rsid w:val="005B7626"/>
    <w:rsid w:val="005C5A58"/>
    <w:rsid w:val="005C5C2D"/>
    <w:rsid w:val="005C7F98"/>
    <w:rsid w:val="005D08E3"/>
    <w:rsid w:val="005D0C8A"/>
    <w:rsid w:val="005D1993"/>
    <w:rsid w:val="005D4FF9"/>
    <w:rsid w:val="005D6191"/>
    <w:rsid w:val="005D62AC"/>
    <w:rsid w:val="005D66E1"/>
    <w:rsid w:val="005D673E"/>
    <w:rsid w:val="005D7592"/>
    <w:rsid w:val="005E08EA"/>
    <w:rsid w:val="005E144F"/>
    <w:rsid w:val="005E3438"/>
    <w:rsid w:val="005E7247"/>
    <w:rsid w:val="005F06B0"/>
    <w:rsid w:val="005F1B34"/>
    <w:rsid w:val="005F3E8E"/>
    <w:rsid w:val="005F4A78"/>
    <w:rsid w:val="005F4BBA"/>
    <w:rsid w:val="005F4FF9"/>
    <w:rsid w:val="005F5D49"/>
    <w:rsid w:val="005F6CDB"/>
    <w:rsid w:val="005F7568"/>
    <w:rsid w:val="006022F7"/>
    <w:rsid w:val="00602AFD"/>
    <w:rsid w:val="006047F5"/>
    <w:rsid w:val="00605B13"/>
    <w:rsid w:val="00605C2D"/>
    <w:rsid w:val="00606696"/>
    <w:rsid w:val="00606D1D"/>
    <w:rsid w:val="00610A57"/>
    <w:rsid w:val="00610A84"/>
    <w:rsid w:val="00611875"/>
    <w:rsid w:val="006127D8"/>
    <w:rsid w:val="00612FF0"/>
    <w:rsid w:val="006139A4"/>
    <w:rsid w:val="00613D47"/>
    <w:rsid w:val="00614520"/>
    <w:rsid w:val="0061455C"/>
    <w:rsid w:val="00615012"/>
    <w:rsid w:val="00615855"/>
    <w:rsid w:val="00617480"/>
    <w:rsid w:val="00622997"/>
    <w:rsid w:val="00623F9B"/>
    <w:rsid w:val="00625F22"/>
    <w:rsid w:val="0062676B"/>
    <w:rsid w:val="00626E9B"/>
    <w:rsid w:val="006316DF"/>
    <w:rsid w:val="00637351"/>
    <w:rsid w:val="0064067F"/>
    <w:rsid w:val="00642D64"/>
    <w:rsid w:val="0064357C"/>
    <w:rsid w:val="006460BE"/>
    <w:rsid w:val="006472AC"/>
    <w:rsid w:val="00650658"/>
    <w:rsid w:val="00650716"/>
    <w:rsid w:val="006508AE"/>
    <w:rsid w:val="006515C9"/>
    <w:rsid w:val="00652183"/>
    <w:rsid w:val="00654B2B"/>
    <w:rsid w:val="0065531F"/>
    <w:rsid w:val="00660DD9"/>
    <w:rsid w:val="00662217"/>
    <w:rsid w:val="00663452"/>
    <w:rsid w:val="00663803"/>
    <w:rsid w:val="0066461D"/>
    <w:rsid w:val="006646E6"/>
    <w:rsid w:val="00664BAC"/>
    <w:rsid w:val="00666F48"/>
    <w:rsid w:val="00666FED"/>
    <w:rsid w:val="00667638"/>
    <w:rsid w:val="00670DC8"/>
    <w:rsid w:val="00673146"/>
    <w:rsid w:val="00674E45"/>
    <w:rsid w:val="0067602F"/>
    <w:rsid w:val="006765F6"/>
    <w:rsid w:val="00676D21"/>
    <w:rsid w:val="0067760F"/>
    <w:rsid w:val="00677985"/>
    <w:rsid w:val="00680472"/>
    <w:rsid w:val="00681D89"/>
    <w:rsid w:val="006826E3"/>
    <w:rsid w:val="0068387E"/>
    <w:rsid w:val="00683D46"/>
    <w:rsid w:val="00684E23"/>
    <w:rsid w:val="00686F55"/>
    <w:rsid w:val="00687B15"/>
    <w:rsid w:val="00687E8D"/>
    <w:rsid w:val="00690869"/>
    <w:rsid w:val="00691266"/>
    <w:rsid w:val="006913C9"/>
    <w:rsid w:val="00695D16"/>
    <w:rsid w:val="00696F7A"/>
    <w:rsid w:val="006A044A"/>
    <w:rsid w:val="006A088F"/>
    <w:rsid w:val="006A09FA"/>
    <w:rsid w:val="006A23DC"/>
    <w:rsid w:val="006A4E48"/>
    <w:rsid w:val="006B02D2"/>
    <w:rsid w:val="006B0FF6"/>
    <w:rsid w:val="006B171E"/>
    <w:rsid w:val="006B1A42"/>
    <w:rsid w:val="006B3FB6"/>
    <w:rsid w:val="006B41F0"/>
    <w:rsid w:val="006B4D2D"/>
    <w:rsid w:val="006B5113"/>
    <w:rsid w:val="006B70EC"/>
    <w:rsid w:val="006B7F96"/>
    <w:rsid w:val="006C1247"/>
    <w:rsid w:val="006C20C7"/>
    <w:rsid w:val="006C2215"/>
    <w:rsid w:val="006C4BF5"/>
    <w:rsid w:val="006C56B2"/>
    <w:rsid w:val="006C5A33"/>
    <w:rsid w:val="006C6D1B"/>
    <w:rsid w:val="006D052F"/>
    <w:rsid w:val="006D08C0"/>
    <w:rsid w:val="006D35B8"/>
    <w:rsid w:val="006D3DCC"/>
    <w:rsid w:val="006D41D8"/>
    <w:rsid w:val="006D721E"/>
    <w:rsid w:val="006E112B"/>
    <w:rsid w:val="006E12B4"/>
    <w:rsid w:val="006E12DC"/>
    <w:rsid w:val="006E1ABC"/>
    <w:rsid w:val="006E1ED1"/>
    <w:rsid w:val="006E37E0"/>
    <w:rsid w:val="006E4BAE"/>
    <w:rsid w:val="006E5124"/>
    <w:rsid w:val="006E6589"/>
    <w:rsid w:val="006E6823"/>
    <w:rsid w:val="006E72F2"/>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0F2E"/>
    <w:rsid w:val="00711DAF"/>
    <w:rsid w:val="00715AD5"/>
    <w:rsid w:val="0071690A"/>
    <w:rsid w:val="00716FCB"/>
    <w:rsid w:val="00722B91"/>
    <w:rsid w:val="00723B4C"/>
    <w:rsid w:val="0072607F"/>
    <w:rsid w:val="0072651B"/>
    <w:rsid w:val="0072694A"/>
    <w:rsid w:val="00727C28"/>
    <w:rsid w:val="00730AD9"/>
    <w:rsid w:val="00731B47"/>
    <w:rsid w:val="00731C80"/>
    <w:rsid w:val="00732ED1"/>
    <w:rsid w:val="007330DF"/>
    <w:rsid w:val="0073357A"/>
    <w:rsid w:val="00735CB4"/>
    <w:rsid w:val="007379E8"/>
    <w:rsid w:val="00737FF4"/>
    <w:rsid w:val="007444E1"/>
    <w:rsid w:val="007449FD"/>
    <w:rsid w:val="007456D2"/>
    <w:rsid w:val="00747684"/>
    <w:rsid w:val="00747F47"/>
    <w:rsid w:val="00750AD6"/>
    <w:rsid w:val="007518B4"/>
    <w:rsid w:val="00755096"/>
    <w:rsid w:val="0075523E"/>
    <w:rsid w:val="00756E02"/>
    <w:rsid w:val="00757C75"/>
    <w:rsid w:val="00757FF0"/>
    <w:rsid w:val="00760166"/>
    <w:rsid w:val="00763806"/>
    <w:rsid w:val="00763E00"/>
    <w:rsid w:val="00765B56"/>
    <w:rsid w:val="00766572"/>
    <w:rsid w:val="00766BF2"/>
    <w:rsid w:val="00767266"/>
    <w:rsid w:val="00767506"/>
    <w:rsid w:val="007678C0"/>
    <w:rsid w:val="007706A8"/>
    <w:rsid w:val="007716BD"/>
    <w:rsid w:val="00771A4C"/>
    <w:rsid w:val="00772869"/>
    <w:rsid w:val="00773582"/>
    <w:rsid w:val="00775170"/>
    <w:rsid w:val="00775578"/>
    <w:rsid w:val="0077613F"/>
    <w:rsid w:val="007772BC"/>
    <w:rsid w:val="00782E63"/>
    <w:rsid w:val="00787BB9"/>
    <w:rsid w:val="007916EA"/>
    <w:rsid w:val="007954BD"/>
    <w:rsid w:val="00795D13"/>
    <w:rsid w:val="00797503"/>
    <w:rsid w:val="007977A8"/>
    <w:rsid w:val="007A125F"/>
    <w:rsid w:val="007A2007"/>
    <w:rsid w:val="007A5975"/>
    <w:rsid w:val="007A6543"/>
    <w:rsid w:val="007B202D"/>
    <w:rsid w:val="007B208D"/>
    <w:rsid w:val="007B2612"/>
    <w:rsid w:val="007B2F5B"/>
    <w:rsid w:val="007B36B1"/>
    <w:rsid w:val="007B3B6A"/>
    <w:rsid w:val="007B4434"/>
    <w:rsid w:val="007B59FA"/>
    <w:rsid w:val="007B5E3A"/>
    <w:rsid w:val="007B617C"/>
    <w:rsid w:val="007B6743"/>
    <w:rsid w:val="007B6766"/>
    <w:rsid w:val="007B7CBA"/>
    <w:rsid w:val="007C0FD4"/>
    <w:rsid w:val="007C38F5"/>
    <w:rsid w:val="007C5DA7"/>
    <w:rsid w:val="007C65AD"/>
    <w:rsid w:val="007C7698"/>
    <w:rsid w:val="007D1453"/>
    <w:rsid w:val="007D1BB8"/>
    <w:rsid w:val="007D3CBB"/>
    <w:rsid w:val="007D43F5"/>
    <w:rsid w:val="007D4806"/>
    <w:rsid w:val="007D64AC"/>
    <w:rsid w:val="007D6645"/>
    <w:rsid w:val="007E003F"/>
    <w:rsid w:val="007E007C"/>
    <w:rsid w:val="007E0C5B"/>
    <w:rsid w:val="007E1BCD"/>
    <w:rsid w:val="007E519F"/>
    <w:rsid w:val="007F0F20"/>
    <w:rsid w:val="007F17D7"/>
    <w:rsid w:val="007F3864"/>
    <w:rsid w:val="007F4FDF"/>
    <w:rsid w:val="007F50DF"/>
    <w:rsid w:val="007F6120"/>
    <w:rsid w:val="007F7F2E"/>
    <w:rsid w:val="00800AC2"/>
    <w:rsid w:val="00806FB0"/>
    <w:rsid w:val="008070E7"/>
    <w:rsid w:val="008072E5"/>
    <w:rsid w:val="0080732B"/>
    <w:rsid w:val="00810DA8"/>
    <w:rsid w:val="00814696"/>
    <w:rsid w:val="00817592"/>
    <w:rsid w:val="00817E93"/>
    <w:rsid w:val="00820170"/>
    <w:rsid w:val="00820F36"/>
    <w:rsid w:val="00821FF0"/>
    <w:rsid w:val="00822C7C"/>
    <w:rsid w:val="008230CD"/>
    <w:rsid w:val="008244A0"/>
    <w:rsid w:val="0082476A"/>
    <w:rsid w:val="00825F78"/>
    <w:rsid w:val="00827009"/>
    <w:rsid w:val="00830449"/>
    <w:rsid w:val="00830AB5"/>
    <w:rsid w:val="008313F8"/>
    <w:rsid w:val="008318B3"/>
    <w:rsid w:val="00832B36"/>
    <w:rsid w:val="00833724"/>
    <w:rsid w:val="00833979"/>
    <w:rsid w:val="008409BF"/>
    <w:rsid w:val="0084230F"/>
    <w:rsid w:val="0084317E"/>
    <w:rsid w:val="00843282"/>
    <w:rsid w:val="0084373F"/>
    <w:rsid w:val="00844D52"/>
    <w:rsid w:val="00844D6D"/>
    <w:rsid w:val="00846693"/>
    <w:rsid w:val="00846B67"/>
    <w:rsid w:val="008531E5"/>
    <w:rsid w:val="00854DB3"/>
    <w:rsid w:val="00854E1C"/>
    <w:rsid w:val="00857E35"/>
    <w:rsid w:val="008602ED"/>
    <w:rsid w:val="00860A1C"/>
    <w:rsid w:val="00860B7E"/>
    <w:rsid w:val="008617AD"/>
    <w:rsid w:val="00862D11"/>
    <w:rsid w:val="00863A29"/>
    <w:rsid w:val="00866D2D"/>
    <w:rsid w:val="00873799"/>
    <w:rsid w:val="00874BB3"/>
    <w:rsid w:val="00874DB6"/>
    <w:rsid w:val="00875506"/>
    <w:rsid w:val="00875E3B"/>
    <w:rsid w:val="00876019"/>
    <w:rsid w:val="00876C75"/>
    <w:rsid w:val="0088011E"/>
    <w:rsid w:val="008803E3"/>
    <w:rsid w:val="008808EB"/>
    <w:rsid w:val="00880CFF"/>
    <w:rsid w:val="00881197"/>
    <w:rsid w:val="00882A98"/>
    <w:rsid w:val="0088336D"/>
    <w:rsid w:val="008874BE"/>
    <w:rsid w:val="00887AD1"/>
    <w:rsid w:val="00890A03"/>
    <w:rsid w:val="00892A27"/>
    <w:rsid w:val="00893585"/>
    <w:rsid w:val="008938A0"/>
    <w:rsid w:val="008959E0"/>
    <w:rsid w:val="00897C73"/>
    <w:rsid w:val="008A2223"/>
    <w:rsid w:val="008A55A3"/>
    <w:rsid w:val="008A71CF"/>
    <w:rsid w:val="008A734E"/>
    <w:rsid w:val="008A77CF"/>
    <w:rsid w:val="008B0C22"/>
    <w:rsid w:val="008B239F"/>
    <w:rsid w:val="008B3FE6"/>
    <w:rsid w:val="008B6A46"/>
    <w:rsid w:val="008C2679"/>
    <w:rsid w:val="008C29E8"/>
    <w:rsid w:val="008C2AA7"/>
    <w:rsid w:val="008C2BD6"/>
    <w:rsid w:val="008C2E91"/>
    <w:rsid w:val="008C388F"/>
    <w:rsid w:val="008C439F"/>
    <w:rsid w:val="008C43B7"/>
    <w:rsid w:val="008C4526"/>
    <w:rsid w:val="008C74B2"/>
    <w:rsid w:val="008D0A16"/>
    <w:rsid w:val="008D1210"/>
    <w:rsid w:val="008D3D53"/>
    <w:rsid w:val="008D4A0F"/>
    <w:rsid w:val="008D4B20"/>
    <w:rsid w:val="008D4BEF"/>
    <w:rsid w:val="008D60F2"/>
    <w:rsid w:val="008E0E51"/>
    <w:rsid w:val="008E1187"/>
    <w:rsid w:val="008E1A92"/>
    <w:rsid w:val="008E490B"/>
    <w:rsid w:val="008E4F59"/>
    <w:rsid w:val="008E6DBD"/>
    <w:rsid w:val="008E7656"/>
    <w:rsid w:val="008F00ED"/>
    <w:rsid w:val="008F22A2"/>
    <w:rsid w:val="008F2490"/>
    <w:rsid w:val="008F3D55"/>
    <w:rsid w:val="008F4167"/>
    <w:rsid w:val="008F5297"/>
    <w:rsid w:val="008F6B48"/>
    <w:rsid w:val="008F6E71"/>
    <w:rsid w:val="0090074C"/>
    <w:rsid w:val="00902530"/>
    <w:rsid w:val="0090365F"/>
    <w:rsid w:val="0090395C"/>
    <w:rsid w:val="009046E2"/>
    <w:rsid w:val="009137D5"/>
    <w:rsid w:val="00915A9F"/>
    <w:rsid w:val="00917169"/>
    <w:rsid w:val="0092005B"/>
    <w:rsid w:val="00920750"/>
    <w:rsid w:val="0092382F"/>
    <w:rsid w:val="009252E9"/>
    <w:rsid w:val="00927278"/>
    <w:rsid w:val="00927DEB"/>
    <w:rsid w:val="009300D2"/>
    <w:rsid w:val="00933374"/>
    <w:rsid w:val="009335FE"/>
    <w:rsid w:val="00933A4E"/>
    <w:rsid w:val="00933B29"/>
    <w:rsid w:val="00934A72"/>
    <w:rsid w:val="00936461"/>
    <w:rsid w:val="00936753"/>
    <w:rsid w:val="0093713F"/>
    <w:rsid w:val="0093762B"/>
    <w:rsid w:val="009407FA"/>
    <w:rsid w:val="00944771"/>
    <w:rsid w:val="00944D97"/>
    <w:rsid w:val="00944F20"/>
    <w:rsid w:val="009514C1"/>
    <w:rsid w:val="00952072"/>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703C9"/>
    <w:rsid w:val="00970745"/>
    <w:rsid w:val="00970D35"/>
    <w:rsid w:val="009715A9"/>
    <w:rsid w:val="009716D7"/>
    <w:rsid w:val="009716E1"/>
    <w:rsid w:val="00971879"/>
    <w:rsid w:val="0097203C"/>
    <w:rsid w:val="009735F0"/>
    <w:rsid w:val="0097487F"/>
    <w:rsid w:val="009753FD"/>
    <w:rsid w:val="009776FB"/>
    <w:rsid w:val="00983824"/>
    <w:rsid w:val="00984DA1"/>
    <w:rsid w:val="00985E37"/>
    <w:rsid w:val="00986316"/>
    <w:rsid w:val="009873EC"/>
    <w:rsid w:val="009875E3"/>
    <w:rsid w:val="00990F02"/>
    <w:rsid w:val="009928CD"/>
    <w:rsid w:val="00992BB4"/>
    <w:rsid w:val="009941BC"/>
    <w:rsid w:val="00994219"/>
    <w:rsid w:val="009962CC"/>
    <w:rsid w:val="009A0FCB"/>
    <w:rsid w:val="009A1699"/>
    <w:rsid w:val="009A1A23"/>
    <w:rsid w:val="009A1C62"/>
    <w:rsid w:val="009A3C15"/>
    <w:rsid w:val="009A4430"/>
    <w:rsid w:val="009A47EA"/>
    <w:rsid w:val="009A4998"/>
    <w:rsid w:val="009A7ABB"/>
    <w:rsid w:val="009B02AB"/>
    <w:rsid w:val="009B1697"/>
    <w:rsid w:val="009B176F"/>
    <w:rsid w:val="009B1BAC"/>
    <w:rsid w:val="009B2ED4"/>
    <w:rsid w:val="009B421E"/>
    <w:rsid w:val="009B5777"/>
    <w:rsid w:val="009B61CB"/>
    <w:rsid w:val="009B65C7"/>
    <w:rsid w:val="009B697C"/>
    <w:rsid w:val="009B698A"/>
    <w:rsid w:val="009B75C4"/>
    <w:rsid w:val="009C091E"/>
    <w:rsid w:val="009C4AC0"/>
    <w:rsid w:val="009C5469"/>
    <w:rsid w:val="009C563B"/>
    <w:rsid w:val="009C57CA"/>
    <w:rsid w:val="009D02DB"/>
    <w:rsid w:val="009D0418"/>
    <w:rsid w:val="009D128B"/>
    <w:rsid w:val="009D28BC"/>
    <w:rsid w:val="009D3B96"/>
    <w:rsid w:val="009D559B"/>
    <w:rsid w:val="009D5B33"/>
    <w:rsid w:val="009D6ABE"/>
    <w:rsid w:val="009D7500"/>
    <w:rsid w:val="009E287E"/>
    <w:rsid w:val="009E3969"/>
    <w:rsid w:val="009E4644"/>
    <w:rsid w:val="009E6792"/>
    <w:rsid w:val="009E6D60"/>
    <w:rsid w:val="009E73D0"/>
    <w:rsid w:val="009F021B"/>
    <w:rsid w:val="009F26D9"/>
    <w:rsid w:val="009F382D"/>
    <w:rsid w:val="009F789C"/>
    <w:rsid w:val="009F7D0D"/>
    <w:rsid w:val="00A00D92"/>
    <w:rsid w:val="00A02802"/>
    <w:rsid w:val="00A06B66"/>
    <w:rsid w:val="00A0705D"/>
    <w:rsid w:val="00A075A0"/>
    <w:rsid w:val="00A10582"/>
    <w:rsid w:val="00A131F0"/>
    <w:rsid w:val="00A133BA"/>
    <w:rsid w:val="00A142A1"/>
    <w:rsid w:val="00A15049"/>
    <w:rsid w:val="00A156A1"/>
    <w:rsid w:val="00A170B9"/>
    <w:rsid w:val="00A17440"/>
    <w:rsid w:val="00A2061B"/>
    <w:rsid w:val="00A23040"/>
    <w:rsid w:val="00A24B77"/>
    <w:rsid w:val="00A259E0"/>
    <w:rsid w:val="00A25B08"/>
    <w:rsid w:val="00A25BDA"/>
    <w:rsid w:val="00A2714C"/>
    <w:rsid w:val="00A311F7"/>
    <w:rsid w:val="00A3132C"/>
    <w:rsid w:val="00A320C0"/>
    <w:rsid w:val="00A32619"/>
    <w:rsid w:val="00A33584"/>
    <w:rsid w:val="00A33C70"/>
    <w:rsid w:val="00A33F77"/>
    <w:rsid w:val="00A34013"/>
    <w:rsid w:val="00A37EC9"/>
    <w:rsid w:val="00A455DE"/>
    <w:rsid w:val="00A47B29"/>
    <w:rsid w:val="00A503A4"/>
    <w:rsid w:val="00A5197A"/>
    <w:rsid w:val="00A52035"/>
    <w:rsid w:val="00A53F00"/>
    <w:rsid w:val="00A57C14"/>
    <w:rsid w:val="00A60072"/>
    <w:rsid w:val="00A62339"/>
    <w:rsid w:val="00A63500"/>
    <w:rsid w:val="00A64907"/>
    <w:rsid w:val="00A6490B"/>
    <w:rsid w:val="00A64E4F"/>
    <w:rsid w:val="00A65E62"/>
    <w:rsid w:val="00A66125"/>
    <w:rsid w:val="00A66A75"/>
    <w:rsid w:val="00A71771"/>
    <w:rsid w:val="00A71DC7"/>
    <w:rsid w:val="00A7361F"/>
    <w:rsid w:val="00A74899"/>
    <w:rsid w:val="00A7521F"/>
    <w:rsid w:val="00A75C05"/>
    <w:rsid w:val="00A77965"/>
    <w:rsid w:val="00A8264B"/>
    <w:rsid w:val="00A87F44"/>
    <w:rsid w:val="00A90127"/>
    <w:rsid w:val="00A90476"/>
    <w:rsid w:val="00A91225"/>
    <w:rsid w:val="00A93514"/>
    <w:rsid w:val="00A93FDC"/>
    <w:rsid w:val="00AA0294"/>
    <w:rsid w:val="00AA0306"/>
    <w:rsid w:val="00AA0639"/>
    <w:rsid w:val="00AA0FD1"/>
    <w:rsid w:val="00AA1F5A"/>
    <w:rsid w:val="00AA24CE"/>
    <w:rsid w:val="00AA2803"/>
    <w:rsid w:val="00AA440A"/>
    <w:rsid w:val="00AA460E"/>
    <w:rsid w:val="00AA56F6"/>
    <w:rsid w:val="00AA5D84"/>
    <w:rsid w:val="00AA74FD"/>
    <w:rsid w:val="00AB23E7"/>
    <w:rsid w:val="00AB2C14"/>
    <w:rsid w:val="00AB37A2"/>
    <w:rsid w:val="00AB37FB"/>
    <w:rsid w:val="00AB4BFE"/>
    <w:rsid w:val="00AB6E83"/>
    <w:rsid w:val="00AB7746"/>
    <w:rsid w:val="00AC0153"/>
    <w:rsid w:val="00AC0531"/>
    <w:rsid w:val="00AC09E4"/>
    <w:rsid w:val="00AC1BA6"/>
    <w:rsid w:val="00AC218F"/>
    <w:rsid w:val="00AC42E8"/>
    <w:rsid w:val="00AC45DB"/>
    <w:rsid w:val="00AC537D"/>
    <w:rsid w:val="00AC7C30"/>
    <w:rsid w:val="00AC7CD5"/>
    <w:rsid w:val="00AD04DD"/>
    <w:rsid w:val="00AD063F"/>
    <w:rsid w:val="00AD0BF3"/>
    <w:rsid w:val="00AD1461"/>
    <w:rsid w:val="00AD1A82"/>
    <w:rsid w:val="00AD1B9C"/>
    <w:rsid w:val="00AD3A21"/>
    <w:rsid w:val="00AD3F05"/>
    <w:rsid w:val="00AD496A"/>
    <w:rsid w:val="00AE3E81"/>
    <w:rsid w:val="00AE46C2"/>
    <w:rsid w:val="00AE4995"/>
    <w:rsid w:val="00AF1334"/>
    <w:rsid w:val="00AF1D1E"/>
    <w:rsid w:val="00AF61F6"/>
    <w:rsid w:val="00AF6FFB"/>
    <w:rsid w:val="00B01565"/>
    <w:rsid w:val="00B02425"/>
    <w:rsid w:val="00B02FD0"/>
    <w:rsid w:val="00B0389D"/>
    <w:rsid w:val="00B03C6E"/>
    <w:rsid w:val="00B05C8C"/>
    <w:rsid w:val="00B06EF4"/>
    <w:rsid w:val="00B073C5"/>
    <w:rsid w:val="00B10FEA"/>
    <w:rsid w:val="00B12BDF"/>
    <w:rsid w:val="00B1436E"/>
    <w:rsid w:val="00B160C3"/>
    <w:rsid w:val="00B206B9"/>
    <w:rsid w:val="00B20E51"/>
    <w:rsid w:val="00B227D3"/>
    <w:rsid w:val="00B262EE"/>
    <w:rsid w:val="00B27A9B"/>
    <w:rsid w:val="00B30712"/>
    <w:rsid w:val="00B31CC9"/>
    <w:rsid w:val="00B32593"/>
    <w:rsid w:val="00B32BE4"/>
    <w:rsid w:val="00B3370C"/>
    <w:rsid w:val="00B3631E"/>
    <w:rsid w:val="00B378B3"/>
    <w:rsid w:val="00B379B7"/>
    <w:rsid w:val="00B4239E"/>
    <w:rsid w:val="00B42590"/>
    <w:rsid w:val="00B430A0"/>
    <w:rsid w:val="00B445CF"/>
    <w:rsid w:val="00B50B4A"/>
    <w:rsid w:val="00B50F87"/>
    <w:rsid w:val="00B50FAB"/>
    <w:rsid w:val="00B51BF3"/>
    <w:rsid w:val="00B5592F"/>
    <w:rsid w:val="00B569C3"/>
    <w:rsid w:val="00B56C48"/>
    <w:rsid w:val="00B572EB"/>
    <w:rsid w:val="00B61919"/>
    <w:rsid w:val="00B64BC0"/>
    <w:rsid w:val="00B64EDA"/>
    <w:rsid w:val="00B70150"/>
    <w:rsid w:val="00B70876"/>
    <w:rsid w:val="00B70E47"/>
    <w:rsid w:val="00B7288A"/>
    <w:rsid w:val="00B744D0"/>
    <w:rsid w:val="00B74842"/>
    <w:rsid w:val="00B74D03"/>
    <w:rsid w:val="00B75436"/>
    <w:rsid w:val="00B7590C"/>
    <w:rsid w:val="00B759B9"/>
    <w:rsid w:val="00B76027"/>
    <w:rsid w:val="00B76D85"/>
    <w:rsid w:val="00B81212"/>
    <w:rsid w:val="00B81D50"/>
    <w:rsid w:val="00B841C1"/>
    <w:rsid w:val="00B855E6"/>
    <w:rsid w:val="00B85AA0"/>
    <w:rsid w:val="00B85CE2"/>
    <w:rsid w:val="00B8684E"/>
    <w:rsid w:val="00B9078B"/>
    <w:rsid w:val="00B9108E"/>
    <w:rsid w:val="00B91D12"/>
    <w:rsid w:val="00B92C15"/>
    <w:rsid w:val="00B93F8B"/>
    <w:rsid w:val="00B94572"/>
    <w:rsid w:val="00B94F3E"/>
    <w:rsid w:val="00B96AA4"/>
    <w:rsid w:val="00B96C81"/>
    <w:rsid w:val="00BA043D"/>
    <w:rsid w:val="00BA2B33"/>
    <w:rsid w:val="00BA47EA"/>
    <w:rsid w:val="00BA5F9D"/>
    <w:rsid w:val="00BA5FDD"/>
    <w:rsid w:val="00BA6248"/>
    <w:rsid w:val="00BA6718"/>
    <w:rsid w:val="00BA7A4C"/>
    <w:rsid w:val="00BB07AB"/>
    <w:rsid w:val="00BB0AB2"/>
    <w:rsid w:val="00BB3F39"/>
    <w:rsid w:val="00BB45BF"/>
    <w:rsid w:val="00BB59C9"/>
    <w:rsid w:val="00BB5DA0"/>
    <w:rsid w:val="00BB7389"/>
    <w:rsid w:val="00BB771E"/>
    <w:rsid w:val="00BC0601"/>
    <w:rsid w:val="00BC171C"/>
    <w:rsid w:val="00BC2B6A"/>
    <w:rsid w:val="00BC4032"/>
    <w:rsid w:val="00BC63D1"/>
    <w:rsid w:val="00BC7EFD"/>
    <w:rsid w:val="00BD13CA"/>
    <w:rsid w:val="00BD1871"/>
    <w:rsid w:val="00BD4FFA"/>
    <w:rsid w:val="00BD520E"/>
    <w:rsid w:val="00BD5891"/>
    <w:rsid w:val="00BD6DAF"/>
    <w:rsid w:val="00BE0876"/>
    <w:rsid w:val="00BE168E"/>
    <w:rsid w:val="00BE1F13"/>
    <w:rsid w:val="00BE269B"/>
    <w:rsid w:val="00BE38A9"/>
    <w:rsid w:val="00BE396D"/>
    <w:rsid w:val="00BE4FC1"/>
    <w:rsid w:val="00BF2145"/>
    <w:rsid w:val="00BF394C"/>
    <w:rsid w:val="00BF4605"/>
    <w:rsid w:val="00BF5CBD"/>
    <w:rsid w:val="00BF603A"/>
    <w:rsid w:val="00BF6C7F"/>
    <w:rsid w:val="00BF7A88"/>
    <w:rsid w:val="00C00794"/>
    <w:rsid w:val="00C01466"/>
    <w:rsid w:val="00C037D8"/>
    <w:rsid w:val="00C05F56"/>
    <w:rsid w:val="00C06776"/>
    <w:rsid w:val="00C069BF"/>
    <w:rsid w:val="00C07179"/>
    <w:rsid w:val="00C0718B"/>
    <w:rsid w:val="00C07FAA"/>
    <w:rsid w:val="00C10E0C"/>
    <w:rsid w:val="00C1161D"/>
    <w:rsid w:val="00C11AB9"/>
    <w:rsid w:val="00C11E64"/>
    <w:rsid w:val="00C13E7E"/>
    <w:rsid w:val="00C140C8"/>
    <w:rsid w:val="00C16B81"/>
    <w:rsid w:val="00C17179"/>
    <w:rsid w:val="00C1759E"/>
    <w:rsid w:val="00C179E9"/>
    <w:rsid w:val="00C2086E"/>
    <w:rsid w:val="00C20EB6"/>
    <w:rsid w:val="00C231B6"/>
    <w:rsid w:val="00C24BFF"/>
    <w:rsid w:val="00C25795"/>
    <w:rsid w:val="00C30CFA"/>
    <w:rsid w:val="00C31397"/>
    <w:rsid w:val="00C32538"/>
    <w:rsid w:val="00C40EDC"/>
    <w:rsid w:val="00C45000"/>
    <w:rsid w:val="00C45CCB"/>
    <w:rsid w:val="00C45F1F"/>
    <w:rsid w:val="00C4609B"/>
    <w:rsid w:val="00C46589"/>
    <w:rsid w:val="00C46EC8"/>
    <w:rsid w:val="00C50050"/>
    <w:rsid w:val="00C505F5"/>
    <w:rsid w:val="00C50C5D"/>
    <w:rsid w:val="00C50D27"/>
    <w:rsid w:val="00C536C2"/>
    <w:rsid w:val="00C548AC"/>
    <w:rsid w:val="00C55449"/>
    <w:rsid w:val="00C557CD"/>
    <w:rsid w:val="00C56D19"/>
    <w:rsid w:val="00C622E2"/>
    <w:rsid w:val="00C6235D"/>
    <w:rsid w:val="00C6331D"/>
    <w:rsid w:val="00C63F46"/>
    <w:rsid w:val="00C64451"/>
    <w:rsid w:val="00C7053B"/>
    <w:rsid w:val="00C70769"/>
    <w:rsid w:val="00C72AF2"/>
    <w:rsid w:val="00C7354E"/>
    <w:rsid w:val="00C74F74"/>
    <w:rsid w:val="00C80D9D"/>
    <w:rsid w:val="00C812CC"/>
    <w:rsid w:val="00C82B43"/>
    <w:rsid w:val="00C82DE5"/>
    <w:rsid w:val="00C83708"/>
    <w:rsid w:val="00C84B2A"/>
    <w:rsid w:val="00C85A9D"/>
    <w:rsid w:val="00C863E5"/>
    <w:rsid w:val="00C909C7"/>
    <w:rsid w:val="00C9196C"/>
    <w:rsid w:val="00C92A6F"/>
    <w:rsid w:val="00C942A0"/>
    <w:rsid w:val="00C945C7"/>
    <w:rsid w:val="00C95084"/>
    <w:rsid w:val="00C95580"/>
    <w:rsid w:val="00CA0E96"/>
    <w:rsid w:val="00CA141A"/>
    <w:rsid w:val="00CA2DF8"/>
    <w:rsid w:val="00CA5AFF"/>
    <w:rsid w:val="00CA64D6"/>
    <w:rsid w:val="00CA69B5"/>
    <w:rsid w:val="00CA70E0"/>
    <w:rsid w:val="00CA7816"/>
    <w:rsid w:val="00CA7EF7"/>
    <w:rsid w:val="00CB1519"/>
    <w:rsid w:val="00CB1D7C"/>
    <w:rsid w:val="00CB24BD"/>
    <w:rsid w:val="00CB4CBC"/>
    <w:rsid w:val="00CB52E7"/>
    <w:rsid w:val="00CB6BB9"/>
    <w:rsid w:val="00CC0235"/>
    <w:rsid w:val="00CC08F2"/>
    <w:rsid w:val="00CC0D3A"/>
    <w:rsid w:val="00CC1108"/>
    <w:rsid w:val="00CC3C95"/>
    <w:rsid w:val="00CC494A"/>
    <w:rsid w:val="00CC658B"/>
    <w:rsid w:val="00CC7D53"/>
    <w:rsid w:val="00CD0610"/>
    <w:rsid w:val="00CD0962"/>
    <w:rsid w:val="00CD15C6"/>
    <w:rsid w:val="00CD2166"/>
    <w:rsid w:val="00CD228C"/>
    <w:rsid w:val="00CD2FC2"/>
    <w:rsid w:val="00CD3FC8"/>
    <w:rsid w:val="00CD4578"/>
    <w:rsid w:val="00CD5713"/>
    <w:rsid w:val="00CD5826"/>
    <w:rsid w:val="00CD669D"/>
    <w:rsid w:val="00CE2771"/>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577B"/>
    <w:rsid w:val="00D16E9E"/>
    <w:rsid w:val="00D17083"/>
    <w:rsid w:val="00D17F88"/>
    <w:rsid w:val="00D20F6B"/>
    <w:rsid w:val="00D215CA"/>
    <w:rsid w:val="00D247F4"/>
    <w:rsid w:val="00D24AEA"/>
    <w:rsid w:val="00D2647B"/>
    <w:rsid w:val="00D26D73"/>
    <w:rsid w:val="00D26EF2"/>
    <w:rsid w:val="00D27A82"/>
    <w:rsid w:val="00D30103"/>
    <w:rsid w:val="00D35BC7"/>
    <w:rsid w:val="00D40D44"/>
    <w:rsid w:val="00D41192"/>
    <w:rsid w:val="00D42D43"/>
    <w:rsid w:val="00D42FAE"/>
    <w:rsid w:val="00D4307E"/>
    <w:rsid w:val="00D4339D"/>
    <w:rsid w:val="00D4392D"/>
    <w:rsid w:val="00D43FB9"/>
    <w:rsid w:val="00D44382"/>
    <w:rsid w:val="00D44DBA"/>
    <w:rsid w:val="00D44E39"/>
    <w:rsid w:val="00D44ECB"/>
    <w:rsid w:val="00D4515D"/>
    <w:rsid w:val="00D508C2"/>
    <w:rsid w:val="00D5127F"/>
    <w:rsid w:val="00D540E7"/>
    <w:rsid w:val="00D55B55"/>
    <w:rsid w:val="00D617B5"/>
    <w:rsid w:val="00D62455"/>
    <w:rsid w:val="00D63190"/>
    <w:rsid w:val="00D63595"/>
    <w:rsid w:val="00D660B0"/>
    <w:rsid w:val="00D663EE"/>
    <w:rsid w:val="00D67226"/>
    <w:rsid w:val="00D70616"/>
    <w:rsid w:val="00D712CF"/>
    <w:rsid w:val="00D712E0"/>
    <w:rsid w:val="00D73846"/>
    <w:rsid w:val="00D73913"/>
    <w:rsid w:val="00D73BE2"/>
    <w:rsid w:val="00D742C2"/>
    <w:rsid w:val="00D75BD7"/>
    <w:rsid w:val="00D76D2B"/>
    <w:rsid w:val="00D77494"/>
    <w:rsid w:val="00D80A63"/>
    <w:rsid w:val="00D80C37"/>
    <w:rsid w:val="00D80C3B"/>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5D9B"/>
    <w:rsid w:val="00D9727C"/>
    <w:rsid w:val="00D979A4"/>
    <w:rsid w:val="00DA1067"/>
    <w:rsid w:val="00DA113B"/>
    <w:rsid w:val="00DA1971"/>
    <w:rsid w:val="00DA316E"/>
    <w:rsid w:val="00DA34DA"/>
    <w:rsid w:val="00DA3514"/>
    <w:rsid w:val="00DA3ACD"/>
    <w:rsid w:val="00DA4A62"/>
    <w:rsid w:val="00DA4C87"/>
    <w:rsid w:val="00DA7ED1"/>
    <w:rsid w:val="00DB0B3F"/>
    <w:rsid w:val="00DB1126"/>
    <w:rsid w:val="00DB23E1"/>
    <w:rsid w:val="00DB3353"/>
    <w:rsid w:val="00DC1734"/>
    <w:rsid w:val="00DC1E58"/>
    <w:rsid w:val="00DC2915"/>
    <w:rsid w:val="00DC4690"/>
    <w:rsid w:val="00DC746C"/>
    <w:rsid w:val="00DC7A7E"/>
    <w:rsid w:val="00DD027F"/>
    <w:rsid w:val="00DD08CF"/>
    <w:rsid w:val="00DD11E6"/>
    <w:rsid w:val="00DD1A08"/>
    <w:rsid w:val="00DD2392"/>
    <w:rsid w:val="00DD2633"/>
    <w:rsid w:val="00DD4345"/>
    <w:rsid w:val="00DD635D"/>
    <w:rsid w:val="00DD76F7"/>
    <w:rsid w:val="00DD7D24"/>
    <w:rsid w:val="00DE0A73"/>
    <w:rsid w:val="00DE1A11"/>
    <w:rsid w:val="00DE3218"/>
    <w:rsid w:val="00DE3937"/>
    <w:rsid w:val="00DE42FD"/>
    <w:rsid w:val="00DE4575"/>
    <w:rsid w:val="00DE4861"/>
    <w:rsid w:val="00DE723A"/>
    <w:rsid w:val="00DF312E"/>
    <w:rsid w:val="00DF4179"/>
    <w:rsid w:val="00DF5E42"/>
    <w:rsid w:val="00DF6AA4"/>
    <w:rsid w:val="00DF752F"/>
    <w:rsid w:val="00E00EAC"/>
    <w:rsid w:val="00E00ED4"/>
    <w:rsid w:val="00E04083"/>
    <w:rsid w:val="00E054C8"/>
    <w:rsid w:val="00E0644A"/>
    <w:rsid w:val="00E10396"/>
    <w:rsid w:val="00E105AE"/>
    <w:rsid w:val="00E10C57"/>
    <w:rsid w:val="00E11B8B"/>
    <w:rsid w:val="00E11DC8"/>
    <w:rsid w:val="00E13681"/>
    <w:rsid w:val="00E13EF6"/>
    <w:rsid w:val="00E14272"/>
    <w:rsid w:val="00E143A0"/>
    <w:rsid w:val="00E14439"/>
    <w:rsid w:val="00E174DA"/>
    <w:rsid w:val="00E175E8"/>
    <w:rsid w:val="00E17E21"/>
    <w:rsid w:val="00E20A1D"/>
    <w:rsid w:val="00E20D81"/>
    <w:rsid w:val="00E22A02"/>
    <w:rsid w:val="00E237F3"/>
    <w:rsid w:val="00E30BEC"/>
    <w:rsid w:val="00E32B15"/>
    <w:rsid w:val="00E32D32"/>
    <w:rsid w:val="00E33F1F"/>
    <w:rsid w:val="00E348A2"/>
    <w:rsid w:val="00E377D8"/>
    <w:rsid w:val="00E403FE"/>
    <w:rsid w:val="00E44D0C"/>
    <w:rsid w:val="00E45770"/>
    <w:rsid w:val="00E465D6"/>
    <w:rsid w:val="00E51375"/>
    <w:rsid w:val="00E51EF7"/>
    <w:rsid w:val="00E543C9"/>
    <w:rsid w:val="00E54E34"/>
    <w:rsid w:val="00E5579F"/>
    <w:rsid w:val="00E56582"/>
    <w:rsid w:val="00E56B27"/>
    <w:rsid w:val="00E57E38"/>
    <w:rsid w:val="00E60F40"/>
    <w:rsid w:val="00E63299"/>
    <w:rsid w:val="00E6344A"/>
    <w:rsid w:val="00E63AF5"/>
    <w:rsid w:val="00E66577"/>
    <w:rsid w:val="00E6712E"/>
    <w:rsid w:val="00E7028E"/>
    <w:rsid w:val="00E70D5A"/>
    <w:rsid w:val="00E70E47"/>
    <w:rsid w:val="00E72A0C"/>
    <w:rsid w:val="00E73A52"/>
    <w:rsid w:val="00E74DC1"/>
    <w:rsid w:val="00E7637F"/>
    <w:rsid w:val="00E77D90"/>
    <w:rsid w:val="00E801DA"/>
    <w:rsid w:val="00E808D7"/>
    <w:rsid w:val="00E80D85"/>
    <w:rsid w:val="00E816EB"/>
    <w:rsid w:val="00E84D7D"/>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4FC8"/>
    <w:rsid w:val="00EB6010"/>
    <w:rsid w:val="00EB6F70"/>
    <w:rsid w:val="00EB7728"/>
    <w:rsid w:val="00EB7D44"/>
    <w:rsid w:val="00EB7DCD"/>
    <w:rsid w:val="00EC12F5"/>
    <w:rsid w:val="00EC1A14"/>
    <w:rsid w:val="00EC1E0A"/>
    <w:rsid w:val="00EC2687"/>
    <w:rsid w:val="00EC3EA7"/>
    <w:rsid w:val="00EC3FD6"/>
    <w:rsid w:val="00EC7CA4"/>
    <w:rsid w:val="00ED03BF"/>
    <w:rsid w:val="00ED3425"/>
    <w:rsid w:val="00EE05BE"/>
    <w:rsid w:val="00EE1C8C"/>
    <w:rsid w:val="00EE36D7"/>
    <w:rsid w:val="00EE591D"/>
    <w:rsid w:val="00EE5D99"/>
    <w:rsid w:val="00EF0182"/>
    <w:rsid w:val="00EF06AE"/>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107F4"/>
    <w:rsid w:val="00F114F3"/>
    <w:rsid w:val="00F11AFF"/>
    <w:rsid w:val="00F12B34"/>
    <w:rsid w:val="00F12DA0"/>
    <w:rsid w:val="00F13438"/>
    <w:rsid w:val="00F16FAE"/>
    <w:rsid w:val="00F17187"/>
    <w:rsid w:val="00F17845"/>
    <w:rsid w:val="00F22884"/>
    <w:rsid w:val="00F231BC"/>
    <w:rsid w:val="00F24144"/>
    <w:rsid w:val="00F24404"/>
    <w:rsid w:val="00F24640"/>
    <w:rsid w:val="00F2489D"/>
    <w:rsid w:val="00F26176"/>
    <w:rsid w:val="00F26449"/>
    <w:rsid w:val="00F27066"/>
    <w:rsid w:val="00F30044"/>
    <w:rsid w:val="00F30675"/>
    <w:rsid w:val="00F30AD2"/>
    <w:rsid w:val="00F30D47"/>
    <w:rsid w:val="00F30ECC"/>
    <w:rsid w:val="00F3345A"/>
    <w:rsid w:val="00F334E8"/>
    <w:rsid w:val="00F33661"/>
    <w:rsid w:val="00F364E0"/>
    <w:rsid w:val="00F36CEC"/>
    <w:rsid w:val="00F36F64"/>
    <w:rsid w:val="00F3758C"/>
    <w:rsid w:val="00F37F38"/>
    <w:rsid w:val="00F42023"/>
    <w:rsid w:val="00F42551"/>
    <w:rsid w:val="00F42994"/>
    <w:rsid w:val="00F42D4F"/>
    <w:rsid w:val="00F43BC1"/>
    <w:rsid w:val="00F46454"/>
    <w:rsid w:val="00F478A2"/>
    <w:rsid w:val="00F47DC3"/>
    <w:rsid w:val="00F505FD"/>
    <w:rsid w:val="00F5117B"/>
    <w:rsid w:val="00F51FAE"/>
    <w:rsid w:val="00F567C9"/>
    <w:rsid w:val="00F611FB"/>
    <w:rsid w:val="00F61733"/>
    <w:rsid w:val="00F6210C"/>
    <w:rsid w:val="00F625F6"/>
    <w:rsid w:val="00F6322A"/>
    <w:rsid w:val="00F634A0"/>
    <w:rsid w:val="00F63D3E"/>
    <w:rsid w:val="00F665E6"/>
    <w:rsid w:val="00F66912"/>
    <w:rsid w:val="00F6730D"/>
    <w:rsid w:val="00F67980"/>
    <w:rsid w:val="00F715EB"/>
    <w:rsid w:val="00F73508"/>
    <w:rsid w:val="00F7355D"/>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5A4A"/>
    <w:rsid w:val="00F95ACD"/>
    <w:rsid w:val="00F95D8C"/>
    <w:rsid w:val="00FA31BB"/>
    <w:rsid w:val="00FA3216"/>
    <w:rsid w:val="00FA5602"/>
    <w:rsid w:val="00FA5E2B"/>
    <w:rsid w:val="00FA652A"/>
    <w:rsid w:val="00FA6EDE"/>
    <w:rsid w:val="00FB2D2C"/>
    <w:rsid w:val="00FB2EC3"/>
    <w:rsid w:val="00FB465A"/>
    <w:rsid w:val="00FB474A"/>
    <w:rsid w:val="00FB5784"/>
    <w:rsid w:val="00FB5B07"/>
    <w:rsid w:val="00FB6123"/>
    <w:rsid w:val="00FB6A27"/>
    <w:rsid w:val="00FC3386"/>
    <w:rsid w:val="00FC3B63"/>
    <w:rsid w:val="00FC4E07"/>
    <w:rsid w:val="00FC59D5"/>
    <w:rsid w:val="00FC690F"/>
    <w:rsid w:val="00FD0493"/>
    <w:rsid w:val="00FD0E30"/>
    <w:rsid w:val="00FD1B58"/>
    <w:rsid w:val="00FD3ED0"/>
    <w:rsid w:val="00FD4534"/>
    <w:rsid w:val="00FD6419"/>
    <w:rsid w:val="00FE1902"/>
    <w:rsid w:val="00FE209C"/>
    <w:rsid w:val="00FE2653"/>
    <w:rsid w:val="00FE29E4"/>
    <w:rsid w:val="00FE326E"/>
    <w:rsid w:val="00FE3F10"/>
    <w:rsid w:val="00FE531F"/>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309A2"/>
    <w:rPr>
      <w:rFonts w:ascii="黑体" w:eastAsia="黑体" w:hAnsi="黑体" w:cs="Times New Roman"/>
      <w:b/>
      <w:bCs/>
      <w:kern w:val="44"/>
      <w:sz w:val="32"/>
      <w:szCs w:val="44"/>
    </w:rPr>
  </w:style>
  <w:style w:type="character" w:customStyle="1" w:styleId="20">
    <w:name w:val="标题 2字符"/>
    <w:basedOn w:val="a0"/>
    <w:link w:val="2"/>
    <w:uiPriority w:val="9"/>
    <w:qFormat/>
    <w:rsid w:val="000309A2"/>
    <w:rPr>
      <w:rFonts w:ascii="黑体" w:eastAsia="黑体" w:hAnsi="黑体" w:cs="Times New Roman"/>
      <w:bCs/>
      <w:sz w:val="30"/>
      <w:szCs w:val="32"/>
    </w:rPr>
  </w:style>
  <w:style w:type="character" w:customStyle="1" w:styleId="30">
    <w:name w:val="标题 3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字符"/>
    <w:basedOn w:val="a0"/>
    <w:link w:val="af5"/>
    <w:uiPriority w:val="10"/>
    <w:rsid w:val="00B50FAB"/>
    <w:rPr>
      <w:rFonts w:ascii="Calibri" w:eastAsia="黑体" w:hAnsi="Calibri"/>
      <w:b/>
      <w:bCs/>
      <w:kern w:val="2"/>
      <w:sz w:val="32"/>
      <w:szCs w:val="32"/>
    </w:rPr>
  </w:style>
  <w:style w:type="paragraph" w:styleId="af7">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8">
    <w:name w:val="Hyperlink"/>
    <w:basedOn w:val="a0"/>
    <w:uiPriority w:val="99"/>
    <w:unhideWhenUsed/>
    <w:rsid w:val="002157ED"/>
    <w:rPr>
      <w:color w:val="0563C1" w:themeColor="hyperlink"/>
      <w:u w:val="single"/>
    </w:rPr>
  </w:style>
  <w:style w:type="paragraph" w:styleId="af9">
    <w:name w:val="annotation subject"/>
    <w:basedOn w:val="af0"/>
    <w:next w:val="af0"/>
    <w:link w:val="afa"/>
    <w:uiPriority w:val="99"/>
    <w:semiHidden/>
    <w:unhideWhenUsed/>
    <w:rsid w:val="00D42D43"/>
    <w:pPr>
      <w:widowControl/>
    </w:pPr>
    <w:rPr>
      <w:b/>
      <w:bCs/>
      <w:kern w:val="0"/>
      <w:sz w:val="24"/>
    </w:rPr>
  </w:style>
  <w:style w:type="character" w:customStyle="1" w:styleId="afa">
    <w:name w:val="批注主题字符"/>
    <w:basedOn w:val="af"/>
    <w:link w:val="af9"/>
    <w:uiPriority w:val="99"/>
    <w:semiHidden/>
    <w:rsid w:val="00D42D43"/>
    <w:rPr>
      <w:b/>
      <w:bCs/>
      <w:kern w:val="2"/>
      <w:sz w:val="21"/>
    </w:rPr>
  </w:style>
  <w:style w:type="character" w:styleId="afb">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30" Type="http://schemas.openxmlformats.org/officeDocument/2006/relationships/package" Target="embeddings/Microsoft_Visio___12.vsdx"/><Relationship Id="rId31" Type="http://schemas.openxmlformats.org/officeDocument/2006/relationships/image" Target="media/image4.emf"/><Relationship Id="rId32" Type="http://schemas.openxmlformats.org/officeDocument/2006/relationships/package" Target="embeddings/Microsoft_Visio___23.vsdx"/><Relationship Id="rId33" Type="http://schemas.openxmlformats.org/officeDocument/2006/relationships/image" Target="media/image5.emf"/><Relationship Id="rId34" Type="http://schemas.openxmlformats.org/officeDocument/2006/relationships/package" Target="embeddings/Microsoft_Word___4.docx"/><Relationship Id="rId35" Type="http://schemas.openxmlformats.org/officeDocument/2006/relationships/header" Target="header12.xml"/><Relationship Id="rId36" Type="http://schemas.openxmlformats.org/officeDocument/2006/relationships/header" Target="header13.xml"/><Relationship Id="rId37" Type="http://schemas.openxmlformats.org/officeDocument/2006/relationships/image" Target="media/image6.emf"/><Relationship Id="rId38" Type="http://schemas.openxmlformats.org/officeDocument/2006/relationships/package" Target="embeddings/Microsoft_Visio___35.vsdx"/><Relationship Id="rId39" Type="http://schemas.openxmlformats.org/officeDocument/2006/relationships/image" Target="media/image7.emf"/><Relationship Id="rId50" Type="http://schemas.openxmlformats.org/officeDocument/2006/relationships/package" Target="embeddings/Microsoft_Visio___810.vsdx"/><Relationship Id="rId51" Type="http://schemas.openxmlformats.org/officeDocument/2006/relationships/image" Target="media/image14.emf"/><Relationship Id="rId52" Type="http://schemas.openxmlformats.org/officeDocument/2006/relationships/package" Target="embeddings/Microsoft_Visio___911.vsdx"/><Relationship Id="rId53" Type="http://schemas.openxmlformats.org/officeDocument/2006/relationships/header" Target="header14.xml"/><Relationship Id="rId54" Type="http://schemas.openxmlformats.org/officeDocument/2006/relationships/header" Target="header15.xml"/><Relationship Id="rId55" Type="http://schemas.openxmlformats.org/officeDocument/2006/relationships/header" Target="header16.xml"/><Relationship Id="rId56" Type="http://schemas.openxmlformats.org/officeDocument/2006/relationships/header" Target="header17.xml"/><Relationship Id="rId57" Type="http://schemas.openxmlformats.org/officeDocument/2006/relationships/image" Target="media/image15.emf"/><Relationship Id="rId58" Type="http://schemas.openxmlformats.org/officeDocument/2006/relationships/package" Target="embeddings/Microsoft_Visio___1012.vsdx"/><Relationship Id="rId59" Type="http://schemas.openxmlformats.org/officeDocument/2006/relationships/image" Target="media/image16.png"/><Relationship Id="rId70" Type="http://schemas.openxmlformats.org/officeDocument/2006/relationships/image" Target="media/image22.png"/><Relationship Id="rId71" Type="http://schemas.openxmlformats.org/officeDocument/2006/relationships/image" Target="media/image23.png"/><Relationship Id="rId72" Type="http://schemas.openxmlformats.org/officeDocument/2006/relationships/image" Target="media/image24.png"/><Relationship Id="rId73" Type="http://schemas.openxmlformats.org/officeDocument/2006/relationships/image" Target="media/image25.png"/><Relationship Id="rId74" Type="http://schemas.openxmlformats.org/officeDocument/2006/relationships/image" Target="media/image26.png"/><Relationship Id="rId75" Type="http://schemas.openxmlformats.org/officeDocument/2006/relationships/image" Target="media/image27.png"/><Relationship Id="rId76" Type="http://schemas.openxmlformats.org/officeDocument/2006/relationships/image" Target="media/image28.emf"/><Relationship Id="rId77" Type="http://schemas.openxmlformats.org/officeDocument/2006/relationships/package" Target="embeddings/Microsoft_Visio___1214.vsdx"/><Relationship Id="rId78" Type="http://schemas.openxmlformats.org/officeDocument/2006/relationships/header" Target="header20.xml"/><Relationship Id="rId79" Type="http://schemas.openxmlformats.org/officeDocument/2006/relationships/header" Target="header2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comments" Target="comments.xml"/><Relationship Id="rId24" Type="http://schemas.microsoft.com/office/2011/relationships/commentsExtended" Target="commentsExtended.xml"/><Relationship Id="rId25" Type="http://schemas.openxmlformats.org/officeDocument/2006/relationships/image" Target="media/image2.emf"/><Relationship Id="rId26" Type="http://schemas.openxmlformats.org/officeDocument/2006/relationships/package" Target="embeddings/Microsoft_Visio___1.vsdx"/><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image" Target="media/image3.emf"/><Relationship Id="rId40" Type="http://schemas.openxmlformats.org/officeDocument/2006/relationships/package" Target="embeddings/Microsoft_Visio___46.vsdx"/><Relationship Id="rId41" Type="http://schemas.openxmlformats.org/officeDocument/2006/relationships/image" Target="media/image8.jpeg"/><Relationship Id="rId42" Type="http://schemas.openxmlformats.org/officeDocument/2006/relationships/image" Target="media/image9.emf"/><Relationship Id="rId43" Type="http://schemas.openxmlformats.org/officeDocument/2006/relationships/package" Target="embeddings/Microsoft_Visio___57.vsdx"/><Relationship Id="rId44" Type="http://schemas.openxmlformats.org/officeDocument/2006/relationships/image" Target="media/image10.png"/><Relationship Id="rId45" Type="http://schemas.openxmlformats.org/officeDocument/2006/relationships/image" Target="media/image11.emf"/><Relationship Id="rId46" Type="http://schemas.openxmlformats.org/officeDocument/2006/relationships/package" Target="embeddings/Microsoft_Visio___68.vsdx"/><Relationship Id="rId47" Type="http://schemas.openxmlformats.org/officeDocument/2006/relationships/image" Target="media/image12.emf"/><Relationship Id="rId48" Type="http://schemas.openxmlformats.org/officeDocument/2006/relationships/package" Target="embeddings/Microsoft_Visio___79.vsdx"/><Relationship Id="rId49" Type="http://schemas.openxmlformats.org/officeDocument/2006/relationships/image" Target="media/image13.emf"/><Relationship Id="rId60"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1"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2" Type="http://schemas.openxmlformats.org/officeDocument/2006/relationships/header" Target="header18.xml"/><Relationship Id="rId63" Type="http://schemas.openxmlformats.org/officeDocument/2006/relationships/header" Target="header19.xml"/><Relationship Id="rId64" Type="http://schemas.openxmlformats.org/officeDocument/2006/relationships/image" Target="media/image17.png"/><Relationship Id="rId65" Type="http://schemas.openxmlformats.org/officeDocument/2006/relationships/image" Target="media/image18.emf"/><Relationship Id="rId66" Type="http://schemas.openxmlformats.org/officeDocument/2006/relationships/package" Target="embeddings/Microsoft_Visio___1113.vsdx"/><Relationship Id="rId67" Type="http://schemas.openxmlformats.org/officeDocument/2006/relationships/image" Target="media/image19.png"/><Relationship Id="rId68" Type="http://schemas.openxmlformats.org/officeDocument/2006/relationships/image" Target="media/image20.png"/><Relationship Id="rId69" Type="http://schemas.openxmlformats.org/officeDocument/2006/relationships/image" Target="media/image21.png"/><Relationship Id="rId80" Type="http://schemas.openxmlformats.org/officeDocument/2006/relationships/header" Target="header22.xml"/><Relationship Id="rId81" Type="http://schemas.openxmlformats.org/officeDocument/2006/relationships/header" Target="header23.xml"/><Relationship Id="rId82" Type="http://schemas.openxmlformats.org/officeDocument/2006/relationships/header" Target="header24.xml"/><Relationship Id="rId83" Type="http://schemas.openxmlformats.org/officeDocument/2006/relationships/header" Target="header25.xml"/><Relationship Id="rId84" Type="http://schemas.openxmlformats.org/officeDocument/2006/relationships/header" Target="header26.xml"/><Relationship Id="rId85" Type="http://schemas.openxmlformats.org/officeDocument/2006/relationships/header" Target="header27.xml"/><Relationship Id="rId86" Type="http://schemas.openxmlformats.org/officeDocument/2006/relationships/fontTable" Target="fontTable.xml"/><Relationship Id="rId87" Type="http://schemas.microsoft.com/office/2011/relationships/people" Target="people.xml"/><Relationship Id="rId8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E9851-CE4A-8B49-A69A-586211EBB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12081</TotalTime>
  <Pages>98</Pages>
  <Words>11634</Words>
  <Characters>66317</Characters>
  <Application>Microsoft Macintosh Word</Application>
  <DocSecurity>0</DocSecurity>
  <Lines>552</Lines>
  <Paragraphs>155</Paragraphs>
  <ScaleCrop>false</ScaleCrop>
  <Company/>
  <LinksUpToDate>false</LinksUpToDate>
  <CharactersWithSpaces>77796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Microsoft Office 用户</cp:lastModifiedBy>
  <cp:revision>554</cp:revision>
  <dcterms:created xsi:type="dcterms:W3CDTF">2018-01-10T14:02:00Z</dcterms:created>
  <dcterms:modified xsi:type="dcterms:W3CDTF">2018-02-02T02:43:00Z</dcterms:modified>
</cp:coreProperties>
</file>